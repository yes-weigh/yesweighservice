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EA096D" w:rsidR="009F4281" w:rsidRDefault="009F4281" w14:paraId="1D868F83" w14:textId="77777777">
      <w:pPr>
        <w:rPr>
          <w:rFonts w:asciiTheme="minorHAnsi" w:hAnsiTheme="minorHAnsi"/>
          <w:sz w:val="22"/>
          <w:szCs w:val="22"/>
          <w:lang w:val="en-IN"/>
        </w:rPr>
      </w:pPr>
    </w:p>
    <w:p w:rsidRPr="002D56BE" w:rsidR="009F4281" w:rsidRDefault="00A46E4B" w14:paraId="4E3C6058" w14:textId="77777777">
      <w:pPr>
        <w:pStyle w:val="RMBAHeadingSmall"/>
        <w:tabs>
          <w:tab w:val="left" w:pos="2565"/>
          <w:tab w:val="right" w:pos="9569"/>
        </w:tabs>
        <w:jc w:val="left"/>
        <w:rPr>
          <w:rFonts w:asciiTheme="minorHAnsi" w:hAnsiTheme="minorHAnsi"/>
          <w:sz w:val="22"/>
          <w:szCs w:val="22"/>
        </w:rPr>
      </w:pPr>
      <w:r w:rsidRPr="002D56BE">
        <w:rPr>
          <w:rFonts w:asciiTheme="minorHAnsi" w:hAnsiTheme="minorHAnsi"/>
          <w:sz w:val="22"/>
          <w:szCs w:val="22"/>
        </w:rPr>
        <w:tab/>
      </w:r>
      <w:r w:rsidRPr="002D56BE">
        <w:rPr>
          <w:rFonts w:asciiTheme="minorHAnsi" w:hAnsiTheme="minorHAnsi"/>
          <w:sz w:val="22"/>
          <w:szCs w:val="22"/>
        </w:rPr>
        <w:tab/>
      </w:r>
    </w:p>
    <w:p w:rsidRPr="002D56BE" w:rsidR="009F4281" w:rsidRDefault="009F4281" w14:paraId="7D48DBF1" w14:textId="77777777">
      <w:pPr>
        <w:rPr>
          <w:rFonts w:asciiTheme="minorHAnsi" w:hAnsiTheme="minorHAnsi"/>
          <w:sz w:val="22"/>
          <w:szCs w:val="22"/>
        </w:rPr>
      </w:pPr>
    </w:p>
    <w:p w:rsidRPr="002D56BE" w:rsidR="009F4281" w:rsidRDefault="009F4281" w14:paraId="6F2AB3CB" w14:textId="77777777">
      <w:pPr>
        <w:tabs>
          <w:tab w:val="left" w:pos="10980"/>
        </w:tabs>
        <w:rPr>
          <w:rFonts w:asciiTheme="minorHAnsi" w:hAnsiTheme="minorHAnsi"/>
          <w:sz w:val="22"/>
          <w:szCs w:val="22"/>
        </w:rPr>
      </w:pPr>
    </w:p>
    <w:p w:rsidRPr="002D56BE" w:rsidR="009F4281" w:rsidRDefault="009F4281" w14:paraId="54406DB4" w14:textId="77777777">
      <w:pPr>
        <w:pStyle w:val="RMBAHeading"/>
        <w:ind w:left="0"/>
        <w:jc w:val="left"/>
        <w:rPr>
          <w:rFonts w:asciiTheme="minorHAnsi" w:hAnsiTheme="minorHAnsi"/>
          <w:sz w:val="22"/>
          <w:szCs w:val="22"/>
        </w:rPr>
      </w:pPr>
    </w:p>
    <w:p w:rsidRPr="002D56BE" w:rsidR="009F4281" w:rsidRDefault="009F4281" w14:paraId="46BD6F14" w14:textId="77777777">
      <w:pPr>
        <w:pStyle w:val="RMBAHeading"/>
        <w:ind w:left="0"/>
        <w:jc w:val="left"/>
        <w:rPr>
          <w:rFonts w:asciiTheme="minorHAnsi" w:hAnsiTheme="minorHAnsi"/>
          <w:sz w:val="22"/>
          <w:szCs w:val="22"/>
        </w:rPr>
      </w:pPr>
    </w:p>
    <w:p w:rsidR="00FD44B1" w:rsidRDefault="00FD44B1" w14:paraId="6C5B2030" w14:textId="77777777">
      <w:pPr>
        <w:pStyle w:val="Caption"/>
        <w:ind w:left="0"/>
        <w:jc w:val="right"/>
        <w:rPr>
          <w:rFonts w:asciiTheme="minorHAnsi" w:hAnsiTheme="minorHAnsi"/>
          <w:sz w:val="36"/>
          <w:szCs w:val="36"/>
        </w:rPr>
      </w:pPr>
    </w:p>
    <w:p w:rsidR="00FD44B1" w:rsidRDefault="00FD44B1" w14:paraId="7EEECE0A" w14:textId="77777777">
      <w:pPr>
        <w:pStyle w:val="Caption"/>
        <w:ind w:left="0"/>
        <w:jc w:val="right"/>
        <w:rPr>
          <w:rFonts w:asciiTheme="minorHAnsi" w:hAnsiTheme="minorHAnsi"/>
          <w:sz w:val="36"/>
          <w:szCs w:val="36"/>
        </w:rPr>
      </w:pPr>
    </w:p>
    <w:p w:rsidRPr="00FD44B1" w:rsidR="009F4281" w:rsidRDefault="00C251CA" w14:paraId="2A635889" w14:textId="4B3FAB26">
      <w:pPr>
        <w:pStyle w:val="Caption"/>
        <w:ind w:left="0"/>
        <w:jc w:val="right"/>
        <w:rPr>
          <w:rFonts w:ascii="Verdana" w:hAnsi="Verdana"/>
          <w:sz w:val="36"/>
          <w:szCs w:val="36"/>
        </w:rPr>
      </w:pPr>
      <w:r>
        <w:rPr>
          <w:rFonts w:ascii="Verdana" w:hAnsi="Verdana"/>
          <w:sz w:val="36"/>
          <w:szCs w:val="36"/>
        </w:rPr>
        <w:t>BRD</w:t>
      </w:r>
      <w:r w:rsidR="00AE4D8B">
        <w:rPr>
          <w:rFonts w:ascii="Verdana" w:hAnsi="Verdana"/>
          <w:sz w:val="36"/>
          <w:szCs w:val="36"/>
        </w:rPr>
        <w:t xml:space="preserve"> </w:t>
      </w:r>
      <w:r w:rsidR="001A7087">
        <w:rPr>
          <w:rFonts w:ascii="Verdana" w:hAnsi="Verdana"/>
          <w:sz w:val="36"/>
          <w:szCs w:val="36"/>
        </w:rPr>
        <w:t>&amp;</w:t>
      </w:r>
      <w:r w:rsidR="00AE4D8B">
        <w:rPr>
          <w:rFonts w:ascii="Verdana" w:hAnsi="Verdana"/>
          <w:sz w:val="36"/>
          <w:szCs w:val="36"/>
        </w:rPr>
        <w:t xml:space="preserve"> </w:t>
      </w:r>
      <w:r w:rsidRPr="00FD44B1" w:rsidR="00A46E4B">
        <w:rPr>
          <w:rFonts w:ascii="Verdana" w:hAnsi="Verdana"/>
          <w:sz w:val="36"/>
          <w:szCs w:val="36"/>
        </w:rPr>
        <w:t>Design Document</w:t>
      </w:r>
    </w:p>
    <w:p w:rsidRPr="00FD44B1" w:rsidR="009F4281" w:rsidRDefault="004743EF" w14:paraId="40483FD5" w14:textId="0D0D366B">
      <w:pPr>
        <w:spacing w:after="0"/>
        <w:ind w:left="0"/>
        <w:jc w:val="right"/>
        <w:rPr>
          <w:rFonts w:ascii="Verdana" w:hAnsi="Verdana"/>
          <w:b/>
          <w:color w:val="000000"/>
          <w:sz w:val="28"/>
          <w:szCs w:val="28"/>
        </w:rPr>
      </w:pPr>
      <w:r>
        <w:rPr>
          <w:rFonts w:ascii="Verdana" w:hAnsi="Verdana"/>
          <w:b/>
          <w:bCs/>
          <w:sz w:val="28"/>
          <w:szCs w:val="28"/>
        </w:rPr>
        <w:t>API Marketplace</w:t>
      </w:r>
      <w:r w:rsidRPr="00FD44B1" w:rsidR="00435A90">
        <w:rPr>
          <w:rFonts w:ascii="Verdana" w:hAnsi="Verdana"/>
          <w:b/>
          <w:bCs/>
          <w:sz w:val="28"/>
          <w:szCs w:val="28"/>
        </w:rPr>
        <w:t>:</w:t>
      </w:r>
      <w:r w:rsidRPr="00FD44B1" w:rsidR="004C4D60">
        <w:rPr>
          <w:rFonts w:ascii="Verdana" w:hAnsi="Verdana"/>
          <w:b/>
          <w:bCs/>
          <w:sz w:val="28"/>
          <w:szCs w:val="28"/>
        </w:rPr>
        <w:t xml:space="preserve"> </w:t>
      </w:r>
      <w:r>
        <w:rPr>
          <w:rFonts w:ascii="Verdana" w:hAnsi="Verdana"/>
          <w:b/>
          <w:bCs/>
          <w:color w:val="0070C0"/>
          <w:sz w:val="28"/>
          <w:szCs w:val="28"/>
        </w:rPr>
        <w:t>APIGEE Platform</w:t>
      </w:r>
    </w:p>
    <w:p w:rsidRPr="00FD44B1" w:rsidR="009F4281" w:rsidRDefault="007B7043" w14:paraId="2EC5B3D5" w14:textId="1E9D340C">
      <w:pPr>
        <w:spacing w:after="0"/>
        <w:ind w:left="0"/>
        <w:jc w:val="right"/>
        <w:rPr>
          <w:rFonts w:ascii="Verdana" w:hAnsi="Verdana"/>
          <w:b/>
          <w:bCs/>
          <w:sz w:val="28"/>
          <w:szCs w:val="28"/>
        </w:rPr>
      </w:pPr>
      <w:r w:rsidRPr="00FD44B1">
        <w:rPr>
          <w:rFonts w:ascii="Verdana" w:hAnsi="Verdana"/>
          <w:b/>
          <w:bCs/>
          <w:sz w:val="28"/>
          <w:szCs w:val="28"/>
        </w:rPr>
        <w:t xml:space="preserve">Client: </w:t>
      </w:r>
      <w:r w:rsidR="00511EC5">
        <w:rPr>
          <w:rFonts w:ascii="Verdana" w:hAnsi="Verdana"/>
          <w:b/>
          <w:bCs/>
          <w:color w:val="0070C0"/>
          <w:sz w:val="28"/>
          <w:szCs w:val="28"/>
        </w:rPr>
        <w:t>Blue Dart</w:t>
      </w:r>
    </w:p>
    <w:p w:rsidRPr="002D56BE" w:rsidR="009F4281" w:rsidRDefault="009F4281" w14:paraId="7190C9F8" w14:textId="77777777">
      <w:pPr>
        <w:spacing w:after="0"/>
        <w:ind w:left="0"/>
        <w:jc w:val="right"/>
        <w:rPr>
          <w:rFonts w:asciiTheme="minorHAnsi" w:hAnsiTheme="minorHAnsi"/>
          <w:b/>
          <w:bCs/>
          <w:sz w:val="22"/>
          <w:szCs w:val="22"/>
        </w:rPr>
      </w:pPr>
    </w:p>
    <w:p w:rsidRPr="002D56BE" w:rsidR="009F4281" w:rsidRDefault="009F4281" w14:paraId="5AA115E5" w14:textId="77777777">
      <w:pPr>
        <w:spacing w:after="0"/>
        <w:ind w:left="0"/>
        <w:jc w:val="right"/>
        <w:rPr>
          <w:rFonts w:asciiTheme="minorHAnsi" w:hAnsiTheme="minorHAnsi"/>
          <w:b/>
          <w:bCs/>
          <w:sz w:val="22"/>
          <w:szCs w:val="22"/>
        </w:rPr>
      </w:pPr>
    </w:p>
    <w:p w:rsidRPr="002D56BE" w:rsidR="009F4281" w:rsidRDefault="009F4281" w14:paraId="70D1D41F" w14:textId="77777777">
      <w:pPr>
        <w:spacing w:after="0"/>
        <w:ind w:left="0"/>
        <w:jc w:val="right"/>
        <w:rPr>
          <w:rFonts w:asciiTheme="minorHAnsi" w:hAnsiTheme="minorHAnsi"/>
          <w:b/>
          <w:bCs/>
          <w:sz w:val="22"/>
          <w:szCs w:val="22"/>
        </w:rPr>
      </w:pPr>
    </w:p>
    <w:p w:rsidRPr="002D56BE" w:rsidR="009F4281" w:rsidRDefault="009F4281" w14:paraId="3CC3929D" w14:textId="77777777">
      <w:pPr>
        <w:spacing w:after="0"/>
        <w:ind w:left="0"/>
        <w:jc w:val="right"/>
        <w:rPr>
          <w:rFonts w:asciiTheme="minorHAnsi" w:hAnsiTheme="minorHAnsi"/>
          <w:b/>
          <w:bCs/>
          <w:sz w:val="22"/>
          <w:szCs w:val="22"/>
        </w:rPr>
      </w:pPr>
    </w:p>
    <w:p w:rsidRPr="00FD44B1" w:rsidR="00D56227" w:rsidP="00D56227" w:rsidRDefault="00D56227" w14:paraId="35DC537F" w14:textId="3517FB4A">
      <w:pPr>
        <w:spacing w:after="0"/>
        <w:ind w:left="0"/>
        <w:jc w:val="right"/>
        <w:rPr>
          <w:rFonts w:ascii="Verdana" w:hAnsi="Verdana"/>
          <w:i/>
          <w:iCs/>
          <w:szCs w:val="24"/>
        </w:rPr>
      </w:pPr>
      <w:bookmarkStart w:name="_Toc402349605" w:id="0"/>
      <w:bookmarkStart w:name="_Toc402349626" w:id="1"/>
      <w:r w:rsidRPr="00FD44B1">
        <w:rPr>
          <w:rFonts w:ascii="Verdana" w:hAnsi="Verdana"/>
          <w:i/>
          <w:iCs/>
          <w:szCs w:val="24"/>
        </w:rPr>
        <w:t>Version:</w:t>
      </w:r>
      <w:r w:rsidRPr="00FD44B1" w:rsidR="001132A3">
        <w:rPr>
          <w:rFonts w:ascii="Verdana" w:hAnsi="Verdana"/>
          <w:i/>
          <w:iCs/>
          <w:szCs w:val="24"/>
        </w:rPr>
        <w:t xml:space="preserve"> </w:t>
      </w:r>
      <w:r w:rsidR="005A3370">
        <w:rPr>
          <w:rFonts w:ascii="Verdana" w:hAnsi="Verdana"/>
          <w:i/>
          <w:iCs/>
          <w:color w:val="0070C0"/>
          <w:szCs w:val="24"/>
        </w:rPr>
        <w:t>1.</w:t>
      </w:r>
      <w:ins w:author="Sanghita Chakraborty2" w:date="2023-04-05T11:56:00Z" w:id="2">
        <w:r w:rsidR="003323F3">
          <w:rPr>
            <w:rFonts w:ascii="Verdana" w:hAnsi="Verdana"/>
            <w:i/>
            <w:iCs/>
            <w:color w:val="0070C0"/>
            <w:szCs w:val="24"/>
          </w:rPr>
          <w:t>8</w:t>
        </w:r>
      </w:ins>
      <w:del w:author="Sanghita Chakraborty2" w:date="2023-04-05T11:56:00Z" w:id="3">
        <w:r w:rsidDel="003323F3" w:rsidR="00CF3A78">
          <w:rPr>
            <w:rFonts w:ascii="Verdana" w:hAnsi="Verdana"/>
            <w:i/>
            <w:iCs/>
            <w:color w:val="0070C0"/>
            <w:szCs w:val="24"/>
          </w:rPr>
          <w:delText>7</w:delText>
        </w:r>
      </w:del>
    </w:p>
    <w:p w:rsidRPr="00FD44B1" w:rsidR="00D56227" w:rsidP="00D56227" w:rsidRDefault="00D56227" w14:paraId="607C0D65" w14:textId="7E63FA74">
      <w:pPr>
        <w:spacing w:after="0"/>
        <w:ind w:left="0"/>
        <w:jc w:val="right"/>
        <w:rPr>
          <w:rFonts w:ascii="Verdana" w:hAnsi="Verdana"/>
          <w:i/>
          <w:iCs/>
          <w:szCs w:val="24"/>
        </w:rPr>
      </w:pPr>
      <w:r w:rsidRPr="00FD44B1">
        <w:rPr>
          <w:rFonts w:ascii="Verdana" w:hAnsi="Verdana"/>
          <w:i/>
          <w:iCs/>
          <w:szCs w:val="24"/>
        </w:rPr>
        <w:t xml:space="preserve">Date: </w:t>
      </w:r>
      <w:r w:rsidR="007906FE">
        <w:rPr>
          <w:rFonts w:ascii="Verdana" w:hAnsi="Verdana"/>
          <w:i/>
          <w:iCs/>
          <w:color w:val="0070C0"/>
          <w:szCs w:val="24"/>
        </w:rPr>
        <w:t>0</w:t>
      </w:r>
      <w:r w:rsidR="00CF3A78">
        <w:rPr>
          <w:rFonts w:ascii="Verdana" w:hAnsi="Verdana"/>
          <w:i/>
          <w:iCs/>
          <w:color w:val="0070C0"/>
          <w:szCs w:val="24"/>
        </w:rPr>
        <w:t>5-APR</w:t>
      </w:r>
      <w:r w:rsidR="00FD44B1">
        <w:rPr>
          <w:rFonts w:ascii="Verdana" w:hAnsi="Verdana"/>
          <w:i/>
          <w:iCs/>
          <w:color w:val="0070C0"/>
          <w:szCs w:val="24"/>
        </w:rPr>
        <w:t>-</w:t>
      </w:r>
      <w:r w:rsidR="00511EC5">
        <w:rPr>
          <w:rFonts w:ascii="Verdana" w:hAnsi="Verdana"/>
          <w:i/>
          <w:iCs/>
          <w:color w:val="0070C0"/>
          <w:szCs w:val="24"/>
        </w:rPr>
        <w:t>2023</w:t>
      </w:r>
    </w:p>
    <w:p w:rsidRPr="00FD44B1" w:rsidR="00D56227" w:rsidP="00D56227" w:rsidRDefault="00D56227" w14:paraId="121AC8DD" w14:textId="06BE8861">
      <w:pPr>
        <w:spacing w:after="0"/>
        <w:ind w:left="0"/>
        <w:jc w:val="right"/>
        <w:rPr>
          <w:rFonts w:ascii="Verdana" w:hAnsi="Verdana"/>
          <w:szCs w:val="24"/>
        </w:rPr>
      </w:pPr>
      <w:r w:rsidRPr="00FD44B1">
        <w:rPr>
          <w:rFonts w:ascii="Verdana" w:hAnsi="Verdana"/>
          <w:i/>
          <w:iCs/>
          <w:szCs w:val="24"/>
        </w:rPr>
        <w:t>Status:</w:t>
      </w:r>
      <w:r w:rsidRPr="00FD44B1" w:rsidR="00131728">
        <w:rPr>
          <w:rFonts w:ascii="Verdana" w:hAnsi="Verdana"/>
          <w:i/>
          <w:iCs/>
          <w:szCs w:val="24"/>
        </w:rPr>
        <w:t xml:space="preserve"> </w:t>
      </w:r>
      <w:r w:rsidR="00CF3A78">
        <w:rPr>
          <w:rFonts w:ascii="Verdana" w:hAnsi="Verdana"/>
          <w:i/>
          <w:iCs/>
          <w:color w:val="0070C0"/>
          <w:szCs w:val="24"/>
        </w:rPr>
        <w:t xml:space="preserve">Second </w:t>
      </w:r>
      <w:r w:rsidR="00C83CCC">
        <w:rPr>
          <w:rFonts w:ascii="Verdana" w:hAnsi="Verdana"/>
          <w:i/>
          <w:iCs/>
          <w:color w:val="0070C0"/>
          <w:szCs w:val="24"/>
        </w:rPr>
        <w:t>Release</w:t>
      </w:r>
    </w:p>
    <w:p w:rsidRPr="002D56BE" w:rsidR="00D56227" w:rsidP="00D56227" w:rsidRDefault="00D56227" w14:paraId="289892B7" w14:textId="77777777">
      <w:pPr>
        <w:spacing w:after="0"/>
        <w:ind w:left="0"/>
        <w:jc w:val="right"/>
        <w:rPr>
          <w:rFonts w:asciiTheme="minorHAnsi" w:hAnsiTheme="minorHAnsi"/>
          <w:b/>
          <w:bCs/>
          <w:sz w:val="32"/>
          <w:szCs w:val="32"/>
        </w:rPr>
      </w:pPr>
    </w:p>
    <w:p w:rsidRPr="002D56BE" w:rsidR="00D56227" w:rsidP="00D56227" w:rsidRDefault="00D56227" w14:paraId="00413473" w14:textId="77777777">
      <w:pPr>
        <w:spacing w:after="0"/>
        <w:ind w:left="0"/>
        <w:jc w:val="right"/>
        <w:rPr>
          <w:rFonts w:asciiTheme="minorHAnsi" w:hAnsiTheme="minorHAnsi"/>
          <w:b/>
          <w:bCs/>
          <w:sz w:val="32"/>
          <w:szCs w:val="32"/>
        </w:rPr>
      </w:pPr>
    </w:p>
    <w:p w:rsidRPr="002D56BE" w:rsidR="00D56227" w:rsidP="00D56227" w:rsidRDefault="00D56227" w14:paraId="6085DB92" w14:textId="77777777">
      <w:pPr>
        <w:spacing w:after="0"/>
        <w:ind w:left="0"/>
        <w:jc w:val="right"/>
        <w:rPr>
          <w:rFonts w:asciiTheme="minorHAnsi" w:hAnsiTheme="minorHAnsi"/>
          <w:i/>
          <w:iCs/>
          <w:szCs w:val="24"/>
        </w:rPr>
      </w:pPr>
    </w:p>
    <w:p w:rsidRPr="002D56BE" w:rsidR="00D56227" w:rsidP="00D56227" w:rsidRDefault="00D56227" w14:paraId="0A4547EF" w14:textId="77777777">
      <w:pPr>
        <w:spacing w:after="0"/>
        <w:ind w:left="0"/>
        <w:jc w:val="right"/>
        <w:rPr>
          <w:rFonts w:asciiTheme="minorHAnsi" w:hAnsiTheme="minorHAnsi"/>
          <w:i/>
          <w:iCs/>
          <w:szCs w:val="24"/>
        </w:rPr>
      </w:pPr>
    </w:p>
    <w:p w:rsidRPr="002D56BE" w:rsidR="00D56227" w:rsidP="00D56227" w:rsidRDefault="00D56227" w14:paraId="1EE56029" w14:textId="77777777">
      <w:pPr>
        <w:spacing w:after="0"/>
        <w:ind w:left="0"/>
        <w:jc w:val="right"/>
        <w:rPr>
          <w:rFonts w:asciiTheme="minorHAnsi" w:hAnsiTheme="minorHAnsi"/>
          <w:i/>
          <w:iCs/>
          <w:szCs w:val="24"/>
        </w:rPr>
      </w:pPr>
    </w:p>
    <w:p w:rsidRPr="00FD44B1" w:rsidR="00D56227" w:rsidP="00D56227" w:rsidRDefault="00D56227" w14:paraId="60A6D18B" w14:textId="77777777">
      <w:pPr>
        <w:spacing w:after="0"/>
        <w:ind w:left="0"/>
        <w:jc w:val="right"/>
        <w:rPr>
          <w:rFonts w:ascii="Verdana" w:hAnsi="Verdana"/>
          <w:i/>
          <w:iCs/>
          <w:szCs w:val="24"/>
        </w:rPr>
      </w:pPr>
      <w:r w:rsidRPr="00FD44B1">
        <w:rPr>
          <w:rFonts w:ascii="Verdana" w:hAnsi="Verdana"/>
          <w:i/>
          <w:iCs/>
          <w:szCs w:val="24"/>
        </w:rPr>
        <w:t>Author – IBM</w:t>
      </w:r>
    </w:p>
    <w:p w:rsidRPr="00FD44B1" w:rsidR="00D56227" w:rsidP="00D56227" w:rsidRDefault="00D56227" w14:paraId="7AC1BABA" w14:textId="77777777">
      <w:pPr>
        <w:spacing w:after="0"/>
        <w:ind w:left="0"/>
        <w:jc w:val="right"/>
        <w:rPr>
          <w:rFonts w:ascii="Verdana" w:hAnsi="Verdana"/>
          <w:i/>
          <w:iCs/>
          <w:szCs w:val="24"/>
        </w:rPr>
      </w:pPr>
      <w:r w:rsidRPr="00FD44B1">
        <w:rPr>
          <w:rFonts w:ascii="Verdana" w:hAnsi="Verdana"/>
          <w:i/>
          <w:iCs/>
          <w:szCs w:val="24"/>
        </w:rPr>
        <w:t>Owner – IBM</w:t>
      </w:r>
    </w:p>
    <w:p w:rsidRPr="002D56BE" w:rsidR="00AD68BF" w:rsidRDefault="00AD68BF" w14:paraId="75256DB9" w14:textId="77777777">
      <w:pPr>
        <w:spacing w:after="160" w:line="259" w:lineRule="auto"/>
        <w:ind w:left="0"/>
        <w:rPr>
          <w:rFonts w:asciiTheme="minorHAnsi" w:hAnsiTheme="minorHAnsi"/>
          <w:b/>
          <w:bCs/>
          <w:i/>
          <w:color w:val="000000"/>
          <w:sz w:val="22"/>
          <w:szCs w:val="22"/>
        </w:rPr>
      </w:pPr>
      <w:r w:rsidRPr="002D56BE">
        <w:rPr>
          <w:rFonts w:asciiTheme="minorHAnsi" w:hAnsiTheme="minorHAnsi"/>
          <w:b/>
          <w:bCs/>
          <w:color w:val="000000"/>
          <w:sz w:val="22"/>
          <w:szCs w:val="22"/>
        </w:rPr>
        <w:br w:type="page"/>
      </w:r>
    </w:p>
    <w:p w:rsidRPr="00C63E7A" w:rsidR="009F4281" w:rsidDel="00F343C9" w:rsidP="006F3B80" w:rsidRDefault="00A46E4B" w14:paraId="37EF51A9" w14:textId="478C2F9B">
      <w:pPr>
        <w:pStyle w:val="Heading7"/>
        <w:ind w:left="0"/>
        <w:rPr>
          <w:del w:author="Madan Lal (DHLeCS Blue Dart)" w:date="2023-07-15T13:33:00Z" w:id="4"/>
          <w:rFonts w:ascii="Verdana" w:hAnsi="Verdana"/>
          <w:b/>
          <w:bCs/>
          <w:i w:val="0"/>
          <w:color w:val="000000"/>
          <w:szCs w:val="24"/>
        </w:rPr>
      </w:pPr>
      <w:del w:author="Madan Lal (DHLeCS Blue Dart)" w:date="2023-07-15T13:33:00Z" w:id="5">
        <w:r w:rsidRPr="00C63E7A" w:rsidDel="00F343C9">
          <w:rPr>
            <w:rFonts w:ascii="Verdana" w:hAnsi="Verdana"/>
            <w:b/>
            <w:bCs/>
            <w:i w:val="0"/>
            <w:color w:val="000000"/>
            <w:szCs w:val="24"/>
          </w:rPr>
          <w:delText>Document Information</w:delText>
        </w:r>
        <w:bookmarkEnd w:id="0"/>
        <w:bookmarkEnd w:id="1"/>
      </w:del>
    </w:p>
    <w:p w:rsidRPr="00C63E7A" w:rsidR="00CF3265" w:rsidDel="00F343C9" w:rsidP="00CF3265" w:rsidRDefault="00A46E4B" w14:paraId="731C992F" w14:textId="08860350">
      <w:pPr>
        <w:numPr>
          <w:ilvl w:val="2"/>
          <w:numId w:val="0"/>
        </w:numPr>
        <w:rPr>
          <w:del w:author="Madan Lal (DHLeCS Blue Dart)" w:date="2023-07-15T13:33:00Z" w:id="6"/>
          <w:rFonts w:ascii="Verdana" w:hAnsi="Verdana"/>
          <w:b/>
          <w:sz w:val="20"/>
        </w:rPr>
      </w:pPr>
      <w:bookmarkStart w:name="_Ref202618223" w:id="7"/>
      <w:del w:author="Madan Lal (DHLeCS Blue Dart)" w:date="2023-07-15T13:33:00Z" w:id="8">
        <w:r w:rsidRPr="00C63E7A" w:rsidDel="00F343C9">
          <w:rPr>
            <w:rFonts w:ascii="Verdana" w:hAnsi="Verdana"/>
            <w:b/>
            <w:sz w:val="20"/>
          </w:rPr>
          <w:delText>Proprietary Notice</w:delText>
        </w:r>
        <w:bookmarkEnd w:id="7"/>
      </w:del>
    </w:p>
    <w:p w:rsidRPr="00C63E7A" w:rsidR="009F4281" w:rsidDel="00F343C9" w:rsidP="001E1685" w:rsidRDefault="00A46E4B" w14:paraId="2B2D8348" w14:textId="03AEAFE8">
      <w:pPr>
        <w:numPr>
          <w:ilvl w:val="2"/>
          <w:numId w:val="0"/>
        </w:numPr>
        <w:jc w:val="both"/>
        <w:rPr>
          <w:del w:author="Madan Lal (DHLeCS Blue Dart)" w:date="2023-07-15T13:33:00Z" w:id="9"/>
          <w:rFonts w:ascii="Verdana" w:hAnsi="Verdana"/>
          <w:sz w:val="20"/>
        </w:rPr>
      </w:pPr>
      <w:del w:author="Madan Lal (DHLeCS Blue Dart)" w:date="2023-07-15T13:33:00Z" w:id="10">
        <w:r w:rsidRPr="00C63E7A" w:rsidDel="00F343C9">
          <w:rPr>
            <w:rFonts w:ascii="Verdana" w:hAnsi="Verdana"/>
            <w:sz w:val="20"/>
          </w:rPr>
          <w:delText xml:space="preserve">This document contains information that is the property of IBM. Reproduction, utilization or disclosure of the proprietary portion of this document is prohibited. Other product names used herein are for identification purposes </w:delText>
        </w:r>
        <w:r w:rsidRPr="00C63E7A" w:rsidDel="00F343C9" w:rsidR="005319F9">
          <w:rPr>
            <w:rFonts w:ascii="Verdana" w:hAnsi="Verdana"/>
            <w:sz w:val="20"/>
          </w:rPr>
          <w:delText>only and</w:delText>
        </w:r>
        <w:r w:rsidRPr="00C63E7A" w:rsidDel="00F343C9">
          <w:rPr>
            <w:rFonts w:ascii="Verdana" w:hAnsi="Verdana"/>
            <w:sz w:val="20"/>
          </w:rPr>
          <w:delText xml:space="preserve"> may be trademarks of their respective companies.</w:delText>
        </w:r>
      </w:del>
    </w:p>
    <w:p w:rsidRPr="00C63E7A" w:rsidR="009F4281" w:rsidDel="00F343C9" w:rsidP="00002D2E" w:rsidRDefault="00A46E4B" w14:paraId="0C122784" w14:textId="71B799CE">
      <w:pPr>
        <w:numPr>
          <w:ilvl w:val="2"/>
          <w:numId w:val="0"/>
        </w:numPr>
        <w:rPr>
          <w:del w:author="Madan Lal (DHLeCS Blue Dart)" w:date="2023-07-15T13:33:00Z" w:id="11"/>
          <w:rFonts w:ascii="Verdana" w:hAnsi="Verdana"/>
          <w:b/>
          <w:sz w:val="20"/>
        </w:rPr>
      </w:pPr>
      <w:del w:author="Madan Lal (DHLeCS Blue Dart)" w:date="2023-07-15T13:33:00Z" w:id="12">
        <w:r w:rsidRPr="00C63E7A" w:rsidDel="00F343C9">
          <w:rPr>
            <w:rFonts w:ascii="Verdana" w:hAnsi="Verdana"/>
            <w:b/>
            <w:sz w:val="20"/>
          </w:rPr>
          <w:delText>Document Revision History</w:delText>
        </w:r>
      </w:del>
    </w:p>
    <w:tbl>
      <w:tblPr>
        <w:tblW w:w="9520" w:type="dxa"/>
        <w:tblInd w:w="92" w:type="dxa"/>
        <w:tblBorders>
          <w:top w:val="single" w:color="215868" w:themeColor="accent5" w:themeShade="80" w:sz="4" w:space="0"/>
          <w:left w:val="single" w:color="215868" w:themeColor="accent5" w:themeShade="80" w:sz="4" w:space="0"/>
          <w:bottom w:val="single" w:color="215868" w:themeColor="accent5" w:themeShade="80" w:sz="4" w:space="0"/>
          <w:right w:val="single" w:color="215868" w:themeColor="accent5" w:themeShade="80" w:sz="4" w:space="0"/>
          <w:insideH w:val="single" w:color="215868" w:themeColor="accent5" w:themeShade="80" w:sz="4" w:space="0"/>
          <w:insideV w:val="single" w:color="215868" w:themeColor="accent5" w:themeShade="80" w:sz="4" w:space="0"/>
        </w:tblBorders>
        <w:tblLayout w:type="fixed"/>
        <w:tblLook w:val="0000" w:firstRow="0" w:lastRow="0" w:firstColumn="0" w:lastColumn="0" w:noHBand="0" w:noVBand="0"/>
      </w:tblPr>
      <w:tblGrid>
        <w:gridCol w:w="1147"/>
        <w:gridCol w:w="1733"/>
        <w:gridCol w:w="3413"/>
        <w:gridCol w:w="3227"/>
      </w:tblGrid>
      <w:tr w:rsidRPr="00C04293" w:rsidR="00815931" w:rsidDel="00F343C9" w:rsidTr="00A76567" w14:paraId="02F1D2FE" w14:textId="3E447D44">
        <w:trPr>
          <w:cantSplit/>
          <w:trHeight w:val="85"/>
          <w:tblHeader/>
          <w:del w:author="Madan Lal (DHLeCS Blue Dart)" w:date="2023-07-15T13:33:00Z" w:id="13"/>
        </w:trPr>
        <w:tc>
          <w:tcPr>
            <w:tcW w:w="1147" w:type="dxa"/>
            <w:shd w:val="clear" w:color="auto" w:fill="17365D" w:themeFill="text2" w:themeFillShade="BF"/>
          </w:tcPr>
          <w:p w:rsidRPr="00824327" w:rsidR="00815931" w:rsidDel="00F343C9" w:rsidP="002427D1" w:rsidRDefault="00815931" w14:paraId="2F82BBEF" w14:textId="754662A4">
            <w:pPr>
              <w:pStyle w:val="RMBATable-Text"/>
              <w:snapToGrid w:val="0"/>
              <w:jc w:val="center"/>
              <w:rPr>
                <w:del w:author="Madan Lal (DHLeCS Blue Dart)" w:date="2023-07-15T13:33:00Z" w:id="14"/>
                <w:rFonts w:asciiTheme="minorHAnsi" w:hAnsiTheme="minorHAnsi" w:cstheme="minorHAnsi"/>
                <w:color w:val="FFFFFF" w:themeColor="background1"/>
                <w:szCs w:val="22"/>
              </w:rPr>
            </w:pPr>
            <w:del w:author="Madan Lal (DHLeCS Blue Dart)" w:date="2023-07-15T13:33:00Z" w:id="15">
              <w:r w:rsidRPr="00824327" w:rsidDel="00F343C9">
                <w:rPr>
                  <w:rFonts w:asciiTheme="minorHAnsi" w:hAnsiTheme="minorHAnsi" w:cstheme="minorHAnsi"/>
                  <w:color w:val="FFFFFF" w:themeColor="background1"/>
                  <w:szCs w:val="22"/>
                </w:rPr>
                <w:delText>Version</w:delText>
              </w:r>
            </w:del>
          </w:p>
        </w:tc>
        <w:tc>
          <w:tcPr>
            <w:tcW w:w="1733" w:type="dxa"/>
            <w:shd w:val="clear" w:color="auto" w:fill="17365D" w:themeFill="text2" w:themeFillShade="BF"/>
          </w:tcPr>
          <w:p w:rsidRPr="00824327" w:rsidR="00815931" w:rsidDel="00F343C9" w:rsidP="002427D1" w:rsidRDefault="00815931" w14:paraId="45709684" w14:textId="32EA12B8">
            <w:pPr>
              <w:pStyle w:val="RMBATable-Text"/>
              <w:snapToGrid w:val="0"/>
              <w:ind w:left="75"/>
              <w:jc w:val="center"/>
              <w:rPr>
                <w:del w:author="Madan Lal (DHLeCS Blue Dart)" w:date="2023-07-15T13:33:00Z" w:id="16"/>
                <w:rFonts w:asciiTheme="minorHAnsi" w:hAnsiTheme="minorHAnsi" w:cstheme="minorHAnsi"/>
                <w:color w:val="FFFFFF" w:themeColor="background1"/>
                <w:szCs w:val="22"/>
              </w:rPr>
            </w:pPr>
            <w:del w:author="Madan Lal (DHLeCS Blue Dart)" w:date="2023-07-15T13:33:00Z" w:id="17">
              <w:r w:rsidRPr="00824327" w:rsidDel="00F343C9">
                <w:rPr>
                  <w:rFonts w:asciiTheme="minorHAnsi" w:hAnsiTheme="minorHAnsi" w:cstheme="minorHAnsi"/>
                  <w:color w:val="FFFFFF" w:themeColor="background1"/>
                  <w:szCs w:val="22"/>
                </w:rPr>
                <w:delText>Date</w:delText>
              </w:r>
            </w:del>
          </w:p>
          <w:p w:rsidRPr="00824327" w:rsidR="00815931" w:rsidDel="00F343C9" w:rsidP="002427D1" w:rsidRDefault="00815931" w14:paraId="0B4B25DD" w14:textId="2EA01861">
            <w:pPr>
              <w:pStyle w:val="RMBATable-Text"/>
              <w:snapToGrid w:val="0"/>
              <w:ind w:left="75"/>
              <w:jc w:val="center"/>
              <w:rPr>
                <w:del w:author="Madan Lal (DHLeCS Blue Dart)" w:date="2023-07-15T13:33:00Z" w:id="18"/>
                <w:rFonts w:asciiTheme="minorHAnsi" w:hAnsiTheme="minorHAnsi" w:cstheme="minorHAnsi"/>
                <w:color w:val="FFFFFF" w:themeColor="background1"/>
                <w:szCs w:val="22"/>
              </w:rPr>
            </w:pPr>
            <w:del w:author="Madan Lal (DHLeCS Blue Dart)" w:date="2023-07-15T13:33:00Z" w:id="19">
              <w:r w:rsidRPr="00824327" w:rsidDel="00F343C9">
                <w:rPr>
                  <w:rFonts w:asciiTheme="minorHAnsi" w:hAnsiTheme="minorHAnsi" w:cstheme="minorHAnsi"/>
                  <w:color w:val="FFFFFF" w:themeColor="background1"/>
                  <w:szCs w:val="22"/>
                </w:rPr>
                <w:delText>(dd-mmm-yyyy)</w:delText>
              </w:r>
            </w:del>
          </w:p>
        </w:tc>
        <w:tc>
          <w:tcPr>
            <w:tcW w:w="3413" w:type="dxa"/>
            <w:shd w:val="clear" w:color="auto" w:fill="17365D" w:themeFill="text2" w:themeFillShade="BF"/>
          </w:tcPr>
          <w:p w:rsidRPr="00824327" w:rsidR="00815931" w:rsidDel="00F343C9" w:rsidP="002427D1" w:rsidRDefault="00815931" w14:paraId="5CF855F1" w14:textId="37931D4C">
            <w:pPr>
              <w:pStyle w:val="RMBATable-Text"/>
              <w:snapToGrid w:val="0"/>
              <w:ind w:left="60"/>
              <w:jc w:val="center"/>
              <w:rPr>
                <w:del w:author="Madan Lal (DHLeCS Blue Dart)" w:date="2023-07-15T13:33:00Z" w:id="20"/>
                <w:rFonts w:asciiTheme="minorHAnsi" w:hAnsiTheme="minorHAnsi" w:cstheme="minorHAnsi"/>
                <w:color w:val="FFFFFF" w:themeColor="background1"/>
                <w:szCs w:val="22"/>
              </w:rPr>
            </w:pPr>
            <w:del w:author="Madan Lal (DHLeCS Blue Dart)" w:date="2023-07-15T13:33:00Z" w:id="21">
              <w:r w:rsidRPr="00824327" w:rsidDel="00F343C9">
                <w:rPr>
                  <w:rFonts w:asciiTheme="minorHAnsi" w:hAnsiTheme="minorHAnsi" w:cstheme="minorHAnsi"/>
                  <w:color w:val="FFFFFF" w:themeColor="background1"/>
                  <w:szCs w:val="22"/>
                </w:rPr>
                <w:delText>Author</w:delText>
              </w:r>
            </w:del>
          </w:p>
        </w:tc>
        <w:tc>
          <w:tcPr>
            <w:tcW w:w="3227" w:type="dxa"/>
            <w:shd w:val="clear" w:color="auto" w:fill="17365D" w:themeFill="text2" w:themeFillShade="BF"/>
          </w:tcPr>
          <w:p w:rsidRPr="00824327" w:rsidR="00815931" w:rsidDel="00F343C9" w:rsidP="002427D1" w:rsidRDefault="00815931" w14:paraId="3E05E368" w14:textId="6A4A44F6">
            <w:pPr>
              <w:pStyle w:val="RMBATable-Text"/>
              <w:snapToGrid w:val="0"/>
              <w:ind w:left="60"/>
              <w:jc w:val="center"/>
              <w:rPr>
                <w:del w:author="Madan Lal (DHLeCS Blue Dart)" w:date="2023-07-15T13:33:00Z" w:id="22"/>
                <w:rFonts w:asciiTheme="minorHAnsi" w:hAnsiTheme="minorHAnsi" w:cstheme="minorHAnsi"/>
                <w:color w:val="FFFFFF" w:themeColor="background1"/>
                <w:szCs w:val="22"/>
              </w:rPr>
            </w:pPr>
            <w:del w:author="Madan Lal (DHLeCS Blue Dart)" w:date="2023-07-15T13:33:00Z" w:id="23">
              <w:r w:rsidRPr="00824327" w:rsidDel="00F343C9">
                <w:rPr>
                  <w:rFonts w:asciiTheme="minorHAnsi" w:hAnsiTheme="minorHAnsi" w:cstheme="minorHAnsi"/>
                  <w:color w:val="FFFFFF" w:themeColor="background1"/>
                  <w:szCs w:val="22"/>
                </w:rPr>
                <w:delText>Change Description</w:delText>
              </w:r>
            </w:del>
          </w:p>
        </w:tc>
      </w:tr>
      <w:tr w:rsidRPr="00C04293" w:rsidR="00815931" w:rsidDel="00F343C9" w:rsidTr="00A76567" w14:paraId="0185BD27" w14:textId="34B17E43">
        <w:trPr>
          <w:cantSplit/>
          <w:trHeight w:val="85"/>
          <w:tblHeader/>
          <w:del w:author="Madan Lal (DHLeCS Blue Dart)" w:date="2023-07-15T13:33:00Z" w:id="24"/>
        </w:trPr>
        <w:tc>
          <w:tcPr>
            <w:tcW w:w="1147" w:type="dxa"/>
            <w:shd w:val="clear" w:color="auto" w:fill="FFFFFF" w:themeFill="background1"/>
          </w:tcPr>
          <w:p w:rsidRPr="00824327" w:rsidR="00815931" w:rsidDel="00F343C9" w:rsidP="002427D1" w:rsidRDefault="00516047" w14:paraId="12381552" w14:textId="74CB3C80">
            <w:pPr>
              <w:pStyle w:val="RMBATable-Text"/>
              <w:snapToGrid w:val="0"/>
              <w:jc w:val="center"/>
              <w:rPr>
                <w:del w:author="Madan Lal (DHLeCS Blue Dart)" w:date="2023-07-15T13:33:00Z" w:id="25"/>
                <w:rFonts w:ascii="Verdana" w:hAnsi="Verdana"/>
                <w:szCs w:val="22"/>
              </w:rPr>
            </w:pPr>
            <w:del w:author="Madan Lal (DHLeCS Blue Dart)" w:date="2023-07-15T13:33:00Z" w:id="26">
              <w:r w:rsidDel="00F343C9">
                <w:rPr>
                  <w:rFonts w:ascii="Verdana" w:hAnsi="Verdana"/>
                  <w:szCs w:val="22"/>
                </w:rPr>
                <w:delText>1.</w:delText>
              </w:r>
              <w:r w:rsidDel="00F343C9" w:rsidR="00F1206C">
                <w:rPr>
                  <w:rFonts w:ascii="Verdana" w:hAnsi="Verdana"/>
                  <w:szCs w:val="22"/>
                </w:rPr>
                <w:delText>0</w:delText>
              </w:r>
            </w:del>
          </w:p>
        </w:tc>
        <w:tc>
          <w:tcPr>
            <w:tcW w:w="1733" w:type="dxa"/>
            <w:shd w:val="clear" w:color="auto" w:fill="FFFFFF" w:themeFill="background1"/>
          </w:tcPr>
          <w:p w:rsidRPr="00824327" w:rsidR="00815931" w:rsidDel="00F343C9" w:rsidP="002427D1" w:rsidRDefault="00F1206C" w14:paraId="0C96A35E" w14:textId="71683E08">
            <w:pPr>
              <w:pStyle w:val="RMBATable-Text"/>
              <w:snapToGrid w:val="0"/>
              <w:ind w:left="75"/>
              <w:rPr>
                <w:del w:author="Madan Lal (DHLeCS Blue Dart)" w:date="2023-07-15T13:33:00Z" w:id="27"/>
                <w:rFonts w:ascii="Verdana" w:hAnsi="Verdana"/>
                <w:szCs w:val="22"/>
              </w:rPr>
            </w:pPr>
            <w:del w:author="Madan Lal (DHLeCS Blue Dart)" w:date="2023-07-15T13:33:00Z" w:id="28">
              <w:r w:rsidDel="00F343C9">
                <w:rPr>
                  <w:rFonts w:ascii="Verdana" w:hAnsi="Verdana"/>
                  <w:szCs w:val="22"/>
                </w:rPr>
                <w:delText>13</w:delText>
              </w:r>
              <w:r w:rsidDel="00F343C9" w:rsidR="00511EC5">
                <w:rPr>
                  <w:rFonts w:ascii="Verdana" w:hAnsi="Verdana"/>
                  <w:szCs w:val="22"/>
                </w:rPr>
                <w:delText>-</w:delText>
              </w:r>
              <w:r w:rsidDel="00F343C9" w:rsidR="00C708DC">
                <w:rPr>
                  <w:rFonts w:ascii="Verdana" w:hAnsi="Verdana"/>
                  <w:szCs w:val="22"/>
                </w:rPr>
                <w:delText>Feb</w:delText>
              </w:r>
              <w:r w:rsidDel="00F343C9" w:rsidR="00511EC5">
                <w:rPr>
                  <w:rFonts w:ascii="Verdana" w:hAnsi="Verdana"/>
                  <w:szCs w:val="22"/>
                </w:rPr>
                <w:delText>-2023</w:delText>
              </w:r>
            </w:del>
          </w:p>
        </w:tc>
        <w:tc>
          <w:tcPr>
            <w:tcW w:w="3413" w:type="dxa"/>
            <w:shd w:val="clear" w:color="auto" w:fill="FFFFFF" w:themeFill="background1"/>
          </w:tcPr>
          <w:p w:rsidRPr="00824327" w:rsidR="00815931" w:rsidDel="00F343C9" w:rsidP="002427D1" w:rsidRDefault="002000BD" w14:paraId="0A05F696" w14:textId="7F516A42">
            <w:pPr>
              <w:pStyle w:val="RMBATable-Text"/>
              <w:snapToGrid w:val="0"/>
              <w:ind w:left="60"/>
              <w:rPr>
                <w:del w:author="Madan Lal (DHLeCS Blue Dart)" w:date="2023-07-15T13:33:00Z" w:id="29"/>
                <w:rFonts w:ascii="Verdana" w:hAnsi="Verdana"/>
                <w:szCs w:val="22"/>
              </w:rPr>
            </w:pPr>
            <w:del w:author="Madan Lal (DHLeCS Blue Dart)" w:date="2023-07-15T13:33:00Z" w:id="30">
              <w:r w:rsidDel="00F343C9">
                <w:rPr>
                  <w:rFonts w:ascii="Verdana" w:hAnsi="Verdana"/>
                  <w:szCs w:val="22"/>
                </w:rPr>
                <w:delText>Manu Mishra</w:delText>
              </w:r>
              <w:r w:rsidDel="00F343C9" w:rsidR="00A218A1">
                <w:rPr>
                  <w:rFonts w:ascii="Verdana" w:hAnsi="Verdana"/>
                  <w:szCs w:val="22"/>
                </w:rPr>
                <w:delText xml:space="preserve"> &amp; Sanghita C</w:delText>
              </w:r>
              <w:r w:rsidRPr="00A218A1" w:rsidDel="00F343C9" w:rsidR="00A218A1">
                <w:rPr>
                  <w:rFonts w:ascii="Verdana" w:hAnsi="Verdana"/>
                  <w:szCs w:val="22"/>
                </w:rPr>
                <w:delText>hakraborty</w:delText>
              </w:r>
            </w:del>
          </w:p>
        </w:tc>
        <w:tc>
          <w:tcPr>
            <w:tcW w:w="3227" w:type="dxa"/>
            <w:shd w:val="clear" w:color="auto" w:fill="FFFFFF" w:themeFill="background1"/>
          </w:tcPr>
          <w:p w:rsidRPr="00824327" w:rsidR="00815931" w:rsidDel="00F343C9" w:rsidP="002427D1" w:rsidRDefault="00F1206C" w14:paraId="21D19D21" w14:textId="59ABF3B6">
            <w:pPr>
              <w:pStyle w:val="RMBATable-Text"/>
              <w:snapToGrid w:val="0"/>
              <w:ind w:left="60"/>
              <w:rPr>
                <w:del w:author="Madan Lal (DHLeCS Blue Dart)" w:date="2023-07-15T13:33:00Z" w:id="31"/>
                <w:rFonts w:ascii="Verdana" w:hAnsi="Verdana"/>
                <w:szCs w:val="22"/>
              </w:rPr>
            </w:pPr>
            <w:del w:author="Madan Lal (DHLeCS Blue Dart)" w:date="2023-07-15T13:33:00Z" w:id="32">
              <w:r w:rsidDel="00F343C9">
                <w:rPr>
                  <w:rFonts w:ascii="Verdana" w:hAnsi="Verdana"/>
                  <w:szCs w:val="22"/>
                </w:rPr>
                <w:delText>First Release</w:delText>
              </w:r>
              <w:r w:rsidDel="00F343C9" w:rsidR="00511EC5">
                <w:rPr>
                  <w:rFonts w:ascii="Verdana" w:hAnsi="Verdana"/>
                  <w:szCs w:val="22"/>
                </w:rPr>
                <w:delText xml:space="preserve"> </w:delText>
              </w:r>
            </w:del>
          </w:p>
        </w:tc>
      </w:tr>
      <w:tr w:rsidRPr="00C04293" w:rsidR="00084E45" w:rsidDel="00F343C9" w:rsidTr="00A76567" w14:paraId="2599EAFE" w14:textId="234C8337">
        <w:trPr>
          <w:cantSplit/>
          <w:trHeight w:val="85"/>
          <w:tblHeader/>
          <w:del w:author="Madan Lal (DHLeCS Blue Dart)" w:date="2023-07-15T13:33:00Z" w:id="33"/>
        </w:trPr>
        <w:tc>
          <w:tcPr>
            <w:tcW w:w="1147" w:type="dxa"/>
            <w:shd w:val="clear" w:color="auto" w:fill="FFFFFF" w:themeFill="background1"/>
          </w:tcPr>
          <w:p w:rsidR="00084E45" w:rsidDel="00F343C9" w:rsidP="002427D1" w:rsidRDefault="00084E45" w14:paraId="13BDCAB7" w14:textId="42E96088">
            <w:pPr>
              <w:pStyle w:val="RMBATable-Text"/>
              <w:snapToGrid w:val="0"/>
              <w:jc w:val="center"/>
              <w:rPr>
                <w:del w:author="Madan Lal (DHLeCS Blue Dart)" w:date="2023-07-15T13:33:00Z" w:id="34"/>
                <w:rFonts w:ascii="Verdana" w:hAnsi="Verdana"/>
                <w:szCs w:val="22"/>
              </w:rPr>
            </w:pPr>
            <w:del w:author="Madan Lal (DHLeCS Blue Dart)" w:date="2023-07-15T13:33:00Z" w:id="35">
              <w:r w:rsidDel="00F343C9">
                <w:rPr>
                  <w:rFonts w:ascii="Verdana" w:hAnsi="Verdana"/>
                  <w:szCs w:val="22"/>
                </w:rPr>
                <w:delText>1.1</w:delText>
              </w:r>
            </w:del>
          </w:p>
        </w:tc>
        <w:tc>
          <w:tcPr>
            <w:tcW w:w="1733" w:type="dxa"/>
            <w:shd w:val="clear" w:color="auto" w:fill="FFFFFF" w:themeFill="background1"/>
          </w:tcPr>
          <w:p w:rsidR="00084E45" w:rsidDel="00F343C9" w:rsidP="002427D1" w:rsidRDefault="00084E45" w14:paraId="73168CE5" w14:textId="06EDD27D">
            <w:pPr>
              <w:pStyle w:val="RMBATable-Text"/>
              <w:snapToGrid w:val="0"/>
              <w:ind w:left="75"/>
              <w:rPr>
                <w:del w:author="Madan Lal (DHLeCS Blue Dart)" w:date="2023-07-15T13:33:00Z" w:id="36"/>
                <w:rFonts w:ascii="Verdana" w:hAnsi="Verdana"/>
                <w:szCs w:val="22"/>
              </w:rPr>
            </w:pPr>
            <w:del w:author="Madan Lal (DHLeCS Blue Dart)" w:date="2023-07-15T13:33:00Z" w:id="37">
              <w:r w:rsidDel="00F343C9">
                <w:rPr>
                  <w:rFonts w:ascii="Verdana" w:hAnsi="Verdana"/>
                  <w:szCs w:val="22"/>
                </w:rPr>
                <w:delText>15-</w:delText>
              </w:r>
              <w:r w:rsidDel="00F343C9" w:rsidR="00C708DC">
                <w:rPr>
                  <w:rFonts w:ascii="Verdana" w:hAnsi="Verdana"/>
                  <w:szCs w:val="22"/>
                </w:rPr>
                <w:delText>Feb</w:delText>
              </w:r>
              <w:r w:rsidDel="00F343C9">
                <w:rPr>
                  <w:rFonts w:ascii="Verdana" w:hAnsi="Verdana"/>
                  <w:szCs w:val="22"/>
                </w:rPr>
                <w:delText>-2023</w:delText>
              </w:r>
            </w:del>
          </w:p>
        </w:tc>
        <w:tc>
          <w:tcPr>
            <w:tcW w:w="3413" w:type="dxa"/>
            <w:shd w:val="clear" w:color="auto" w:fill="FFFFFF" w:themeFill="background1"/>
          </w:tcPr>
          <w:p w:rsidR="00084E45" w:rsidDel="00F343C9" w:rsidP="002427D1" w:rsidRDefault="00084E45" w14:paraId="432812CB" w14:textId="36930E2B">
            <w:pPr>
              <w:pStyle w:val="RMBATable-Text"/>
              <w:snapToGrid w:val="0"/>
              <w:ind w:left="60"/>
              <w:rPr>
                <w:del w:author="Madan Lal (DHLeCS Blue Dart)" w:date="2023-07-15T13:33:00Z" w:id="38"/>
                <w:rFonts w:ascii="Verdana" w:hAnsi="Verdana"/>
                <w:szCs w:val="22"/>
              </w:rPr>
            </w:pPr>
            <w:del w:author="Madan Lal (DHLeCS Blue Dart)" w:date="2023-07-15T13:33:00Z" w:id="39">
              <w:r w:rsidDel="00F343C9">
                <w:rPr>
                  <w:rFonts w:ascii="Verdana" w:hAnsi="Verdana"/>
                  <w:szCs w:val="22"/>
                </w:rPr>
                <w:delText>Manu Mishra &amp; Sanghita C</w:delText>
              </w:r>
              <w:r w:rsidRPr="00A218A1" w:rsidDel="00F343C9">
                <w:rPr>
                  <w:rFonts w:ascii="Verdana" w:hAnsi="Verdana"/>
                  <w:szCs w:val="22"/>
                </w:rPr>
                <w:delText>hakraborty</w:delText>
              </w:r>
            </w:del>
          </w:p>
        </w:tc>
        <w:tc>
          <w:tcPr>
            <w:tcW w:w="3227" w:type="dxa"/>
            <w:shd w:val="clear" w:color="auto" w:fill="FFFFFF" w:themeFill="background1"/>
          </w:tcPr>
          <w:p w:rsidR="00084E45" w:rsidDel="00F343C9" w:rsidP="002427D1" w:rsidRDefault="00084E45" w14:paraId="7365DB45" w14:textId="27B34436">
            <w:pPr>
              <w:pStyle w:val="RMBATable-Text"/>
              <w:snapToGrid w:val="0"/>
              <w:ind w:left="60"/>
              <w:rPr>
                <w:del w:author="Madan Lal (DHLeCS Blue Dart)" w:date="2023-07-15T13:33:00Z" w:id="40"/>
                <w:rFonts w:ascii="Verdana" w:hAnsi="Verdana"/>
                <w:szCs w:val="22"/>
              </w:rPr>
            </w:pPr>
            <w:del w:author="Madan Lal (DHLeCS Blue Dart)" w:date="2023-07-15T13:33:00Z" w:id="41">
              <w:r w:rsidDel="00F343C9">
                <w:rPr>
                  <w:rFonts w:ascii="Verdana" w:hAnsi="Verdana"/>
                  <w:szCs w:val="22"/>
                </w:rPr>
                <w:delText xml:space="preserve">Veiw Map API removed out of scope as per Blue Dart confirmation as received </w:delText>
              </w:r>
            </w:del>
          </w:p>
        </w:tc>
      </w:tr>
      <w:tr w:rsidRPr="00C04293" w:rsidR="00C708DC" w:rsidDel="00F343C9" w:rsidTr="00A76567" w14:paraId="254A9D02" w14:textId="1D11D7D4">
        <w:trPr>
          <w:cantSplit/>
          <w:trHeight w:val="85"/>
          <w:tblHeader/>
          <w:del w:author="Madan Lal (DHLeCS Blue Dart)" w:date="2023-07-15T13:33:00Z" w:id="42"/>
        </w:trPr>
        <w:tc>
          <w:tcPr>
            <w:tcW w:w="1147" w:type="dxa"/>
            <w:shd w:val="clear" w:color="auto" w:fill="FFFFFF" w:themeFill="background1"/>
          </w:tcPr>
          <w:p w:rsidR="00C708DC" w:rsidDel="00F343C9" w:rsidP="002427D1" w:rsidRDefault="00C708DC" w14:paraId="160C394C" w14:textId="02C1CEB5">
            <w:pPr>
              <w:pStyle w:val="RMBATable-Text"/>
              <w:snapToGrid w:val="0"/>
              <w:jc w:val="center"/>
              <w:rPr>
                <w:del w:author="Madan Lal (DHLeCS Blue Dart)" w:date="2023-07-15T13:33:00Z" w:id="43"/>
                <w:rFonts w:ascii="Verdana" w:hAnsi="Verdana"/>
                <w:szCs w:val="22"/>
              </w:rPr>
            </w:pPr>
            <w:del w:author="Madan Lal (DHLeCS Blue Dart)" w:date="2023-07-15T13:33:00Z" w:id="44">
              <w:r w:rsidDel="00F343C9">
                <w:rPr>
                  <w:rFonts w:ascii="Verdana" w:hAnsi="Verdana"/>
                  <w:szCs w:val="22"/>
                </w:rPr>
                <w:delText>1.2</w:delText>
              </w:r>
            </w:del>
          </w:p>
        </w:tc>
        <w:tc>
          <w:tcPr>
            <w:tcW w:w="1733" w:type="dxa"/>
            <w:shd w:val="clear" w:color="auto" w:fill="FFFFFF" w:themeFill="background1"/>
          </w:tcPr>
          <w:p w:rsidR="00C708DC" w:rsidDel="00F343C9" w:rsidP="002427D1" w:rsidRDefault="00C708DC" w14:paraId="6DFED9CB" w14:textId="5478FE96">
            <w:pPr>
              <w:pStyle w:val="RMBATable-Text"/>
              <w:snapToGrid w:val="0"/>
              <w:ind w:left="75"/>
              <w:rPr>
                <w:del w:author="Madan Lal (DHLeCS Blue Dart)" w:date="2023-07-15T13:33:00Z" w:id="45"/>
                <w:rFonts w:ascii="Verdana" w:hAnsi="Verdana"/>
                <w:szCs w:val="22"/>
              </w:rPr>
            </w:pPr>
            <w:del w:author="Madan Lal (DHLeCS Blue Dart)" w:date="2023-07-15T13:33:00Z" w:id="46">
              <w:r w:rsidDel="00F343C9">
                <w:rPr>
                  <w:rFonts w:ascii="Verdana" w:hAnsi="Verdana"/>
                  <w:szCs w:val="22"/>
                </w:rPr>
                <w:delText>24-Feb-2023</w:delText>
              </w:r>
            </w:del>
          </w:p>
        </w:tc>
        <w:tc>
          <w:tcPr>
            <w:tcW w:w="3413" w:type="dxa"/>
            <w:shd w:val="clear" w:color="auto" w:fill="FFFFFF" w:themeFill="background1"/>
          </w:tcPr>
          <w:p w:rsidR="00C708DC" w:rsidDel="00F343C9" w:rsidP="002427D1" w:rsidRDefault="00C708DC" w14:paraId="64F641FF" w14:textId="61EEB261">
            <w:pPr>
              <w:pStyle w:val="RMBATable-Text"/>
              <w:snapToGrid w:val="0"/>
              <w:ind w:left="60"/>
              <w:rPr>
                <w:del w:author="Madan Lal (DHLeCS Blue Dart)" w:date="2023-07-15T13:33:00Z" w:id="47"/>
                <w:rFonts w:ascii="Verdana" w:hAnsi="Verdana"/>
                <w:szCs w:val="22"/>
              </w:rPr>
            </w:pPr>
            <w:del w:author="Madan Lal (DHLeCS Blue Dart)" w:date="2023-07-15T13:33:00Z" w:id="48">
              <w:r w:rsidDel="00F343C9">
                <w:rPr>
                  <w:rFonts w:ascii="Verdana" w:hAnsi="Verdana"/>
                  <w:szCs w:val="22"/>
                </w:rPr>
                <w:delText>Manu Mishra</w:delText>
              </w:r>
            </w:del>
          </w:p>
        </w:tc>
        <w:tc>
          <w:tcPr>
            <w:tcW w:w="3227" w:type="dxa"/>
            <w:shd w:val="clear" w:color="auto" w:fill="FFFFFF" w:themeFill="background1"/>
          </w:tcPr>
          <w:p w:rsidR="00C708DC" w:rsidDel="00F343C9" w:rsidP="002427D1" w:rsidRDefault="00C708DC" w14:paraId="564EBA36" w14:textId="74347FA5">
            <w:pPr>
              <w:pStyle w:val="RMBATable-Text"/>
              <w:snapToGrid w:val="0"/>
              <w:ind w:left="60"/>
              <w:rPr>
                <w:del w:author="Madan Lal (DHLeCS Blue Dart)" w:date="2023-07-15T13:33:00Z" w:id="49"/>
                <w:rFonts w:ascii="Verdana" w:hAnsi="Verdana"/>
                <w:szCs w:val="22"/>
              </w:rPr>
            </w:pPr>
            <w:del w:author="Madan Lal (DHLeCS Blue Dart)" w:date="2023-07-15T13:33:00Z" w:id="50">
              <w:r w:rsidDel="00F343C9">
                <w:rPr>
                  <w:rFonts w:ascii="Verdana" w:hAnsi="Verdana"/>
                  <w:szCs w:val="22"/>
                </w:rPr>
                <w:delText>Open Points addition</w:delText>
              </w:r>
            </w:del>
          </w:p>
        </w:tc>
      </w:tr>
      <w:tr w:rsidRPr="00C04293" w:rsidR="003C09D0" w:rsidDel="00F343C9" w:rsidTr="00A76567" w14:paraId="35BC5E72" w14:textId="1C19B148">
        <w:trPr>
          <w:cantSplit/>
          <w:trHeight w:val="85"/>
          <w:tblHeader/>
          <w:del w:author="Madan Lal (DHLeCS Blue Dart)" w:date="2023-07-15T13:33:00Z" w:id="51"/>
        </w:trPr>
        <w:tc>
          <w:tcPr>
            <w:tcW w:w="1147" w:type="dxa"/>
            <w:shd w:val="clear" w:color="auto" w:fill="FFFFFF" w:themeFill="background1"/>
          </w:tcPr>
          <w:p w:rsidR="003C09D0" w:rsidDel="00F343C9" w:rsidP="002427D1" w:rsidRDefault="003C09D0" w14:paraId="46125DC9" w14:textId="7B3321AF">
            <w:pPr>
              <w:pStyle w:val="RMBATable-Text"/>
              <w:snapToGrid w:val="0"/>
              <w:jc w:val="center"/>
              <w:rPr>
                <w:del w:author="Madan Lal (DHLeCS Blue Dart)" w:date="2023-07-15T13:33:00Z" w:id="52"/>
                <w:rFonts w:ascii="Verdana" w:hAnsi="Verdana"/>
                <w:szCs w:val="22"/>
              </w:rPr>
            </w:pPr>
            <w:del w:author="Madan Lal (DHLeCS Blue Dart)" w:date="2023-07-15T13:33:00Z" w:id="53">
              <w:r w:rsidDel="00F343C9">
                <w:rPr>
                  <w:rFonts w:ascii="Verdana" w:hAnsi="Verdana"/>
                  <w:szCs w:val="22"/>
                </w:rPr>
                <w:delText>1.3</w:delText>
              </w:r>
            </w:del>
          </w:p>
        </w:tc>
        <w:tc>
          <w:tcPr>
            <w:tcW w:w="1733" w:type="dxa"/>
            <w:shd w:val="clear" w:color="auto" w:fill="FFFFFF" w:themeFill="background1"/>
          </w:tcPr>
          <w:p w:rsidR="003C09D0" w:rsidDel="00F343C9" w:rsidP="002427D1" w:rsidRDefault="003C09D0" w14:paraId="49A4CB4D" w14:textId="646801C7">
            <w:pPr>
              <w:pStyle w:val="RMBATable-Text"/>
              <w:snapToGrid w:val="0"/>
              <w:ind w:left="75"/>
              <w:rPr>
                <w:del w:author="Madan Lal (DHLeCS Blue Dart)" w:date="2023-07-15T13:33:00Z" w:id="54"/>
                <w:rFonts w:ascii="Verdana" w:hAnsi="Verdana"/>
                <w:szCs w:val="22"/>
              </w:rPr>
            </w:pPr>
            <w:del w:author="Madan Lal (DHLeCS Blue Dart)" w:date="2023-07-15T13:33:00Z" w:id="55">
              <w:r w:rsidDel="00F343C9">
                <w:rPr>
                  <w:rFonts w:ascii="Verdana" w:hAnsi="Verdana"/>
                  <w:szCs w:val="22"/>
                </w:rPr>
                <w:delText>24-Feb-2023</w:delText>
              </w:r>
            </w:del>
          </w:p>
        </w:tc>
        <w:tc>
          <w:tcPr>
            <w:tcW w:w="3413" w:type="dxa"/>
            <w:shd w:val="clear" w:color="auto" w:fill="FFFFFF" w:themeFill="background1"/>
          </w:tcPr>
          <w:p w:rsidR="003C09D0" w:rsidDel="00F343C9" w:rsidP="002427D1" w:rsidRDefault="003C09D0" w14:paraId="5218164C" w14:textId="3200AFA8">
            <w:pPr>
              <w:pStyle w:val="RMBATable-Text"/>
              <w:snapToGrid w:val="0"/>
              <w:ind w:left="60"/>
              <w:rPr>
                <w:del w:author="Madan Lal (DHLeCS Blue Dart)" w:date="2023-07-15T13:33:00Z" w:id="56"/>
                <w:rFonts w:ascii="Verdana" w:hAnsi="Verdana"/>
                <w:szCs w:val="22"/>
              </w:rPr>
            </w:pPr>
            <w:del w:author="Madan Lal (DHLeCS Blue Dart)" w:date="2023-07-15T13:33:00Z" w:id="57">
              <w:r w:rsidDel="00F343C9">
                <w:rPr>
                  <w:rFonts w:ascii="Verdana" w:hAnsi="Verdana"/>
                  <w:szCs w:val="22"/>
                </w:rPr>
                <w:delText>Manu Mishra</w:delText>
              </w:r>
            </w:del>
          </w:p>
        </w:tc>
        <w:tc>
          <w:tcPr>
            <w:tcW w:w="3227" w:type="dxa"/>
            <w:shd w:val="clear" w:color="auto" w:fill="FFFFFF" w:themeFill="background1"/>
          </w:tcPr>
          <w:p w:rsidR="003C09D0" w:rsidDel="00F343C9" w:rsidP="003C09D0" w:rsidRDefault="003C09D0" w14:paraId="011C4CD6" w14:textId="6F153831">
            <w:pPr>
              <w:pStyle w:val="RMBATable-Text"/>
              <w:snapToGrid w:val="0"/>
              <w:rPr>
                <w:del w:author="Madan Lal (DHLeCS Blue Dart)" w:date="2023-07-15T13:33:00Z" w:id="58"/>
                <w:rFonts w:ascii="Verdana" w:hAnsi="Verdana"/>
                <w:szCs w:val="22"/>
              </w:rPr>
            </w:pPr>
            <w:del w:author="Madan Lal (DHLeCS Blue Dart)" w:date="2023-07-15T13:33:00Z" w:id="59">
              <w:r w:rsidDel="00F343C9">
                <w:rPr>
                  <w:rFonts w:ascii="Verdana" w:hAnsi="Verdana"/>
                  <w:szCs w:val="22"/>
                </w:rPr>
                <w:delText>Validation scope update</w:delText>
              </w:r>
              <w:r w:rsidDel="00F343C9" w:rsidR="00D260B5">
                <w:rPr>
                  <w:rFonts w:ascii="Verdana" w:hAnsi="Verdana"/>
                  <w:szCs w:val="22"/>
                </w:rPr>
                <w:delText>d under assumptions</w:delText>
              </w:r>
              <w:r w:rsidDel="00F343C9">
                <w:rPr>
                  <w:rFonts w:ascii="Verdana" w:hAnsi="Verdana"/>
                  <w:szCs w:val="22"/>
                </w:rPr>
                <w:delText xml:space="preserve"> point </w:delText>
              </w:r>
              <w:r w:rsidDel="00F343C9" w:rsidR="00D260B5">
                <w:rPr>
                  <w:rFonts w:ascii="Verdana" w:hAnsi="Verdana"/>
                  <w:szCs w:val="22"/>
                </w:rPr>
                <w:delText>number 8 &amp; 9</w:delText>
              </w:r>
            </w:del>
          </w:p>
        </w:tc>
      </w:tr>
      <w:tr w:rsidRPr="00C04293" w:rsidR="007906FE" w:rsidDel="00F343C9" w:rsidTr="00A76567" w14:paraId="6BA84555" w14:textId="32E24F5F">
        <w:trPr>
          <w:cantSplit/>
          <w:trHeight w:val="85"/>
          <w:tblHeader/>
          <w:del w:author="Madan Lal (DHLeCS Blue Dart)" w:date="2023-07-15T13:33:00Z" w:id="60"/>
        </w:trPr>
        <w:tc>
          <w:tcPr>
            <w:tcW w:w="1147" w:type="dxa"/>
            <w:shd w:val="clear" w:color="auto" w:fill="FFFFFF" w:themeFill="background1"/>
          </w:tcPr>
          <w:p w:rsidR="007906FE" w:rsidDel="00F343C9" w:rsidP="002427D1" w:rsidRDefault="007906FE" w14:paraId="1BF87CC6" w14:textId="055C82CE">
            <w:pPr>
              <w:pStyle w:val="RMBATable-Text"/>
              <w:snapToGrid w:val="0"/>
              <w:jc w:val="center"/>
              <w:rPr>
                <w:del w:author="Madan Lal (DHLeCS Blue Dart)" w:date="2023-07-15T13:33:00Z" w:id="61"/>
                <w:rFonts w:ascii="Verdana" w:hAnsi="Verdana"/>
                <w:szCs w:val="22"/>
              </w:rPr>
            </w:pPr>
            <w:del w:author="Madan Lal (DHLeCS Blue Dart)" w:date="2023-07-15T13:33:00Z" w:id="62">
              <w:r w:rsidDel="00F343C9">
                <w:rPr>
                  <w:rFonts w:ascii="Verdana" w:hAnsi="Verdana"/>
                  <w:szCs w:val="22"/>
                </w:rPr>
                <w:delText>1.4</w:delText>
              </w:r>
            </w:del>
          </w:p>
        </w:tc>
        <w:tc>
          <w:tcPr>
            <w:tcW w:w="1733" w:type="dxa"/>
            <w:shd w:val="clear" w:color="auto" w:fill="FFFFFF" w:themeFill="background1"/>
          </w:tcPr>
          <w:p w:rsidR="007906FE" w:rsidDel="00F343C9" w:rsidP="002427D1" w:rsidRDefault="007906FE" w14:paraId="26D7893B" w14:textId="6EDD1356">
            <w:pPr>
              <w:pStyle w:val="RMBATable-Text"/>
              <w:snapToGrid w:val="0"/>
              <w:ind w:left="75"/>
              <w:rPr>
                <w:del w:author="Madan Lal (DHLeCS Blue Dart)" w:date="2023-07-15T13:33:00Z" w:id="63"/>
                <w:rFonts w:ascii="Verdana" w:hAnsi="Verdana"/>
                <w:szCs w:val="22"/>
              </w:rPr>
            </w:pPr>
            <w:del w:author="Madan Lal (DHLeCS Blue Dart)" w:date="2023-07-15T13:33:00Z" w:id="64">
              <w:r w:rsidDel="00F343C9">
                <w:rPr>
                  <w:rFonts w:ascii="Verdana" w:hAnsi="Verdana"/>
                  <w:szCs w:val="22"/>
                </w:rPr>
                <w:delText>02-Mar</w:delText>
              </w:r>
              <w:r w:rsidDel="00F343C9" w:rsidR="00A76567">
                <w:rPr>
                  <w:rFonts w:ascii="Verdana" w:hAnsi="Verdana"/>
                  <w:szCs w:val="22"/>
                </w:rPr>
                <w:delText>2023</w:delText>
              </w:r>
            </w:del>
          </w:p>
        </w:tc>
        <w:tc>
          <w:tcPr>
            <w:tcW w:w="3413" w:type="dxa"/>
            <w:shd w:val="clear" w:color="auto" w:fill="FFFFFF" w:themeFill="background1"/>
          </w:tcPr>
          <w:p w:rsidR="007906FE" w:rsidDel="00F343C9" w:rsidP="002427D1" w:rsidRDefault="007906FE" w14:paraId="35B852FB" w14:textId="3AE94820">
            <w:pPr>
              <w:pStyle w:val="RMBATable-Text"/>
              <w:snapToGrid w:val="0"/>
              <w:ind w:left="60"/>
              <w:rPr>
                <w:del w:author="Madan Lal (DHLeCS Blue Dart)" w:date="2023-07-15T13:33:00Z" w:id="65"/>
                <w:rFonts w:ascii="Verdana" w:hAnsi="Verdana"/>
                <w:szCs w:val="22"/>
              </w:rPr>
            </w:pPr>
            <w:del w:author="Madan Lal (DHLeCS Blue Dart)" w:date="2023-07-15T13:33:00Z" w:id="66">
              <w:r w:rsidDel="00F343C9">
                <w:rPr>
                  <w:rFonts w:ascii="Verdana" w:hAnsi="Verdana"/>
                  <w:szCs w:val="22"/>
                </w:rPr>
                <w:delText>Manu Mishra</w:delText>
              </w:r>
            </w:del>
          </w:p>
        </w:tc>
        <w:tc>
          <w:tcPr>
            <w:tcW w:w="3227" w:type="dxa"/>
            <w:shd w:val="clear" w:color="auto" w:fill="FFFFFF" w:themeFill="background1"/>
          </w:tcPr>
          <w:p w:rsidR="007906FE" w:rsidDel="00F343C9" w:rsidP="003C09D0" w:rsidRDefault="007906FE" w14:paraId="42B92904" w14:textId="1CB1072B">
            <w:pPr>
              <w:pStyle w:val="RMBATable-Text"/>
              <w:snapToGrid w:val="0"/>
              <w:rPr>
                <w:del w:author="Madan Lal (DHLeCS Blue Dart)" w:date="2023-07-15T13:33:00Z" w:id="67"/>
                <w:rFonts w:ascii="Verdana" w:hAnsi="Verdana"/>
                <w:szCs w:val="22"/>
              </w:rPr>
            </w:pPr>
            <w:del w:author="Madan Lal (DHLeCS Blue Dart)" w:date="2023-07-15T13:33:00Z" w:id="68">
              <w:r w:rsidDel="00F343C9">
                <w:rPr>
                  <w:rFonts w:ascii="Verdana" w:hAnsi="Verdana"/>
                  <w:szCs w:val="22"/>
                </w:rPr>
                <w:delText>DHL Drupal Portal usage confirmation</w:delText>
              </w:r>
              <w:r w:rsidDel="00F343C9" w:rsidR="00F35976">
                <w:rPr>
                  <w:rFonts w:ascii="Verdana" w:hAnsi="Verdana"/>
                  <w:szCs w:val="22"/>
                </w:rPr>
                <w:delText>.</w:delText>
              </w:r>
            </w:del>
          </w:p>
          <w:p w:rsidR="00F35976" w:rsidDel="00F343C9" w:rsidP="003C09D0" w:rsidRDefault="00F35976" w14:paraId="7B544A03" w14:textId="477A1E1E">
            <w:pPr>
              <w:pStyle w:val="RMBATable-Text"/>
              <w:snapToGrid w:val="0"/>
              <w:rPr>
                <w:del w:author="Madan Lal (DHLeCS Blue Dart)" w:date="2023-07-15T13:33:00Z" w:id="69"/>
                <w:rFonts w:ascii="Verdana" w:hAnsi="Verdana"/>
                <w:szCs w:val="22"/>
              </w:rPr>
            </w:pPr>
            <w:del w:author="Madan Lal (DHLeCS Blue Dart)" w:date="2023-07-15T13:33:00Z" w:id="70">
              <w:r w:rsidRPr="004120DA" w:rsidDel="00F343C9">
                <w:rPr>
                  <w:rFonts w:ascii="Verdana" w:hAnsi="Verdana"/>
                  <w:szCs w:val="22"/>
                </w:rPr>
                <w:delText>Point #19</w:delText>
              </w:r>
              <w:r w:rsidDel="00F343C9">
                <w:rPr>
                  <w:rFonts w:ascii="Verdana" w:hAnsi="Verdana"/>
                  <w:szCs w:val="22"/>
                </w:rPr>
                <w:delText xml:space="preserve"> </w:delText>
              </w:r>
              <w:r w:rsidDel="00F343C9" w:rsidR="004120DA">
                <w:rPr>
                  <w:rFonts w:ascii="Verdana" w:hAnsi="Verdana"/>
                  <w:szCs w:val="22"/>
                </w:rPr>
                <w:delText xml:space="preserve">on assumptions page is </w:delText>
              </w:r>
              <w:r w:rsidDel="00F343C9">
                <w:rPr>
                  <w:rFonts w:ascii="Verdana" w:hAnsi="Verdana"/>
                  <w:szCs w:val="22"/>
                </w:rPr>
                <w:delText>highlighted as DHL Durpal Dev teams responsibility</w:delText>
              </w:r>
            </w:del>
          </w:p>
        </w:tc>
      </w:tr>
      <w:tr w:rsidRPr="00C04293" w:rsidR="00567792" w:rsidDel="00F343C9" w:rsidTr="00A76567" w14:paraId="624A5971" w14:textId="22F78690">
        <w:trPr>
          <w:cantSplit/>
          <w:trHeight w:val="85"/>
          <w:tblHeader/>
          <w:del w:author="Madan Lal (DHLeCS Blue Dart)" w:date="2023-07-15T13:33:00Z" w:id="71"/>
        </w:trPr>
        <w:tc>
          <w:tcPr>
            <w:tcW w:w="1147" w:type="dxa"/>
            <w:shd w:val="clear" w:color="auto" w:fill="FFFFFF" w:themeFill="background1"/>
          </w:tcPr>
          <w:p w:rsidR="00567792" w:rsidDel="00F343C9" w:rsidP="002427D1" w:rsidRDefault="00567792" w14:paraId="66B91A54" w14:textId="72DC2BFE">
            <w:pPr>
              <w:pStyle w:val="RMBATable-Text"/>
              <w:snapToGrid w:val="0"/>
              <w:jc w:val="center"/>
              <w:rPr>
                <w:del w:author="Madan Lal (DHLeCS Blue Dart)" w:date="2023-07-15T13:33:00Z" w:id="72"/>
                <w:rFonts w:ascii="Verdana" w:hAnsi="Verdana"/>
                <w:szCs w:val="22"/>
              </w:rPr>
            </w:pPr>
            <w:del w:author="Madan Lal (DHLeCS Blue Dart)" w:date="2023-07-15T13:33:00Z" w:id="73">
              <w:r w:rsidDel="00F343C9">
                <w:rPr>
                  <w:rFonts w:ascii="Verdana" w:hAnsi="Verdana"/>
                  <w:szCs w:val="22"/>
                </w:rPr>
                <w:delText>1.5</w:delText>
              </w:r>
            </w:del>
          </w:p>
        </w:tc>
        <w:tc>
          <w:tcPr>
            <w:tcW w:w="1733" w:type="dxa"/>
            <w:shd w:val="clear" w:color="auto" w:fill="FFFFFF" w:themeFill="background1"/>
          </w:tcPr>
          <w:p w:rsidR="00567792" w:rsidDel="00F343C9" w:rsidP="002427D1" w:rsidRDefault="00567792" w14:paraId="6633F7C8" w14:textId="5FE25610">
            <w:pPr>
              <w:pStyle w:val="RMBATable-Text"/>
              <w:snapToGrid w:val="0"/>
              <w:ind w:left="75"/>
              <w:rPr>
                <w:del w:author="Madan Lal (DHLeCS Blue Dart)" w:date="2023-07-15T13:33:00Z" w:id="74"/>
                <w:rFonts w:ascii="Verdana" w:hAnsi="Verdana"/>
                <w:szCs w:val="22"/>
              </w:rPr>
            </w:pPr>
            <w:del w:author="Madan Lal (DHLeCS Blue Dart)" w:date="2023-07-15T13:33:00Z" w:id="75">
              <w:r w:rsidDel="00F343C9">
                <w:rPr>
                  <w:rFonts w:ascii="Verdana" w:hAnsi="Verdana"/>
                  <w:szCs w:val="22"/>
                </w:rPr>
                <w:delText>06-03-2023</w:delText>
              </w:r>
            </w:del>
          </w:p>
        </w:tc>
        <w:tc>
          <w:tcPr>
            <w:tcW w:w="3413" w:type="dxa"/>
            <w:shd w:val="clear" w:color="auto" w:fill="FFFFFF" w:themeFill="background1"/>
          </w:tcPr>
          <w:p w:rsidR="00567792" w:rsidDel="00F343C9" w:rsidP="002427D1" w:rsidRDefault="00567792" w14:paraId="72B5A9BE" w14:textId="43A12EC6">
            <w:pPr>
              <w:pStyle w:val="RMBATable-Text"/>
              <w:snapToGrid w:val="0"/>
              <w:ind w:left="60"/>
              <w:rPr>
                <w:del w:author="Madan Lal (DHLeCS Blue Dart)" w:date="2023-07-15T13:33:00Z" w:id="76"/>
                <w:rFonts w:ascii="Verdana" w:hAnsi="Verdana"/>
                <w:szCs w:val="22"/>
              </w:rPr>
            </w:pPr>
            <w:del w:author="Madan Lal (DHLeCS Blue Dart)" w:date="2023-07-15T13:33:00Z" w:id="77">
              <w:r w:rsidDel="00F343C9">
                <w:rPr>
                  <w:rFonts w:ascii="Verdana" w:hAnsi="Verdana"/>
                  <w:szCs w:val="22"/>
                </w:rPr>
                <w:delText>Manu Mishra</w:delText>
              </w:r>
            </w:del>
          </w:p>
        </w:tc>
        <w:tc>
          <w:tcPr>
            <w:tcW w:w="3227" w:type="dxa"/>
            <w:shd w:val="clear" w:color="auto" w:fill="FFFFFF" w:themeFill="background1"/>
          </w:tcPr>
          <w:p w:rsidR="009F4B54" w:rsidDel="00F343C9" w:rsidP="003C09D0" w:rsidRDefault="009F4B54" w14:paraId="05144B75" w14:textId="4CE51D07">
            <w:pPr>
              <w:pStyle w:val="RMBATable-Text"/>
              <w:snapToGrid w:val="0"/>
              <w:rPr>
                <w:del w:author="Madan Lal (DHLeCS Blue Dart)" w:date="2023-07-15T13:33:00Z" w:id="78"/>
                <w:rFonts w:ascii="Verdana" w:hAnsi="Verdana"/>
                <w:szCs w:val="22"/>
              </w:rPr>
            </w:pPr>
            <w:del w:author="Madan Lal (DHLeCS Blue Dart)" w:date="2023-07-15T13:33:00Z" w:id="79">
              <w:r w:rsidDel="00F343C9">
                <w:rPr>
                  <w:rFonts w:ascii="Verdana" w:hAnsi="Verdana"/>
                  <w:szCs w:val="22"/>
                </w:rPr>
                <w:delText xml:space="preserve">Open points regards to SOAP and multiple Rest variants </w:delText>
              </w:r>
              <w:r w:rsidRPr="00812C48" w:rsidDel="00F343C9">
                <w:rPr>
                  <w:rFonts w:ascii="Verdana" w:hAnsi="Verdana"/>
                  <w:b/>
                  <w:bCs/>
                  <w:szCs w:val="22"/>
                </w:rPr>
                <w:delText>closed</w:delText>
              </w:r>
              <w:r w:rsidDel="00F343C9">
                <w:rPr>
                  <w:rFonts w:ascii="Verdana" w:hAnsi="Verdana"/>
                  <w:szCs w:val="22"/>
                </w:rPr>
                <w:delText xml:space="preserve"> –</w:delText>
              </w:r>
            </w:del>
          </w:p>
          <w:p w:rsidR="00744E60" w:rsidDel="00F343C9" w:rsidP="005C414A" w:rsidRDefault="009F4B54" w14:paraId="5F11A59F" w14:textId="2A2E220A">
            <w:pPr>
              <w:pStyle w:val="RMBATable-Text"/>
              <w:numPr>
                <w:ilvl w:val="0"/>
                <w:numId w:val="37"/>
              </w:numPr>
              <w:snapToGrid w:val="0"/>
              <w:rPr>
                <w:del w:author="Madan Lal (DHLeCS Blue Dart)" w:date="2023-07-15T13:33:00Z" w:id="80"/>
                <w:rFonts w:ascii="Verdana" w:hAnsi="Verdana"/>
                <w:szCs w:val="22"/>
              </w:rPr>
            </w:pPr>
            <w:del w:author="Madan Lal (DHLeCS Blue Dart)" w:date="2023-07-15T13:33:00Z" w:id="81">
              <w:r w:rsidDel="00F343C9">
                <w:rPr>
                  <w:rFonts w:ascii="Verdana" w:hAnsi="Verdana"/>
                  <w:szCs w:val="22"/>
                </w:rPr>
                <w:delText>No SOAP variant required</w:delText>
              </w:r>
            </w:del>
          </w:p>
          <w:p w:rsidR="009F4B54" w:rsidDel="00F343C9" w:rsidP="005C414A" w:rsidRDefault="009F4B54" w14:paraId="3E3DC20E" w14:textId="217F128E">
            <w:pPr>
              <w:pStyle w:val="RMBATable-Text"/>
              <w:numPr>
                <w:ilvl w:val="0"/>
                <w:numId w:val="37"/>
              </w:numPr>
              <w:snapToGrid w:val="0"/>
              <w:rPr>
                <w:del w:author="Madan Lal (DHLeCS Blue Dart)" w:date="2023-07-15T13:33:00Z" w:id="82"/>
                <w:rFonts w:ascii="Verdana" w:hAnsi="Verdana"/>
                <w:szCs w:val="22"/>
              </w:rPr>
            </w:pPr>
            <w:del w:author="Madan Lal (DHLeCS Blue Dart)" w:date="2023-07-15T13:33:00Z" w:id="83">
              <w:r w:rsidDel="00F343C9">
                <w:rPr>
                  <w:rFonts w:ascii="Verdana" w:hAnsi="Verdana"/>
                  <w:szCs w:val="22"/>
                </w:rPr>
                <w:delText xml:space="preserve">Only </w:delText>
              </w:r>
              <w:r w:rsidDel="00F343C9" w:rsidR="00621CF9">
                <w:rPr>
                  <w:rFonts w:ascii="Verdana" w:hAnsi="Verdana"/>
                  <w:szCs w:val="22"/>
                </w:rPr>
                <w:delText xml:space="preserve">one </w:delText>
              </w:r>
              <w:r w:rsidDel="00F343C9">
                <w:rPr>
                  <w:rFonts w:ascii="Verdana" w:hAnsi="Verdana"/>
                  <w:szCs w:val="22"/>
                </w:rPr>
                <w:delText>Rest Version to be published</w:delText>
              </w:r>
              <w:r w:rsidDel="00F343C9" w:rsidR="005C414A">
                <w:rPr>
                  <w:rFonts w:ascii="Verdana" w:hAnsi="Verdana"/>
                  <w:szCs w:val="22"/>
                </w:rPr>
                <w:delText xml:space="preserve"> </w:delText>
              </w:r>
              <w:r w:rsidDel="00F343C9">
                <w:rPr>
                  <w:rFonts w:ascii="Verdana" w:hAnsi="Verdana"/>
                  <w:szCs w:val="22"/>
                </w:rPr>
                <w:delText>at DHL Drupal portal</w:delText>
              </w:r>
            </w:del>
          </w:p>
        </w:tc>
      </w:tr>
      <w:tr w:rsidRPr="00C04293" w:rsidR="003A1BDE" w:rsidDel="00F343C9" w:rsidTr="00A76567" w14:paraId="41F9559E" w14:textId="30A4C8C8">
        <w:trPr>
          <w:cantSplit/>
          <w:trHeight w:val="85"/>
          <w:tblHeader/>
          <w:del w:author="Madan Lal (DHLeCS Blue Dart)" w:date="2023-07-15T13:33:00Z" w:id="84"/>
        </w:trPr>
        <w:tc>
          <w:tcPr>
            <w:tcW w:w="1147" w:type="dxa"/>
            <w:shd w:val="clear" w:color="auto" w:fill="FFFFFF" w:themeFill="background1"/>
          </w:tcPr>
          <w:p w:rsidR="003A1BDE" w:rsidDel="00F343C9" w:rsidP="002427D1" w:rsidRDefault="003A1BDE" w14:paraId="6E57A924" w14:textId="3BD91C40">
            <w:pPr>
              <w:pStyle w:val="RMBATable-Text"/>
              <w:snapToGrid w:val="0"/>
              <w:jc w:val="center"/>
              <w:rPr>
                <w:del w:author="Madan Lal (DHLeCS Blue Dart)" w:date="2023-07-15T13:33:00Z" w:id="85"/>
                <w:rFonts w:ascii="Verdana" w:hAnsi="Verdana"/>
                <w:szCs w:val="22"/>
              </w:rPr>
            </w:pPr>
            <w:del w:author="Madan Lal (DHLeCS Blue Dart)" w:date="2023-07-15T13:33:00Z" w:id="86">
              <w:r w:rsidDel="00F343C9">
                <w:rPr>
                  <w:rFonts w:ascii="Verdana" w:hAnsi="Verdana"/>
                  <w:szCs w:val="22"/>
                </w:rPr>
                <w:delText>1.6</w:delText>
              </w:r>
            </w:del>
          </w:p>
        </w:tc>
        <w:tc>
          <w:tcPr>
            <w:tcW w:w="1733" w:type="dxa"/>
            <w:shd w:val="clear" w:color="auto" w:fill="FFFFFF" w:themeFill="background1"/>
          </w:tcPr>
          <w:p w:rsidR="003A1BDE" w:rsidDel="00F343C9" w:rsidP="002427D1" w:rsidRDefault="003A1BDE" w14:paraId="3400BD3E" w14:textId="71823423">
            <w:pPr>
              <w:pStyle w:val="RMBATable-Text"/>
              <w:snapToGrid w:val="0"/>
              <w:ind w:left="75"/>
              <w:rPr>
                <w:del w:author="Madan Lal (DHLeCS Blue Dart)" w:date="2023-07-15T13:33:00Z" w:id="87"/>
                <w:rFonts w:ascii="Verdana" w:hAnsi="Verdana"/>
                <w:szCs w:val="22"/>
              </w:rPr>
            </w:pPr>
            <w:del w:author="Madan Lal (DHLeCS Blue Dart)" w:date="2023-07-15T13:33:00Z" w:id="88">
              <w:r w:rsidDel="00F343C9">
                <w:rPr>
                  <w:rFonts w:ascii="Verdana" w:hAnsi="Verdana"/>
                  <w:szCs w:val="22"/>
                </w:rPr>
                <w:delText>08-03-2023</w:delText>
              </w:r>
            </w:del>
          </w:p>
        </w:tc>
        <w:tc>
          <w:tcPr>
            <w:tcW w:w="3413" w:type="dxa"/>
            <w:shd w:val="clear" w:color="auto" w:fill="FFFFFF" w:themeFill="background1"/>
          </w:tcPr>
          <w:p w:rsidR="003A1BDE" w:rsidDel="00F343C9" w:rsidP="002427D1" w:rsidRDefault="003A1BDE" w14:paraId="1B68D469" w14:textId="310B0A0C">
            <w:pPr>
              <w:pStyle w:val="RMBATable-Text"/>
              <w:snapToGrid w:val="0"/>
              <w:ind w:left="60"/>
              <w:rPr>
                <w:del w:author="Madan Lal (DHLeCS Blue Dart)" w:date="2023-07-15T13:33:00Z" w:id="89"/>
                <w:rFonts w:ascii="Verdana" w:hAnsi="Verdana"/>
                <w:szCs w:val="22"/>
              </w:rPr>
            </w:pPr>
            <w:del w:author="Madan Lal (DHLeCS Blue Dart)" w:date="2023-07-15T13:33:00Z" w:id="90">
              <w:r w:rsidDel="00F343C9">
                <w:rPr>
                  <w:rFonts w:ascii="Verdana" w:hAnsi="Verdana"/>
                  <w:szCs w:val="22"/>
                </w:rPr>
                <w:delText>Manu Mishra</w:delText>
              </w:r>
            </w:del>
          </w:p>
        </w:tc>
        <w:tc>
          <w:tcPr>
            <w:tcW w:w="3227" w:type="dxa"/>
            <w:shd w:val="clear" w:color="auto" w:fill="FFFFFF" w:themeFill="background1"/>
          </w:tcPr>
          <w:p w:rsidR="003A1BDE" w:rsidDel="00F343C9" w:rsidP="003C09D0" w:rsidRDefault="003A1BDE" w14:paraId="1FA96E4D" w14:textId="0B074312">
            <w:pPr>
              <w:pStyle w:val="RMBATable-Text"/>
              <w:snapToGrid w:val="0"/>
              <w:rPr>
                <w:del w:author="Madan Lal (DHLeCS Blue Dart)" w:date="2023-07-15T13:33:00Z" w:id="91"/>
                <w:rFonts w:ascii="Verdana" w:hAnsi="Verdana"/>
                <w:szCs w:val="22"/>
              </w:rPr>
            </w:pPr>
            <w:del w:author="Madan Lal (DHLeCS Blue Dart)" w:date="2023-07-15T13:33:00Z" w:id="92">
              <w:r w:rsidDel="00F343C9">
                <w:rPr>
                  <w:rFonts w:ascii="Verdana" w:hAnsi="Verdana"/>
                  <w:szCs w:val="22"/>
                </w:rPr>
                <w:delText xml:space="preserve">DHL Drupal portal reference updated </w:delText>
              </w:r>
              <w:r w:rsidDel="00F343C9" w:rsidR="00084AFF">
                <w:rPr>
                  <w:rFonts w:ascii="Verdana" w:hAnsi="Verdana"/>
                  <w:szCs w:val="22"/>
                </w:rPr>
                <w:delText xml:space="preserve">in sections </w:delText>
              </w:r>
              <w:r w:rsidDel="00F343C9" w:rsidR="00014574">
                <w:rPr>
                  <w:rFonts w:ascii="Verdana" w:hAnsi="Verdana"/>
                  <w:szCs w:val="22"/>
                </w:rPr>
                <w:delText>having</w:delText>
              </w:r>
              <w:r w:rsidDel="00F343C9" w:rsidR="00084AFF">
                <w:rPr>
                  <w:rFonts w:ascii="Verdana" w:hAnsi="Verdana"/>
                  <w:szCs w:val="22"/>
                </w:rPr>
                <w:delText xml:space="preserve"> </w:delText>
              </w:r>
              <w:r w:rsidDel="00F343C9" w:rsidR="00881749">
                <w:rPr>
                  <w:rFonts w:ascii="Verdana" w:hAnsi="Verdana"/>
                  <w:szCs w:val="22"/>
                </w:rPr>
                <w:delText>APIGEE developer portal reference.</w:delText>
              </w:r>
            </w:del>
          </w:p>
        </w:tc>
      </w:tr>
      <w:tr w:rsidRPr="00C04293" w:rsidR="00C40D8F" w:rsidDel="00F343C9" w:rsidTr="00A76567" w14:paraId="7D08991D" w14:textId="507D3371">
        <w:trPr>
          <w:cantSplit/>
          <w:trHeight w:val="85"/>
          <w:tblHeader/>
          <w:del w:author="Madan Lal (DHLeCS Blue Dart)" w:date="2023-07-15T13:33:00Z" w:id="93"/>
        </w:trPr>
        <w:tc>
          <w:tcPr>
            <w:tcW w:w="1147" w:type="dxa"/>
            <w:shd w:val="clear" w:color="auto" w:fill="FFFFFF" w:themeFill="background1"/>
          </w:tcPr>
          <w:p w:rsidR="00C40D8F" w:rsidDel="00F343C9" w:rsidP="002427D1" w:rsidRDefault="00C40D8F" w14:paraId="6197E4B1" w14:textId="61E3D9D9">
            <w:pPr>
              <w:pStyle w:val="RMBATable-Text"/>
              <w:snapToGrid w:val="0"/>
              <w:jc w:val="center"/>
              <w:rPr>
                <w:del w:author="Madan Lal (DHLeCS Blue Dart)" w:date="2023-07-15T13:33:00Z" w:id="94"/>
                <w:rFonts w:ascii="Verdana" w:hAnsi="Verdana"/>
                <w:szCs w:val="22"/>
              </w:rPr>
            </w:pPr>
            <w:del w:author="Madan Lal (DHLeCS Blue Dart)" w:date="2023-07-15T13:33:00Z" w:id="95">
              <w:r w:rsidDel="00F343C9">
                <w:rPr>
                  <w:rFonts w:ascii="Verdana" w:hAnsi="Verdana"/>
                  <w:szCs w:val="22"/>
                </w:rPr>
                <w:delText>1.7</w:delText>
              </w:r>
            </w:del>
          </w:p>
        </w:tc>
        <w:tc>
          <w:tcPr>
            <w:tcW w:w="1733" w:type="dxa"/>
            <w:shd w:val="clear" w:color="auto" w:fill="FFFFFF" w:themeFill="background1"/>
          </w:tcPr>
          <w:p w:rsidR="00C40D8F" w:rsidDel="00F343C9" w:rsidP="002427D1" w:rsidRDefault="00C40D8F" w14:paraId="1B2D54F6" w14:textId="32034FE6">
            <w:pPr>
              <w:pStyle w:val="RMBATable-Text"/>
              <w:snapToGrid w:val="0"/>
              <w:ind w:left="75"/>
              <w:rPr>
                <w:del w:author="Madan Lal (DHLeCS Blue Dart)" w:date="2023-07-15T13:33:00Z" w:id="96"/>
                <w:rFonts w:ascii="Verdana" w:hAnsi="Verdana"/>
                <w:szCs w:val="22"/>
              </w:rPr>
            </w:pPr>
            <w:del w:author="Madan Lal (DHLeCS Blue Dart)" w:date="2023-07-15T13:33:00Z" w:id="97">
              <w:r w:rsidDel="00F343C9">
                <w:rPr>
                  <w:rFonts w:ascii="Verdana" w:hAnsi="Verdana"/>
                  <w:szCs w:val="22"/>
                </w:rPr>
                <w:delText>05-04-2023</w:delText>
              </w:r>
            </w:del>
          </w:p>
        </w:tc>
        <w:tc>
          <w:tcPr>
            <w:tcW w:w="3413" w:type="dxa"/>
            <w:shd w:val="clear" w:color="auto" w:fill="FFFFFF" w:themeFill="background1"/>
          </w:tcPr>
          <w:p w:rsidR="00C40D8F" w:rsidDel="00F343C9" w:rsidP="002427D1" w:rsidRDefault="00C40D8F" w14:paraId="3521221B" w14:textId="244A95E3">
            <w:pPr>
              <w:pStyle w:val="RMBATable-Text"/>
              <w:snapToGrid w:val="0"/>
              <w:ind w:left="60"/>
              <w:rPr>
                <w:del w:author="Madan Lal (DHLeCS Blue Dart)" w:date="2023-07-15T13:33:00Z" w:id="98"/>
                <w:rFonts w:ascii="Verdana" w:hAnsi="Verdana"/>
                <w:szCs w:val="22"/>
              </w:rPr>
            </w:pPr>
            <w:del w:author="Madan Lal (DHLeCS Blue Dart)" w:date="2023-07-15T13:33:00Z" w:id="99">
              <w:r w:rsidDel="00F343C9">
                <w:rPr>
                  <w:rFonts w:ascii="Verdana" w:hAnsi="Verdana"/>
                  <w:szCs w:val="22"/>
                </w:rPr>
                <w:delText xml:space="preserve">Sanghita </w:delText>
              </w:r>
            </w:del>
          </w:p>
        </w:tc>
        <w:tc>
          <w:tcPr>
            <w:tcW w:w="3227" w:type="dxa"/>
            <w:shd w:val="clear" w:color="auto" w:fill="FFFFFF" w:themeFill="background1"/>
          </w:tcPr>
          <w:p w:rsidR="00C40D8F" w:rsidDel="00F343C9" w:rsidP="003C09D0" w:rsidRDefault="00C40D8F" w14:paraId="53263D40" w14:textId="02C16646">
            <w:pPr>
              <w:pStyle w:val="RMBATable-Text"/>
              <w:snapToGrid w:val="0"/>
              <w:rPr>
                <w:del w:author="Madan Lal (DHLeCS Blue Dart)" w:date="2023-07-15T13:33:00Z" w:id="100"/>
                <w:rFonts w:ascii="Verdana" w:hAnsi="Verdana"/>
                <w:szCs w:val="22"/>
              </w:rPr>
            </w:pPr>
            <w:del w:author="Madan Lal (DHLeCS Blue Dart)" w:date="2023-07-15T13:33:00Z" w:id="101">
              <w:r w:rsidDel="00F343C9">
                <w:rPr>
                  <w:rFonts w:ascii="Verdana" w:hAnsi="Verdana"/>
                  <w:szCs w:val="22"/>
                </w:rPr>
                <w:delText>JWT token usage detail update. Status code handling in case of business errors</w:delText>
              </w:r>
            </w:del>
          </w:p>
        </w:tc>
      </w:tr>
      <w:tr w:rsidRPr="00C04293" w:rsidR="003323F3" w:rsidDel="00F343C9" w:rsidTr="00A76567" w14:paraId="6CC21FE5" w14:textId="731BB6C3">
        <w:trPr>
          <w:cantSplit/>
          <w:trHeight w:val="85"/>
          <w:tblHeader/>
          <w:ins w:author="Sanghita Chakraborty2" w:date="2023-04-05T11:56:00Z" w:id="102"/>
          <w:del w:author="Madan Lal (DHLeCS Blue Dart)" w:date="2023-07-15T13:33:00Z" w:id="103"/>
        </w:trPr>
        <w:tc>
          <w:tcPr>
            <w:tcW w:w="1147" w:type="dxa"/>
            <w:shd w:val="clear" w:color="auto" w:fill="FFFFFF" w:themeFill="background1"/>
          </w:tcPr>
          <w:p w:rsidR="003323F3" w:rsidDel="00F343C9" w:rsidP="003323F3" w:rsidRDefault="003323F3" w14:paraId="7872782B" w14:textId="0E9F06C4">
            <w:pPr>
              <w:pStyle w:val="RMBATable-Text"/>
              <w:snapToGrid w:val="0"/>
              <w:jc w:val="center"/>
              <w:rPr>
                <w:ins w:author="Sanghita Chakraborty2" w:date="2023-04-05T11:56:00Z" w:id="104"/>
                <w:del w:author="Madan Lal (DHLeCS Blue Dart)" w:date="2023-07-15T13:33:00Z" w:id="105"/>
                <w:rFonts w:ascii="Verdana" w:hAnsi="Verdana"/>
                <w:szCs w:val="22"/>
              </w:rPr>
            </w:pPr>
            <w:ins w:author="Sanghita Chakraborty2" w:date="2023-04-05T11:56:00Z" w:id="106">
              <w:del w:author="Madan Lal (DHLeCS Blue Dart)" w:date="2023-07-15T13:33:00Z" w:id="107">
                <w:r w:rsidDel="00F343C9">
                  <w:rPr>
                    <w:rFonts w:ascii="Verdana" w:hAnsi="Verdana"/>
                    <w:szCs w:val="22"/>
                  </w:rPr>
                  <w:delText>1.8</w:delText>
                </w:r>
              </w:del>
            </w:ins>
          </w:p>
        </w:tc>
        <w:tc>
          <w:tcPr>
            <w:tcW w:w="1733" w:type="dxa"/>
            <w:shd w:val="clear" w:color="auto" w:fill="FFFFFF" w:themeFill="background1"/>
          </w:tcPr>
          <w:p w:rsidR="003323F3" w:rsidDel="00F343C9" w:rsidP="003323F3" w:rsidRDefault="003323F3" w14:paraId="5A78FAC3" w14:textId="143726F4">
            <w:pPr>
              <w:pStyle w:val="RMBATable-Text"/>
              <w:snapToGrid w:val="0"/>
              <w:ind w:left="75"/>
              <w:rPr>
                <w:ins w:author="Sanghita Chakraborty2" w:date="2023-04-05T11:56:00Z" w:id="108"/>
                <w:del w:author="Madan Lal (DHLeCS Blue Dart)" w:date="2023-07-15T13:33:00Z" w:id="109"/>
                <w:rFonts w:ascii="Verdana" w:hAnsi="Verdana"/>
                <w:szCs w:val="22"/>
              </w:rPr>
            </w:pPr>
            <w:ins w:author="Sanghita Chakraborty2" w:date="2023-04-05T11:56:00Z" w:id="110">
              <w:del w:author="Madan Lal (DHLeCS Blue Dart)" w:date="2023-07-15T13:33:00Z" w:id="111">
                <w:r w:rsidDel="00F343C9">
                  <w:rPr>
                    <w:rFonts w:ascii="Verdana" w:hAnsi="Verdana"/>
                    <w:szCs w:val="22"/>
                  </w:rPr>
                  <w:delText>05-04-2023</w:delText>
                </w:r>
              </w:del>
            </w:ins>
          </w:p>
        </w:tc>
        <w:tc>
          <w:tcPr>
            <w:tcW w:w="3413" w:type="dxa"/>
            <w:shd w:val="clear" w:color="auto" w:fill="FFFFFF" w:themeFill="background1"/>
          </w:tcPr>
          <w:p w:rsidR="003323F3" w:rsidDel="00F343C9" w:rsidP="003323F3" w:rsidRDefault="003323F3" w14:paraId="6E38EF77" w14:textId="407A6BC1">
            <w:pPr>
              <w:pStyle w:val="RMBATable-Text"/>
              <w:snapToGrid w:val="0"/>
              <w:ind w:left="60"/>
              <w:rPr>
                <w:ins w:author="Sanghita Chakraborty2" w:date="2023-04-05T11:56:00Z" w:id="112"/>
                <w:del w:author="Madan Lal (DHLeCS Blue Dart)" w:date="2023-07-15T13:33:00Z" w:id="113"/>
                <w:rFonts w:ascii="Verdana" w:hAnsi="Verdana"/>
                <w:szCs w:val="22"/>
              </w:rPr>
            </w:pPr>
            <w:ins w:author="Sanghita Chakraborty2" w:date="2023-04-05T11:56:00Z" w:id="114">
              <w:del w:author="Madan Lal (DHLeCS Blue Dart)" w:date="2023-07-15T13:33:00Z" w:id="115">
                <w:r w:rsidDel="00F343C9">
                  <w:rPr>
                    <w:rFonts w:ascii="Verdana" w:hAnsi="Verdana"/>
                    <w:szCs w:val="22"/>
                  </w:rPr>
                  <w:delText xml:space="preserve">Sanghita </w:delText>
                </w:r>
              </w:del>
            </w:ins>
          </w:p>
        </w:tc>
        <w:tc>
          <w:tcPr>
            <w:tcW w:w="3227" w:type="dxa"/>
            <w:shd w:val="clear" w:color="auto" w:fill="FFFFFF" w:themeFill="background1"/>
          </w:tcPr>
          <w:p w:rsidR="003323F3" w:rsidDel="00F343C9" w:rsidP="003323F3" w:rsidRDefault="003323F3" w14:paraId="1947A643" w14:textId="034E6F97">
            <w:pPr>
              <w:pStyle w:val="RMBATable-Text"/>
              <w:snapToGrid w:val="0"/>
              <w:rPr>
                <w:ins w:author="Sanghita Chakraborty2" w:date="2023-04-05T11:56:00Z" w:id="116"/>
                <w:del w:author="Madan Lal (DHLeCS Blue Dart)" w:date="2023-07-15T13:33:00Z" w:id="117"/>
                <w:rFonts w:ascii="Verdana" w:hAnsi="Verdana"/>
                <w:szCs w:val="22"/>
              </w:rPr>
            </w:pPr>
            <w:ins w:author="Sanghita Chakraborty2" w:date="2023-04-05T11:56:00Z" w:id="118">
              <w:del w:author="Madan Lal (DHLeCS Blue Dart)" w:date="2023-07-15T13:33:00Z" w:id="119">
                <w:r w:rsidDel="00F343C9">
                  <w:rPr>
                    <w:rFonts w:ascii="Verdana" w:hAnsi="Verdana"/>
                    <w:szCs w:val="22"/>
                  </w:rPr>
                  <w:delText>JWT token expiration</w:delText>
                </w:r>
              </w:del>
            </w:ins>
          </w:p>
        </w:tc>
      </w:tr>
    </w:tbl>
    <w:p w:rsidRPr="002D56BE" w:rsidR="009F4281" w:rsidDel="00F343C9" w:rsidRDefault="009F4281" w14:paraId="02B6438F" w14:textId="093F5EEA">
      <w:pPr>
        <w:pStyle w:val="RMBAFrontmatter"/>
        <w:ind w:left="0" w:right="90"/>
        <w:jc w:val="both"/>
        <w:rPr>
          <w:del w:author="Madan Lal (DHLeCS Blue Dart)" w:date="2023-07-15T13:33:00Z" w:id="120"/>
          <w:rFonts w:asciiTheme="minorHAnsi" w:hAnsiTheme="minorHAnsi"/>
          <w:sz w:val="22"/>
          <w:szCs w:val="22"/>
        </w:rPr>
      </w:pPr>
    </w:p>
    <w:p w:rsidR="009B0942" w:rsidDel="00F343C9" w:rsidP="00002D2E" w:rsidRDefault="009B0942" w14:paraId="0420EF6D" w14:textId="5F28FC2A">
      <w:pPr>
        <w:numPr>
          <w:ilvl w:val="2"/>
          <w:numId w:val="0"/>
        </w:numPr>
        <w:rPr>
          <w:del w:author="Madan Lal (DHLeCS Blue Dart)" w:date="2023-07-15T13:33:00Z" w:id="121"/>
          <w:rFonts w:ascii="Verdana" w:hAnsi="Verdana"/>
          <w:b/>
          <w:sz w:val="20"/>
        </w:rPr>
      </w:pPr>
    </w:p>
    <w:p w:rsidR="009B0942" w:rsidDel="00F343C9" w:rsidP="00002D2E" w:rsidRDefault="009B0942" w14:paraId="25D5B8D5" w14:textId="425ECA33">
      <w:pPr>
        <w:numPr>
          <w:ilvl w:val="2"/>
          <w:numId w:val="0"/>
        </w:numPr>
        <w:rPr>
          <w:del w:author="Madan Lal (DHLeCS Blue Dart)" w:date="2023-07-15T13:33:00Z" w:id="122"/>
          <w:rFonts w:ascii="Verdana" w:hAnsi="Verdana"/>
          <w:b/>
          <w:sz w:val="20"/>
        </w:rPr>
      </w:pPr>
    </w:p>
    <w:p w:rsidR="009B0942" w:rsidDel="00F343C9" w:rsidP="00002D2E" w:rsidRDefault="009B0942" w14:paraId="611A6E9B" w14:textId="497FD26E">
      <w:pPr>
        <w:numPr>
          <w:ilvl w:val="2"/>
          <w:numId w:val="0"/>
        </w:numPr>
        <w:rPr>
          <w:del w:author="Madan Lal (DHLeCS Blue Dart)" w:date="2023-07-15T13:33:00Z" w:id="123"/>
          <w:rFonts w:ascii="Verdana" w:hAnsi="Verdana"/>
          <w:b/>
          <w:sz w:val="20"/>
        </w:rPr>
      </w:pPr>
    </w:p>
    <w:p w:rsidR="009B0942" w:rsidDel="00F343C9" w:rsidP="00002D2E" w:rsidRDefault="009B0942" w14:paraId="2818C314" w14:textId="47B89FE0">
      <w:pPr>
        <w:numPr>
          <w:ilvl w:val="2"/>
          <w:numId w:val="0"/>
        </w:numPr>
        <w:rPr>
          <w:del w:author="Madan Lal (DHLeCS Blue Dart)" w:date="2023-07-15T13:33:00Z" w:id="124"/>
          <w:rFonts w:ascii="Verdana" w:hAnsi="Verdana"/>
          <w:b/>
          <w:sz w:val="20"/>
        </w:rPr>
      </w:pPr>
    </w:p>
    <w:p w:rsidRPr="00824327" w:rsidR="009F4281" w:rsidDel="00F343C9" w:rsidP="00002D2E" w:rsidRDefault="00A46E4B" w14:paraId="254A75E1" w14:textId="1CFDC7B9">
      <w:pPr>
        <w:numPr>
          <w:ilvl w:val="2"/>
          <w:numId w:val="0"/>
        </w:numPr>
        <w:rPr>
          <w:del w:author="Madan Lal (DHLeCS Blue Dart)" w:date="2023-07-15T13:33:00Z" w:id="125"/>
          <w:rFonts w:ascii="Verdana" w:hAnsi="Verdana"/>
          <w:b/>
          <w:sz w:val="20"/>
        </w:rPr>
      </w:pPr>
      <w:del w:author="Madan Lal (DHLeCS Blue Dart)" w:date="2023-07-15T13:33:00Z" w:id="126">
        <w:r w:rsidRPr="00824327" w:rsidDel="00F343C9">
          <w:rPr>
            <w:rFonts w:ascii="Verdana" w:hAnsi="Verdana"/>
            <w:b/>
            <w:sz w:val="20"/>
          </w:rPr>
          <w:delText>Approvals</w:delText>
        </w:r>
      </w:del>
    </w:p>
    <w:tbl>
      <w:tblPr>
        <w:tblW w:w="9450" w:type="dxa"/>
        <w:tblInd w:w="112" w:type="dxa"/>
        <w:tblBorders>
          <w:top w:val="single" w:color="215868" w:themeColor="accent5" w:themeShade="80" w:sz="4" w:space="0"/>
          <w:left w:val="single" w:color="215868" w:themeColor="accent5" w:themeShade="80" w:sz="4" w:space="0"/>
          <w:bottom w:val="single" w:color="215868" w:themeColor="accent5" w:themeShade="80" w:sz="4" w:space="0"/>
          <w:right w:val="single" w:color="215868" w:themeColor="accent5" w:themeShade="80" w:sz="4" w:space="0"/>
          <w:insideH w:val="single" w:color="215868" w:themeColor="accent5" w:themeShade="80" w:sz="4" w:space="0"/>
          <w:insideV w:val="single" w:color="215868" w:themeColor="accent5" w:themeShade="80" w:sz="4" w:space="0"/>
        </w:tblBorders>
        <w:tblLayout w:type="fixed"/>
        <w:tblCellMar>
          <w:left w:w="0" w:type="dxa"/>
          <w:right w:w="0" w:type="dxa"/>
        </w:tblCellMar>
        <w:tblLook w:val="0000" w:firstRow="0" w:lastRow="0" w:firstColumn="0" w:lastColumn="0" w:noHBand="0" w:noVBand="0"/>
      </w:tblPr>
      <w:tblGrid>
        <w:gridCol w:w="2853"/>
        <w:gridCol w:w="3748"/>
        <w:gridCol w:w="2849"/>
      </w:tblGrid>
      <w:tr w:rsidRPr="00C04293" w:rsidR="00824327" w:rsidDel="00F343C9" w:rsidTr="00824327" w14:paraId="022FDFCC" w14:textId="2E70E44C">
        <w:trPr>
          <w:cantSplit/>
          <w:trHeight w:val="70"/>
          <w:del w:author="Madan Lal (DHLeCS Blue Dart)" w:date="2023-07-15T13:33:00Z" w:id="127"/>
        </w:trPr>
        <w:tc>
          <w:tcPr>
            <w:tcW w:w="2853" w:type="dxa"/>
            <w:shd w:val="clear" w:color="auto" w:fill="17365D" w:themeFill="text2" w:themeFillShade="BF"/>
          </w:tcPr>
          <w:p w:rsidRPr="00824327" w:rsidR="00824327" w:rsidDel="00F343C9" w:rsidP="002427D1" w:rsidRDefault="00824327" w14:paraId="34990F2B" w14:textId="151B176F">
            <w:pPr>
              <w:pStyle w:val="RMBATable-Text"/>
              <w:snapToGrid w:val="0"/>
              <w:ind w:left="45"/>
              <w:jc w:val="center"/>
              <w:rPr>
                <w:del w:author="Madan Lal (DHLeCS Blue Dart)" w:date="2023-07-15T13:33:00Z" w:id="128"/>
                <w:rFonts w:asciiTheme="minorHAnsi" w:hAnsiTheme="minorHAnsi" w:cstheme="minorHAnsi"/>
                <w:color w:val="FFFFFF" w:themeColor="background1"/>
                <w:szCs w:val="22"/>
              </w:rPr>
            </w:pPr>
            <w:del w:author="Madan Lal (DHLeCS Blue Dart)" w:date="2023-07-15T13:33:00Z" w:id="129">
              <w:r w:rsidRPr="00824327" w:rsidDel="00F343C9">
                <w:rPr>
                  <w:rFonts w:asciiTheme="minorHAnsi" w:hAnsiTheme="minorHAnsi" w:cstheme="minorHAnsi"/>
                  <w:color w:val="FFFFFF" w:themeColor="background1"/>
                  <w:szCs w:val="22"/>
                </w:rPr>
                <w:delText>Name</w:delText>
              </w:r>
            </w:del>
          </w:p>
        </w:tc>
        <w:tc>
          <w:tcPr>
            <w:tcW w:w="3748" w:type="dxa"/>
            <w:shd w:val="clear" w:color="auto" w:fill="17365D" w:themeFill="text2" w:themeFillShade="BF"/>
          </w:tcPr>
          <w:p w:rsidRPr="00824327" w:rsidR="00824327" w:rsidDel="00F343C9" w:rsidP="002427D1" w:rsidRDefault="00824327" w14:paraId="6EE7A851" w14:textId="0B46F36C">
            <w:pPr>
              <w:pStyle w:val="RMBATable-Text"/>
              <w:snapToGrid w:val="0"/>
              <w:ind w:left="60"/>
              <w:jc w:val="center"/>
              <w:rPr>
                <w:del w:author="Madan Lal (DHLeCS Blue Dart)" w:date="2023-07-15T13:33:00Z" w:id="130"/>
                <w:rFonts w:asciiTheme="minorHAnsi" w:hAnsiTheme="minorHAnsi" w:cstheme="minorHAnsi"/>
                <w:color w:val="FFFFFF" w:themeColor="background1"/>
                <w:szCs w:val="22"/>
              </w:rPr>
            </w:pPr>
            <w:del w:author="Madan Lal (DHLeCS Blue Dart)" w:date="2023-07-15T13:33:00Z" w:id="131">
              <w:r w:rsidRPr="00824327" w:rsidDel="00F343C9">
                <w:rPr>
                  <w:rFonts w:asciiTheme="minorHAnsi" w:hAnsiTheme="minorHAnsi" w:cstheme="minorHAnsi"/>
                  <w:color w:val="FFFFFF" w:themeColor="background1"/>
                  <w:szCs w:val="22"/>
                </w:rPr>
                <w:delText>Title</w:delText>
              </w:r>
            </w:del>
          </w:p>
        </w:tc>
        <w:tc>
          <w:tcPr>
            <w:tcW w:w="2849" w:type="dxa"/>
            <w:shd w:val="clear" w:color="auto" w:fill="17365D" w:themeFill="text2" w:themeFillShade="BF"/>
          </w:tcPr>
          <w:p w:rsidRPr="00824327" w:rsidR="00824327" w:rsidDel="00F343C9" w:rsidP="002427D1" w:rsidRDefault="00824327" w14:paraId="48311CC1" w14:textId="499E2226">
            <w:pPr>
              <w:pStyle w:val="RMBATable-Text"/>
              <w:snapToGrid w:val="0"/>
              <w:jc w:val="center"/>
              <w:rPr>
                <w:del w:author="Madan Lal (DHLeCS Blue Dart)" w:date="2023-07-15T13:33:00Z" w:id="132"/>
                <w:rFonts w:asciiTheme="minorHAnsi" w:hAnsiTheme="minorHAnsi" w:cstheme="minorHAnsi"/>
                <w:color w:val="FFFFFF" w:themeColor="background1"/>
                <w:szCs w:val="22"/>
              </w:rPr>
            </w:pPr>
            <w:del w:author="Madan Lal (DHLeCS Blue Dart)" w:date="2023-07-15T13:33:00Z" w:id="133">
              <w:r w:rsidRPr="00824327" w:rsidDel="00F343C9">
                <w:rPr>
                  <w:rFonts w:asciiTheme="minorHAnsi" w:hAnsiTheme="minorHAnsi" w:cstheme="minorHAnsi"/>
                  <w:color w:val="FFFFFF" w:themeColor="background1"/>
                  <w:szCs w:val="22"/>
                </w:rPr>
                <w:delText>Signature / Approval Date</w:delText>
              </w:r>
            </w:del>
          </w:p>
          <w:p w:rsidRPr="00824327" w:rsidR="00824327" w:rsidDel="00F343C9" w:rsidP="002427D1" w:rsidRDefault="00824327" w14:paraId="1F28FAF2" w14:textId="1AF7C5ED">
            <w:pPr>
              <w:pStyle w:val="RMBATable-Text"/>
              <w:snapToGrid w:val="0"/>
              <w:jc w:val="center"/>
              <w:rPr>
                <w:del w:author="Madan Lal (DHLeCS Blue Dart)" w:date="2023-07-15T13:33:00Z" w:id="134"/>
                <w:rFonts w:asciiTheme="minorHAnsi" w:hAnsiTheme="minorHAnsi" w:cstheme="minorHAnsi"/>
                <w:color w:val="FFFFFF" w:themeColor="background1"/>
                <w:szCs w:val="22"/>
              </w:rPr>
            </w:pPr>
            <w:del w:author="Madan Lal (DHLeCS Blue Dart)" w:date="2023-07-15T13:33:00Z" w:id="135">
              <w:r w:rsidRPr="00824327" w:rsidDel="00F343C9">
                <w:rPr>
                  <w:rFonts w:asciiTheme="minorHAnsi" w:hAnsiTheme="minorHAnsi" w:cstheme="minorHAnsi"/>
                  <w:color w:val="FFFFFF" w:themeColor="background1"/>
                  <w:szCs w:val="22"/>
                </w:rPr>
                <w:delText>(dd-mmm-yyyy)</w:delText>
              </w:r>
            </w:del>
          </w:p>
        </w:tc>
      </w:tr>
      <w:tr w:rsidRPr="00C04293" w:rsidR="00F1206C" w:rsidDel="00F343C9" w:rsidTr="002427D1" w14:paraId="2B062A20" w14:textId="70B79B87">
        <w:trPr>
          <w:cantSplit/>
          <w:trHeight w:val="240"/>
          <w:del w:author="Madan Lal (DHLeCS Blue Dart)" w:date="2023-07-15T13:33:00Z" w:id="136"/>
        </w:trPr>
        <w:tc>
          <w:tcPr>
            <w:tcW w:w="2853" w:type="dxa"/>
            <w:shd w:val="clear" w:color="auto" w:fill="auto"/>
          </w:tcPr>
          <w:p w:rsidRPr="00A324A9" w:rsidR="00F1206C" w:rsidDel="00F343C9" w:rsidP="00F1206C" w:rsidRDefault="00F1206C" w14:paraId="06BB3B3D" w14:textId="76E89AD6">
            <w:pPr>
              <w:pStyle w:val="RMBATable-Text"/>
              <w:snapToGrid w:val="0"/>
              <w:ind w:left="60"/>
              <w:rPr>
                <w:del w:author="Madan Lal (DHLeCS Blue Dart)" w:date="2023-07-15T13:33:00Z" w:id="137"/>
                <w:rFonts w:asciiTheme="minorHAnsi" w:hAnsiTheme="minorHAnsi" w:cstheme="minorHAnsi"/>
                <w:i/>
                <w:szCs w:val="22"/>
              </w:rPr>
            </w:pPr>
            <w:del w:author="Madan Lal (DHLeCS Blue Dart)" w:date="2023-07-15T13:33:00Z" w:id="138">
              <w:r w:rsidRPr="00A324A9" w:rsidDel="00F343C9">
                <w:rPr>
                  <w:rFonts w:asciiTheme="minorHAnsi" w:hAnsiTheme="minorHAnsi" w:cstheme="minorHAnsi"/>
                  <w:i/>
                  <w:szCs w:val="22"/>
                </w:rPr>
                <w:delText>Elton Dsouza</w:delText>
              </w:r>
            </w:del>
          </w:p>
        </w:tc>
        <w:tc>
          <w:tcPr>
            <w:tcW w:w="3748" w:type="dxa"/>
            <w:shd w:val="clear" w:color="auto" w:fill="auto"/>
          </w:tcPr>
          <w:p w:rsidRPr="00A324A9" w:rsidR="00F1206C" w:rsidDel="00F343C9" w:rsidP="00F1206C" w:rsidRDefault="00031DF6" w14:paraId="57DC4D4E" w14:textId="23727A64">
            <w:pPr>
              <w:pStyle w:val="RMBATable-Text"/>
              <w:snapToGrid w:val="0"/>
              <w:ind w:left="60"/>
              <w:rPr>
                <w:del w:author="Madan Lal (DHLeCS Blue Dart)" w:date="2023-07-15T13:33:00Z" w:id="139"/>
                <w:rFonts w:asciiTheme="minorHAnsi" w:hAnsiTheme="minorHAnsi" w:cstheme="minorHAnsi"/>
                <w:i/>
                <w:szCs w:val="22"/>
              </w:rPr>
            </w:pPr>
            <w:del w:author="Madan Lal (DHLeCS Blue Dart)" w:date="2023-07-15T13:33:00Z" w:id="140">
              <w:r w:rsidDel="00F343C9">
                <w:rPr>
                  <w:rFonts w:asciiTheme="minorHAnsi" w:hAnsiTheme="minorHAnsi" w:cstheme="minorHAnsi"/>
                  <w:i/>
                  <w:szCs w:val="22"/>
                </w:rPr>
                <w:delText>Business Owner (API MarketPlace)</w:delText>
              </w:r>
            </w:del>
          </w:p>
        </w:tc>
        <w:tc>
          <w:tcPr>
            <w:tcW w:w="2849" w:type="dxa"/>
            <w:shd w:val="clear" w:color="auto" w:fill="auto"/>
          </w:tcPr>
          <w:p w:rsidRPr="00824327" w:rsidR="00F1206C" w:rsidDel="00F343C9" w:rsidP="00F1206C" w:rsidRDefault="00F1206C" w14:paraId="398E8161" w14:textId="79CE0C37">
            <w:pPr>
              <w:pStyle w:val="RMBATable-Text"/>
              <w:snapToGrid w:val="0"/>
              <w:jc w:val="center"/>
              <w:rPr>
                <w:del w:author="Madan Lal (DHLeCS Blue Dart)" w:date="2023-07-15T13:33:00Z" w:id="141"/>
                <w:rFonts w:asciiTheme="minorHAnsi" w:hAnsiTheme="minorHAnsi" w:cstheme="minorHAnsi"/>
                <w:szCs w:val="22"/>
              </w:rPr>
            </w:pPr>
          </w:p>
        </w:tc>
      </w:tr>
      <w:tr w:rsidRPr="00C04293" w:rsidR="00341FF3" w:rsidDel="00F343C9" w:rsidTr="002427D1" w14:paraId="674AAA00" w14:textId="5FF1C3C3">
        <w:trPr>
          <w:cantSplit/>
          <w:trHeight w:val="240"/>
          <w:del w:author="Madan Lal (DHLeCS Blue Dart)" w:date="2023-07-15T13:33:00Z" w:id="142"/>
        </w:trPr>
        <w:tc>
          <w:tcPr>
            <w:tcW w:w="2853" w:type="dxa"/>
            <w:shd w:val="clear" w:color="auto" w:fill="auto"/>
          </w:tcPr>
          <w:p w:rsidRPr="00A324A9" w:rsidR="00341FF3" w:rsidDel="00F343C9" w:rsidP="00341FF3" w:rsidRDefault="00341FF3" w14:paraId="260F7384" w14:textId="17D8A0C2">
            <w:pPr>
              <w:pStyle w:val="RMBATable-Text"/>
              <w:snapToGrid w:val="0"/>
              <w:ind w:left="60"/>
              <w:rPr>
                <w:del w:author="Madan Lal (DHLeCS Blue Dart)" w:date="2023-07-15T13:33:00Z" w:id="143"/>
                <w:rFonts w:asciiTheme="minorHAnsi" w:hAnsiTheme="minorHAnsi" w:cstheme="minorHAnsi"/>
                <w:i/>
                <w:szCs w:val="22"/>
              </w:rPr>
            </w:pPr>
            <w:del w:author="Madan Lal (DHLeCS Blue Dart)" w:date="2023-07-15T13:33:00Z" w:id="144">
              <w:r w:rsidDel="00F343C9">
                <w:rPr>
                  <w:rFonts w:asciiTheme="minorHAnsi" w:hAnsiTheme="minorHAnsi" w:cstheme="minorHAnsi"/>
                  <w:i/>
                  <w:szCs w:val="22"/>
                </w:rPr>
                <w:delText>Daniel M</w:delText>
              </w:r>
            </w:del>
          </w:p>
        </w:tc>
        <w:tc>
          <w:tcPr>
            <w:tcW w:w="3748" w:type="dxa"/>
            <w:shd w:val="clear" w:color="auto" w:fill="auto"/>
          </w:tcPr>
          <w:p w:rsidRPr="00A324A9" w:rsidR="00341FF3" w:rsidDel="00F343C9" w:rsidP="00341FF3" w:rsidRDefault="00341FF3" w14:paraId="39CF5935" w14:textId="3383F6CE">
            <w:pPr>
              <w:pStyle w:val="RMBATable-Text"/>
              <w:snapToGrid w:val="0"/>
              <w:ind w:left="60"/>
              <w:rPr>
                <w:del w:author="Madan Lal (DHLeCS Blue Dart)" w:date="2023-07-15T13:33:00Z" w:id="145"/>
                <w:rFonts w:asciiTheme="minorHAnsi" w:hAnsiTheme="minorHAnsi" w:cstheme="minorHAnsi"/>
                <w:i/>
                <w:szCs w:val="22"/>
              </w:rPr>
            </w:pPr>
            <w:del w:author="Madan Lal (DHLeCS Blue Dart)" w:date="2023-07-15T13:33:00Z" w:id="146">
              <w:r w:rsidDel="00F343C9">
                <w:rPr>
                  <w:rFonts w:asciiTheme="minorHAnsi" w:hAnsiTheme="minorHAnsi" w:cstheme="minorHAnsi"/>
                  <w:i/>
                  <w:szCs w:val="22"/>
                </w:rPr>
                <w:delText>Project Lead</w:delText>
              </w:r>
            </w:del>
          </w:p>
        </w:tc>
        <w:tc>
          <w:tcPr>
            <w:tcW w:w="2849" w:type="dxa"/>
            <w:shd w:val="clear" w:color="auto" w:fill="auto"/>
          </w:tcPr>
          <w:p w:rsidRPr="00824327" w:rsidR="00341FF3" w:rsidDel="00F343C9" w:rsidP="00341FF3" w:rsidRDefault="00341FF3" w14:paraId="629E2051" w14:textId="68A0127A">
            <w:pPr>
              <w:pStyle w:val="RMBATable-Text"/>
              <w:snapToGrid w:val="0"/>
              <w:jc w:val="center"/>
              <w:rPr>
                <w:del w:author="Madan Lal (DHLeCS Blue Dart)" w:date="2023-07-15T13:33:00Z" w:id="147"/>
                <w:rFonts w:asciiTheme="minorHAnsi" w:hAnsiTheme="minorHAnsi" w:cstheme="minorHAnsi"/>
                <w:szCs w:val="22"/>
              </w:rPr>
            </w:pPr>
          </w:p>
        </w:tc>
      </w:tr>
      <w:tr w:rsidRPr="00C04293" w:rsidR="00341FF3" w:rsidDel="00F343C9" w:rsidTr="002427D1" w14:paraId="69A260D4" w14:textId="762398E7">
        <w:trPr>
          <w:cantSplit/>
          <w:trHeight w:val="240"/>
          <w:del w:author="Madan Lal (DHLeCS Blue Dart)" w:date="2023-07-15T13:33:00Z" w:id="148"/>
        </w:trPr>
        <w:tc>
          <w:tcPr>
            <w:tcW w:w="2853" w:type="dxa"/>
            <w:shd w:val="clear" w:color="auto" w:fill="auto"/>
          </w:tcPr>
          <w:p w:rsidR="00341FF3" w:rsidDel="00F343C9" w:rsidP="00341FF3" w:rsidRDefault="00341FF3" w14:paraId="1C91FEBD" w14:textId="06EA49A1">
            <w:pPr>
              <w:pStyle w:val="RMBATable-Text"/>
              <w:snapToGrid w:val="0"/>
              <w:ind w:left="60"/>
              <w:rPr>
                <w:del w:author="Madan Lal (DHLeCS Blue Dart)" w:date="2023-07-15T13:33:00Z" w:id="149"/>
                <w:rFonts w:asciiTheme="minorHAnsi" w:hAnsiTheme="minorHAnsi" w:cstheme="minorHAnsi"/>
                <w:i/>
                <w:szCs w:val="22"/>
              </w:rPr>
            </w:pPr>
            <w:del w:author="Madan Lal (DHLeCS Blue Dart)" w:date="2023-07-15T13:33:00Z" w:id="150">
              <w:r w:rsidDel="00F343C9">
                <w:rPr>
                  <w:rFonts w:asciiTheme="minorHAnsi" w:hAnsiTheme="minorHAnsi" w:cstheme="minorHAnsi"/>
                  <w:i/>
                  <w:szCs w:val="22"/>
                </w:rPr>
                <w:delText>Janhavi Rawal</w:delText>
              </w:r>
            </w:del>
          </w:p>
        </w:tc>
        <w:tc>
          <w:tcPr>
            <w:tcW w:w="3748" w:type="dxa"/>
            <w:shd w:val="clear" w:color="auto" w:fill="auto"/>
          </w:tcPr>
          <w:p w:rsidR="00341FF3" w:rsidDel="00F343C9" w:rsidP="00341FF3" w:rsidRDefault="00341FF3" w14:paraId="27E65B93" w14:textId="4A6F5C67">
            <w:pPr>
              <w:pStyle w:val="RMBATable-Text"/>
              <w:snapToGrid w:val="0"/>
              <w:ind w:left="60"/>
              <w:rPr>
                <w:del w:author="Madan Lal (DHLeCS Blue Dart)" w:date="2023-07-15T13:33:00Z" w:id="151"/>
                <w:rFonts w:asciiTheme="minorHAnsi" w:hAnsiTheme="minorHAnsi" w:cstheme="minorHAnsi"/>
                <w:i/>
                <w:szCs w:val="22"/>
              </w:rPr>
            </w:pPr>
            <w:del w:author="Madan Lal (DHLeCS Blue Dart)" w:date="2023-07-15T13:33:00Z" w:id="152">
              <w:r w:rsidDel="00F343C9">
                <w:rPr>
                  <w:rFonts w:asciiTheme="minorHAnsi" w:hAnsiTheme="minorHAnsi" w:cstheme="minorHAnsi"/>
                  <w:i/>
                  <w:szCs w:val="22"/>
                </w:rPr>
                <w:delText>Application Owner</w:delText>
              </w:r>
            </w:del>
          </w:p>
        </w:tc>
        <w:tc>
          <w:tcPr>
            <w:tcW w:w="2849" w:type="dxa"/>
            <w:shd w:val="clear" w:color="auto" w:fill="auto"/>
          </w:tcPr>
          <w:p w:rsidRPr="00824327" w:rsidR="00341FF3" w:rsidDel="00F343C9" w:rsidP="00341FF3" w:rsidRDefault="00341FF3" w14:paraId="4B53D1BF" w14:textId="2D38C67E">
            <w:pPr>
              <w:pStyle w:val="RMBATable-Text"/>
              <w:snapToGrid w:val="0"/>
              <w:jc w:val="center"/>
              <w:rPr>
                <w:del w:author="Madan Lal (DHLeCS Blue Dart)" w:date="2023-07-15T13:33:00Z" w:id="153"/>
                <w:rFonts w:asciiTheme="minorHAnsi" w:hAnsiTheme="minorHAnsi" w:cstheme="minorHAnsi"/>
                <w:szCs w:val="22"/>
              </w:rPr>
            </w:pPr>
          </w:p>
        </w:tc>
      </w:tr>
      <w:tr w:rsidRPr="00C04293" w:rsidR="00341FF3" w:rsidDel="00F343C9" w:rsidTr="002427D1" w14:paraId="41D30610" w14:textId="15C97149">
        <w:trPr>
          <w:cantSplit/>
          <w:trHeight w:val="240"/>
          <w:del w:author="Madan Lal (DHLeCS Blue Dart)" w:date="2023-07-15T13:33:00Z" w:id="154"/>
        </w:trPr>
        <w:tc>
          <w:tcPr>
            <w:tcW w:w="2853" w:type="dxa"/>
            <w:shd w:val="clear" w:color="auto" w:fill="auto"/>
          </w:tcPr>
          <w:p w:rsidR="00341FF3" w:rsidDel="00F343C9" w:rsidP="00341FF3" w:rsidRDefault="00341FF3" w14:paraId="29A1E51C" w14:textId="79DA6499">
            <w:pPr>
              <w:pStyle w:val="RMBATable-Text"/>
              <w:snapToGrid w:val="0"/>
              <w:ind w:left="60"/>
              <w:rPr>
                <w:del w:author="Madan Lal (DHLeCS Blue Dart)" w:date="2023-07-15T13:33:00Z" w:id="155"/>
                <w:rFonts w:asciiTheme="minorHAnsi" w:hAnsiTheme="minorHAnsi" w:cstheme="minorHAnsi"/>
                <w:i/>
                <w:szCs w:val="22"/>
              </w:rPr>
            </w:pPr>
            <w:del w:author="Madan Lal (DHLeCS Blue Dart)" w:date="2023-07-15T13:33:00Z" w:id="156">
              <w:r w:rsidDel="00F343C9">
                <w:rPr>
                  <w:rFonts w:asciiTheme="minorHAnsi" w:hAnsiTheme="minorHAnsi" w:cstheme="minorHAnsi"/>
                  <w:i/>
                  <w:szCs w:val="22"/>
                </w:rPr>
                <w:delText>Dhanashree</w:delText>
              </w:r>
            </w:del>
          </w:p>
        </w:tc>
        <w:tc>
          <w:tcPr>
            <w:tcW w:w="3748" w:type="dxa"/>
            <w:shd w:val="clear" w:color="auto" w:fill="auto"/>
          </w:tcPr>
          <w:p w:rsidRPr="00A324A9" w:rsidR="00341FF3" w:rsidDel="00F343C9" w:rsidP="00341FF3" w:rsidRDefault="00341FF3" w14:paraId="42DF27E2" w14:textId="4EFAC1A1">
            <w:pPr>
              <w:pStyle w:val="RMBATable-Text"/>
              <w:snapToGrid w:val="0"/>
              <w:ind w:left="60"/>
              <w:rPr>
                <w:del w:author="Madan Lal (DHLeCS Blue Dart)" w:date="2023-07-15T13:33:00Z" w:id="157"/>
                <w:rFonts w:asciiTheme="minorHAnsi" w:hAnsiTheme="minorHAnsi" w:cstheme="minorHAnsi"/>
                <w:i/>
                <w:szCs w:val="22"/>
              </w:rPr>
            </w:pPr>
            <w:del w:author="Madan Lal (DHLeCS Blue Dart)" w:date="2023-07-15T13:33:00Z" w:id="158">
              <w:r w:rsidDel="00F343C9">
                <w:rPr>
                  <w:rFonts w:asciiTheme="minorHAnsi" w:hAnsiTheme="minorHAnsi" w:cstheme="minorHAnsi"/>
                  <w:i/>
                  <w:szCs w:val="22"/>
                </w:rPr>
                <w:delText>Application owner</w:delText>
              </w:r>
            </w:del>
          </w:p>
        </w:tc>
        <w:tc>
          <w:tcPr>
            <w:tcW w:w="2849" w:type="dxa"/>
            <w:shd w:val="clear" w:color="auto" w:fill="auto"/>
          </w:tcPr>
          <w:p w:rsidRPr="00824327" w:rsidR="00341FF3" w:rsidDel="00F343C9" w:rsidP="00341FF3" w:rsidRDefault="00341FF3" w14:paraId="0609D23C" w14:textId="04E30F2A">
            <w:pPr>
              <w:pStyle w:val="RMBATable-Text"/>
              <w:snapToGrid w:val="0"/>
              <w:jc w:val="center"/>
              <w:rPr>
                <w:del w:author="Madan Lal (DHLeCS Blue Dart)" w:date="2023-07-15T13:33:00Z" w:id="159"/>
                <w:rFonts w:asciiTheme="minorHAnsi" w:hAnsiTheme="minorHAnsi" w:cstheme="minorHAnsi"/>
                <w:szCs w:val="22"/>
              </w:rPr>
            </w:pPr>
          </w:p>
        </w:tc>
      </w:tr>
      <w:tr w:rsidRPr="00C04293" w:rsidR="00341FF3" w:rsidDel="00F343C9" w:rsidTr="002427D1" w14:paraId="2DB6F361" w14:textId="0063B2E3">
        <w:trPr>
          <w:cantSplit/>
          <w:trHeight w:val="240"/>
          <w:del w:author="Madan Lal (DHLeCS Blue Dart)" w:date="2023-07-15T13:33:00Z" w:id="160"/>
        </w:trPr>
        <w:tc>
          <w:tcPr>
            <w:tcW w:w="2853" w:type="dxa"/>
            <w:shd w:val="clear" w:color="auto" w:fill="auto"/>
          </w:tcPr>
          <w:p w:rsidR="00341FF3" w:rsidDel="00F343C9" w:rsidP="00341FF3" w:rsidRDefault="00341FF3" w14:paraId="44B07B7D" w14:textId="1B942A24">
            <w:pPr>
              <w:pStyle w:val="RMBATable-Text"/>
              <w:snapToGrid w:val="0"/>
              <w:ind w:left="60"/>
              <w:rPr>
                <w:del w:author="Madan Lal (DHLeCS Blue Dart)" w:date="2023-07-15T13:33:00Z" w:id="161"/>
                <w:rFonts w:asciiTheme="minorHAnsi" w:hAnsiTheme="minorHAnsi" w:cstheme="minorHAnsi"/>
                <w:i/>
                <w:szCs w:val="22"/>
              </w:rPr>
            </w:pPr>
            <w:del w:author="Madan Lal (DHLeCS Blue Dart)" w:date="2023-07-15T13:33:00Z" w:id="162">
              <w:r w:rsidDel="00F343C9">
                <w:rPr>
                  <w:rFonts w:asciiTheme="minorHAnsi" w:hAnsiTheme="minorHAnsi" w:cstheme="minorHAnsi"/>
                  <w:i/>
                  <w:szCs w:val="22"/>
                </w:rPr>
                <w:delText>Aman Subzwari</w:delText>
              </w:r>
            </w:del>
          </w:p>
        </w:tc>
        <w:tc>
          <w:tcPr>
            <w:tcW w:w="3748" w:type="dxa"/>
            <w:shd w:val="clear" w:color="auto" w:fill="auto"/>
          </w:tcPr>
          <w:p w:rsidRPr="00A324A9" w:rsidR="00341FF3" w:rsidDel="00F343C9" w:rsidP="00341FF3" w:rsidRDefault="00341FF3" w14:paraId="417E4F0A" w14:textId="044AA0D8">
            <w:pPr>
              <w:pStyle w:val="RMBATable-Text"/>
              <w:snapToGrid w:val="0"/>
              <w:ind w:left="60"/>
              <w:rPr>
                <w:del w:author="Madan Lal (DHLeCS Blue Dart)" w:date="2023-07-15T13:33:00Z" w:id="163"/>
                <w:rFonts w:asciiTheme="minorHAnsi" w:hAnsiTheme="minorHAnsi" w:cstheme="minorHAnsi"/>
                <w:i/>
                <w:szCs w:val="22"/>
              </w:rPr>
            </w:pPr>
            <w:del w:author="Madan Lal (DHLeCS Blue Dart)" w:date="2023-07-15T13:33:00Z" w:id="164">
              <w:r w:rsidDel="00F343C9">
                <w:rPr>
                  <w:rFonts w:asciiTheme="minorHAnsi" w:hAnsiTheme="minorHAnsi" w:cstheme="minorHAnsi"/>
                  <w:i/>
                  <w:szCs w:val="22"/>
                </w:rPr>
                <w:delText>Project Manager, BlueDart</w:delText>
              </w:r>
            </w:del>
          </w:p>
        </w:tc>
        <w:tc>
          <w:tcPr>
            <w:tcW w:w="2849" w:type="dxa"/>
            <w:shd w:val="clear" w:color="auto" w:fill="auto"/>
          </w:tcPr>
          <w:p w:rsidRPr="00824327" w:rsidR="00341FF3" w:rsidDel="00F343C9" w:rsidP="00341FF3" w:rsidRDefault="00341FF3" w14:paraId="25AB0A4D" w14:textId="3E092881">
            <w:pPr>
              <w:pStyle w:val="RMBATable-Text"/>
              <w:snapToGrid w:val="0"/>
              <w:jc w:val="center"/>
              <w:rPr>
                <w:del w:author="Madan Lal (DHLeCS Blue Dart)" w:date="2023-07-15T13:33:00Z" w:id="165"/>
                <w:rFonts w:asciiTheme="minorHAnsi" w:hAnsiTheme="minorHAnsi" w:cstheme="minorHAnsi"/>
                <w:szCs w:val="22"/>
              </w:rPr>
            </w:pPr>
          </w:p>
        </w:tc>
      </w:tr>
      <w:tr w:rsidRPr="00C04293" w:rsidR="00341FF3" w:rsidDel="00F343C9" w:rsidTr="002427D1" w14:paraId="352834F6" w14:textId="46FF420D">
        <w:trPr>
          <w:cantSplit/>
          <w:trHeight w:val="240"/>
          <w:del w:author="Madan Lal (DHLeCS Blue Dart)" w:date="2023-07-15T13:33:00Z" w:id="166"/>
        </w:trPr>
        <w:tc>
          <w:tcPr>
            <w:tcW w:w="2853" w:type="dxa"/>
            <w:shd w:val="clear" w:color="auto" w:fill="auto"/>
          </w:tcPr>
          <w:p w:rsidR="00341FF3" w:rsidDel="00F343C9" w:rsidP="00341FF3" w:rsidRDefault="00341FF3" w14:paraId="30D46A02" w14:textId="1E46CBC8">
            <w:pPr>
              <w:pStyle w:val="RMBATable-Text"/>
              <w:snapToGrid w:val="0"/>
              <w:ind w:left="60"/>
              <w:rPr>
                <w:del w:author="Madan Lal (DHLeCS Blue Dart)" w:date="2023-07-15T13:33:00Z" w:id="167"/>
                <w:rFonts w:asciiTheme="minorHAnsi" w:hAnsiTheme="minorHAnsi" w:cstheme="minorHAnsi"/>
                <w:i/>
                <w:szCs w:val="22"/>
              </w:rPr>
            </w:pPr>
            <w:del w:author="Madan Lal (DHLeCS Blue Dart)" w:date="2023-07-15T13:33:00Z" w:id="168">
              <w:r w:rsidDel="00F343C9">
                <w:rPr>
                  <w:rFonts w:asciiTheme="minorHAnsi" w:hAnsiTheme="minorHAnsi" w:cstheme="minorHAnsi"/>
                  <w:i/>
                  <w:szCs w:val="22"/>
                </w:rPr>
                <w:delText>Sunil Jain</w:delText>
              </w:r>
            </w:del>
          </w:p>
        </w:tc>
        <w:tc>
          <w:tcPr>
            <w:tcW w:w="3748" w:type="dxa"/>
            <w:shd w:val="clear" w:color="auto" w:fill="auto"/>
          </w:tcPr>
          <w:p w:rsidR="00341FF3" w:rsidDel="00F343C9" w:rsidP="00341FF3" w:rsidRDefault="00341FF3" w14:paraId="5FF391C9" w14:textId="50DB8707">
            <w:pPr>
              <w:pStyle w:val="RMBATable-Text"/>
              <w:snapToGrid w:val="0"/>
              <w:ind w:left="60"/>
              <w:rPr>
                <w:del w:author="Madan Lal (DHLeCS Blue Dart)" w:date="2023-07-15T13:33:00Z" w:id="169"/>
                <w:rFonts w:asciiTheme="minorHAnsi" w:hAnsiTheme="minorHAnsi" w:cstheme="minorHAnsi"/>
                <w:i/>
                <w:szCs w:val="22"/>
              </w:rPr>
            </w:pPr>
            <w:del w:author="Madan Lal (DHLeCS Blue Dart)" w:date="2023-07-15T13:33:00Z" w:id="170">
              <w:r w:rsidDel="00F343C9">
                <w:rPr>
                  <w:rFonts w:asciiTheme="minorHAnsi" w:hAnsiTheme="minorHAnsi" w:cstheme="minorHAnsi"/>
                  <w:i/>
                  <w:szCs w:val="22"/>
                </w:rPr>
                <w:delText>Project Manager, IBM</w:delText>
              </w:r>
            </w:del>
          </w:p>
        </w:tc>
        <w:tc>
          <w:tcPr>
            <w:tcW w:w="2849" w:type="dxa"/>
            <w:shd w:val="clear" w:color="auto" w:fill="auto"/>
          </w:tcPr>
          <w:p w:rsidRPr="00824327" w:rsidR="00341FF3" w:rsidDel="00F343C9" w:rsidP="00341FF3" w:rsidRDefault="00341FF3" w14:paraId="1E2CBBAA" w14:textId="10D7EF2D">
            <w:pPr>
              <w:pStyle w:val="RMBATable-Text"/>
              <w:snapToGrid w:val="0"/>
              <w:jc w:val="center"/>
              <w:rPr>
                <w:del w:author="Madan Lal (DHLeCS Blue Dart)" w:date="2023-07-15T13:33:00Z" w:id="171"/>
                <w:rFonts w:asciiTheme="minorHAnsi" w:hAnsiTheme="minorHAnsi" w:cstheme="minorHAnsi"/>
                <w:szCs w:val="22"/>
              </w:rPr>
            </w:pPr>
          </w:p>
        </w:tc>
      </w:tr>
      <w:tr w:rsidRPr="00C04293" w:rsidR="00341FF3" w:rsidDel="00F343C9" w:rsidTr="002427D1" w14:paraId="6F18209A" w14:textId="1E4B6B23">
        <w:trPr>
          <w:cantSplit/>
          <w:trHeight w:val="240"/>
          <w:del w:author="Madan Lal (DHLeCS Blue Dart)" w:date="2023-07-15T13:33:00Z" w:id="172"/>
        </w:trPr>
        <w:tc>
          <w:tcPr>
            <w:tcW w:w="2853" w:type="dxa"/>
            <w:shd w:val="clear" w:color="auto" w:fill="auto"/>
          </w:tcPr>
          <w:p w:rsidR="00341FF3" w:rsidDel="00F343C9" w:rsidP="00341FF3" w:rsidRDefault="00341FF3" w14:paraId="778440EB" w14:textId="12510F97">
            <w:pPr>
              <w:pStyle w:val="RMBATable-Text"/>
              <w:snapToGrid w:val="0"/>
              <w:ind w:left="60"/>
              <w:rPr>
                <w:del w:author="Madan Lal (DHLeCS Blue Dart)" w:date="2023-07-15T13:33:00Z" w:id="173"/>
                <w:rFonts w:asciiTheme="minorHAnsi" w:hAnsiTheme="minorHAnsi" w:cstheme="minorHAnsi"/>
                <w:i/>
                <w:szCs w:val="22"/>
              </w:rPr>
            </w:pPr>
            <w:del w:author="Madan Lal (DHLeCS Blue Dart)" w:date="2023-07-15T13:33:00Z" w:id="174">
              <w:r w:rsidDel="00F343C9">
                <w:rPr>
                  <w:rFonts w:asciiTheme="minorHAnsi" w:hAnsiTheme="minorHAnsi" w:cstheme="minorHAnsi"/>
                  <w:i/>
                  <w:szCs w:val="22"/>
                </w:rPr>
                <w:delText>Manu Mishra</w:delText>
              </w:r>
            </w:del>
          </w:p>
        </w:tc>
        <w:tc>
          <w:tcPr>
            <w:tcW w:w="3748" w:type="dxa"/>
            <w:shd w:val="clear" w:color="auto" w:fill="auto"/>
          </w:tcPr>
          <w:p w:rsidR="00341FF3" w:rsidDel="00F343C9" w:rsidP="00341FF3" w:rsidRDefault="00341FF3" w14:paraId="27BB80DE" w14:textId="220D434F">
            <w:pPr>
              <w:pStyle w:val="RMBATable-Text"/>
              <w:snapToGrid w:val="0"/>
              <w:ind w:left="60"/>
              <w:rPr>
                <w:del w:author="Madan Lal (DHLeCS Blue Dart)" w:date="2023-07-15T13:33:00Z" w:id="175"/>
                <w:rFonts w:asciiTheme="minorHAnsi" w:hAnsiTheme="minorHAnsi" w:cstheme="minorHAnsi"/>
                <w:i/>
                <w:szCs w:val="22"/>
              </w:rPr>
            </w:pPr>
            <w:del w:author="Madan Lal (DHLeCS Blue Dart)" w:date="2023-07-15T13:33:00Z" w:id="176">
              <w:r w:rsidDel="00F343C9">
                <w:rPr>
                  <w:rFonts w:asciiTheme="minorHAnsi" w:hAnsiTheme="minorHAnsi" w:cstheme="minorHAnsi"/>
                  <w:i/>
                  <w:szCs w:val="22"/>
                </w:rPr>
                <w:delText>Architect, APIGEE (IBM)</w:delText>
              </w:r>
            </w:del>
          </w:p>
        </w:tc>
        <w:tc>
          <w:tcPr>
            <w:tcW w:w="2849" w:type="dxa"/>
            <w:shd w:val="clear" w:color="auto" w:fill="auto"/>
          </w:tcPr>
          <w:p w:rsidRPr="00824327" w:rsidR="00341FF3" w:rsidDel="00F343C9" w:rsidP="00341FF3" w:rsidRDefault="00341FF3" w14:paraId="5F4B841C" w14:textId="71DBF4CE">
            <w:pPr>
              <w:pStyle w:val="RMBATable-Text"/>
              <w:snapToGrid w:val="0"/>
              <w:jc w:val="center"/>
              <w:rPr>
                <w:del w:author="Madan Lal (DHLeCS Blue Dart)" w:date="2023-07-15T13:33:00Z" w:id="177"/>
                <w:rFonts w:asciiTheme="minorHAnsi" w:hAnsiTheme="minorHAnsi" w:cstheme="minorHAnsi"/>
                <w:szCs w:val="22"/>
              </w:rPr>
            </w:pPr>
          </w:p>
        </w:tc>
      </w:tr>
    </w:tbl>
    <w:p w:rsidRPr="002D56BE" w:rsidR="009F4281" w:rsidDel="00F343C9" w:rsidP="009111B3" w:rsidRDefault="009F4281" w14:paraId="0DC163F0" w14:textId="1D89E099">
      <w:pPr>
        <w:ind w:left="0"/>
        <w:rPr>
          <w:del w:author="Madan Lal (DHLeCS Blue Dart)" w:date="2023-07-15T13:34:00Z" w:id="178"/>
          <w:rFonts w:asciiTheme="minorHAnsi" w:hAnsiTheme="minorHAnsi"/>
          <w:sz w:val="22"/>
          <w:szCs w:val="22"/>
        </w:rPr>
      </w:pPr>
    </w:p>
    <w:p w:rsidRPr="002D56BE" w:rsidR="009F4281" w:rsidP="00E576AD" w:rsidRDefault="00A46E4B" w14:paraId="4F239CF1" w14:textId="3FCB0875">
      <w:pPr>
        <w:spacing w:after="0" w:line="240" w:lineRule="auto"/>
        <w:ind w:left="0"/>
        <w:jc w:val="center"/>
        <w:rPr>
          <w:rFonts w:asciiTheme="minorHAnsi" w:hAnsiTheme="minorHAnsi"/>
          <w:szCs w:val="24"/>
        </w:rPr>
      </w:pPr>
      <w:del w:author="Madan Lal (DHLeCS Blue Dart)" w:date="2023-07-15T13:34:00Z" w:id="179">
        <w:r w:rsidRPr="002D56BE" w:rsidDel="00F343C9">
          <w:rPr>
            <w:rFonts w:asciiTheme="minorHAnsi" w:hAnsiTheme="minorHAnsi"/>
            <w:sz w:val="22"/>
            <w:szCs w:val="22"/>
          </w:rPr>
          <w:br w:type="page"/>
        </w:r>
      </w:del>
      <w:r w:rsidRPr="002D56BE">
        <w:rPr>
          <w:rFonts w:asciiTheme="minorHAnsi" w:hAnsiTheme="minorHAnsi"/>
          <w:b/>
          <w:szCs w:val="24"/>
        </w:rPr>
        <w:t>Table of Contents</w:t>
      </w:r>
    </w:p>
    <w:p w:rsidR="00C40D8F" w:rsidRDefault="007B73C4" w14:paraId="0346C1D1" w14:textId="6577E69F">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r w:rsidRPr="002D56BE">
        <w:rPr>
          <w:rFonts w:asciiTheme="minorHAnsi" w:hAnsiTheme="minorHAnsi"/>
          <w:sz w:val="22"/>
          <w:szCs w:val="22"/>
        </w:rPr>
        <w:fldChar w:fldCharType="begin"/>
      </w:r>
      <w:r w:rsidRPr="002D56BE" w:rsidR="00A46E4B">
        <w:rPr>
          <w:rFonts w:asciiTheme="minorHAnsi" w:hAnsiTheme="minorHAnsi"/>
          <w:sz w:val="22"/>
          <w:szCs w:val="22"/>
        </w:rPr>
        <w:instrText xml:space="preserve"> TOC \o "1-3" \h \z \u </w:instrText>
      </w:r>
      <w:r w:rsidRPr="002D56BE">
        <w:rPr>
          <w:rFonts w:asciiTheme="minorHAnsi" w:hAnsiTheme="minorHAnsi"/>
          <w:sz w:val="22"/>
          <w:szCs w:val="22"/>
        </w:rPr>
        <w:fldChar w:fldCharType="separate"/>
      </w:r>
      <w:hyperlink w:history="1" w:anchor="_Toc131585283">
        <w:r w:rsidRPr="00F60009" w:rsidR="00C40D8F">
          <w:rPr>
            <w:rStyle w:val="Hyperlink"/>
            <w:rFonts w:cs="Arial"/>
            <w:noProof/>
            <w:lang w:eastAsia="en-US"/>
          </w:rPr>
          <w:t>1.</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Overview of the Web Application</w:t>
        </w:r>
        <w:r w:rsidR="00C40D8F">
          <w:rPr>
            <w:noProof/>
            <w:webHidden/>
          </w:rPr>
          <w:tab/>
        </w:r>
        <w:r w:rsidR="00C40D8F">
          <w:rPr>
            <w:noProof/>
            <w:webHidden/>
          </w:rPr>
          <w:fldChar w:fldCharType="begin"/>
        </w:r>
        <w:r w:rsidR="00C40D8F">
          <w:rPr>
            <w:noProof/>
            <w:webHidden/>
          </w:rPr>
          <w:instrText xml:space="preserve"> PAGEREF _Toc131585283 \h </w:instrText>
        </w:r>
        <w:r w:rsidR="00C40D8F">
          <w:rPr>
            <w:noProof/>
            <w:webHidden/>
          </w:rPr>
        </w:r>
        <w:r w:rsidR="00C40D8F">
          <w:rPr>
            <w:noProof/>
            <w:webHidden/>
          </w:rPr>
          <w:fldChar w:fldCharType="separate"/>
        </w:r>
        <w:r w:rsidR="00B04CD5">
          <w:rPr>
            <w:noProof/>
            <w:webHidden/>
          </w:rPr>
          <w:t>5</w:t>
        </w:r>
        <w:r w:rsidR="00C40D8F">
          <w:rPr>
            <w:noProof/>
            <w:webHidden/>
          </w:rPr>
          <w:fldChar w:fldCharType="end"/>
        </w:r>
      </w:hyperlink>
    </w:p>
    <w:p w:rsidR="00C40D8F" w:rsidRDefault="00000000" w14:paraId="4C861810" w14:textId="73D39C57">
      <w:pPr>
        <w:pStyle w:val="TOC2"/>
        <w:tabs>
          <w:tab w:val="left" w:pos="1440"/>
          <w:tab w:val="right" w:leader="dot" w:pos="9559"/>
        </w:tabs>
        <w:rPr>
          <w:rFonts w:asciiTheme="minorHAnsi" w:hAnsiTheme="minorHAnsi" w:eastAsiaTheme="minorEastAsia" w:cstheme="minorBidi"/>
          <w:noProof/>
          <w:color w:val="auto"/>
          <w:szCs w:val="22"/>
          <w:lang w:eastAsia="en-US"/>
        </w:rPr>
      </w:pPr>
      <w:hyperlink w:history="1" w:anchor="_Toc131585284">
        <w:r w:rsidRPr="00F60009" w:rsidR="00C40D8F">
          <w:rPr>
            <w:rStyle w:val="Hyperlink"/>
            <w:rFonts w:cstheme="minorHAnsi"/>
            <w:noProof/>
          </w:rPr>
          <w:t>1.1</w:t>
        </w:r>
        <w:r w:rsidR="00C40D8F">
          <w:rPr>
            <w:rFonts w:asciiTheme="minorHAnsi" w:hAnsiTheme="minorHAnsi" w:eastAsiaTheme="minorEastAsia" w:cstheme="minorBidi"/>
            <w:noProof/>
            <w:color w:val="auto"/>
            <w:szCs w:val="22"/>
            <w:lang w:eastAsia="en-US"/>
          </w:rPr>
          <w:tab/>
        </w:r>
        <w:r w:rsidRPr="00F60009" w:rsidR="00C40D8F">
          <w:rPr>
            <w:rStyle w:val="Hyperlink"/>
            <w:rFonts w:cstheme="minorHAnsi"/>
            <w:noProof/>
          </w:rPr>
          <w:t>Description</w:t>
        </w:r>
        <w:r w:rsidR="00C40D8F">
          <w:rPr>
            <w:noProof/>
            <w:webHidden/>
          </w:rPr>
          <w:tab/>
        </w:r>
        <w:r w:rsidR="00C40D8F">
          <w:rPr>
            <w:noProof/>
            <w:webHidden/>
          </w:rPr>
          <w:fldChar w:fldCharType="begin"/>
        </w:r>
        <w:r w:rsidR="00C40D8F">
          <w:rPr>
            <w:noProof/>
            <w:webHidden/>
          </w:rPr>
          <w:instrText xml:space="preserve"> PAGEREF _Toc131585284 \h </w:instrText>
        </w:r>
        <w:r w:rsidR="00C40D8F">
          <w:rPr>
            <w:noProof/>
            <w:webHidden/>
          </w:rPr>
        </w:r>
        <w:r w:rsidR="00C40D8F">
          <w:rPr>
            <w:noProof/>
            <w:webHidden/>
          </w:rPr>
          <w:fldChar w:fldCharType="separate"/>
        </w:r>
        <w:r w:rsidR="00B04CD5">
          <w:rPr>
            <w:noProof/>
            <w:webHidden/>
          </w:rPr>
          <w:t>5</w:t>
        </w:r>
        <w:r w:rsidR="00C40D8F">
          <w:rPr>
            <w:noProof/>
            <w:webHidden/>
          </w:rPr>
          <w:fldChar w:fldCharType="end"/>
        </w:r>
      </w:hyperlink>
    </w:p>
    <w:p w:rsidR="00C40D8F" w:rsidRDefault="00000000" w14:paraId="4F55ECF0" w14:textId="61510C0C">
      <w:pPr>
        <w:pStyle w:val="TOC2"/>
        <w:tabs>
          <w:tab w:val="left" w:pos="1440"/>
          <w:tab w:val="right" w:leader="dot" w:pos="9559"/>
        </w:tabs>
        <w:rPr>
          <w:rFonts w:asciiTheme="minorHAnsi" w:hAnsiTheme="minorHAnsi" w:eastAsiaTheme="minorEastAsia" w:cstheme="minorBidi"/>
          <w:noProof/>
          <w:color w:val="auto"/>
          <w:szCs w:val="22"/>
          <w:lang w:eastAsia="en-US"/>
        </w:rPr>
      </w:pPr>
      <w:hyperlink w:history="1" w:anchor="_Toc131585285">
        <w:r w:rsidRPr="00F60009" w:rsidR="00C40D8F">
          <w:rPr>
            <w:rStyle w:val="Hyperlink"/>
            <w:rFonts w:cstheme="minorHAnsi"/>
            <w:noProof/>
          </w:rPr>
          <w:t>1.2</w:t>
        </w:r>
        <w:r w:rsidR="00C40D8F">
          <w:rPr>
            <w:rFonts w:asciiTheme="minorHAnsi" w:hAnsiTheme="minorHAnsi" w:eastAsiaTheme="minorEastAsia" w:cstheme="minorBidi"/>
            <w:noProof/>
            <w:color w:val="auto"/>
            <w:szCs w:val="22"/>
            <w:lang w:eastAsia="en-US"/>
          </w:rPr>
          <w:tab/>
        </w:r>
        <w:r w:rsidRPr="00F60009" w:rsidR="00C40D8F">
          <w:rPr>
            <w:rStyle w:val="Hyperlink"/>
            <w:rFonts w:cstheme="minorHAnsi"/>
            <w:noProof/>
          </w:rPr>
          <w:t>Purpose</w:t>
        </w:r>
        <w:r w:rsidR="00C40D8F">
          <w:rPr>
            <w:noProof/>
            <w:webHidden/>
          </w:rPr>
          <w:tab/>
        </w:r>
        <w:r w:rsidR="00C40D8F">
          <w:rPr>
            <w:noProof/>
            <w:webHidden/>
          </w:rPr>
          <w:fldChar w:fldCharType="begin"/>
        </w:r>
        <w:r w:rsidR="00C40D8F">
          <w:rPr>
            <w:noProof/>
            <w:webHidden/>
          </w:rPr>
          <w:instrText xml:space="preserve"> PAGEREF _Toc131585285 \h </w:instrText>
        </w:r>
        <w:r w:rsidR="00C40D8F">
          <w:rPr>
            <w:noProof/>
            <w:webHidden/>
          </w:rPr>
        </w:r>
        <w:r w:rsidR="00C40D8F">
          <w:rPr>
            <w:noProof/>
            <w:webHidden/>
          </w:rPr>
          <w:fldChar w:fldCharType="separate"/>
        </w:r>
        <w:r w:rsidR="00B04CD5">
          <w:rPr>
            <w:noProof/>
            <w:webHidden/>
          </w:rPr>
          <w:t>5</w:t>
        </w:r>
        <w:r w:rsidR="00C40D8F">
          <w:rPr>
            <w:noProof/>
            <w:webHidden/>
          </w:rPr>
          <w:fldChar w:fldCharType="end"/>
        </w:r>
      </w:hyperlink>
    </w:p>
    <w:p w:rsidR="00C40D8F" w:rsidRDefault="00000000" w14:paraId="2E6F9CD6" w14:textId="502FBD30">
      <w:pPr>
        <w:pStyle w:val="TOC2"/>
        <w:tabs>
          <w:tab w:val="left" w:pos="1440"/>
          <w:tab w:val="right" w:leader="dot" w:pos="9559"/>
        </w:tabs>
        <w:rPr>
          <w:rFonts w:asciiTheme="minorHAnsi" w:hAnsiTheme="minorHAnsi" w:eastAsiaTheme="minorEastAsia" w:cstheme="minorBidi"/>
          <w:noProof/>
          <w:color w:val="auto"/>
          <w:szCs w:val="22"/>
          <w:lang w:eastAsia="en-US"/>
        </w:rPr>
      </w:pPr>
      <w:hyperlink w:history="1" w:anchor="_Toc131585286">
        <w:r w:rsidRPr="00F60009" w:rsidR="00C40D8F">
          <w:rPr>
            <w:rStyle w:val="Hyperlink"/>
            <w:rFonts w:cstheme="minorHAnsi"/>
            <w:noProof/>
          </w:rPr>
          <w:t>1.3</w:t>
        </w:r>
        <w:r w:rsidR="00C40D8F">
          <w:rPr>
            <w:rFonts w:asciiTheme="minorHAnsi" w:hAnsiTheme="minorHAnsi" w:eastAsiaTheme="minorEastAsia" w:cstheme="minorBidi"/>
            <w:noProof/>
            <w:color w:val="auto"/>
            <w:szCs w:val="22"/>
            <w:lang w:eastAsia="en-US"/>
          </w:rPr>
          <w:tab/>
        </w:r>
        <w:r w:rsidRPr="00F60009" w:rsidR="00C40D8F">
          <w:rPr>
            <w:rStyle w:val="Hyperlink"/>
            <w:rFonts w:cstheme="minorHAnsi"/>
            <w:noProof/>
          </w:rPr>
          <w:t>Scope</w:t>
        </w:r>
        <w:r w:rsidR="00C40D8F">
          <w:rPr>
            <w:noProof/>
            <w:webHidden/>
          </w:rPr>
          <w:tab/>
        </w:r>
        <w:r w:rsidR="00C40D8F">
          <w:rPr>
            <w:noProof/>
            <w:webHidden/>
          </w:rPr>
          <w:fldChar w:fldCharType="begin"/>
        </w:r>
        <w:r w:rsidR="00C40D8F">
          <w:rPr>
            <w:noProof/>
            <w:webHidden/>
          </w:rPr>
          <w:instrText xml:space="preserve"> PAGEREF _Toc131585286 \h </w:instrText>
        </w:r>
        <w:r w:rsidR="00C40D8F">
          <w:rPr>
            <w:noProof/>
            <w:webHidden/>
          </w:rPr>
        </w:r>
        <w:r w:rsidR="00C40D8F">
          <w:rPr>
            <w:noProof/>
            <w:webHidden/>
          </w:rPr>
          <w:fldChar w:fldCharType="separate"/>
        </w:r>
        <w:r w:rsidR="00B04CD5">
          <w:rPr>
            <w:noProof/>
            <w:webHidden/>
          </w:rPr>
          <w:t>5</w:t>
        </w:r>
        <w:r w:rsidR="00C40D8F">
          <w:rPr>
            <w:noProof/>
            <w:webHidden/>
          </w:rPr>
          <w:fldChar w:fldCharType="end"/>
        </w:r>
      </w:hyperlink>
    </w:p>
    <w:p w:rsidR="00C40D8F" w:rsidRDefault="00000000" w14:paraId="0AE09BEE" w14:textId="232B0C47">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287">
        <w:r w:rsidRPr="00F60009" w:rsidR="00C40D8F">
          <w:rPr>
            <w:rStyle w:val="Hyperlink"/>
            <w:rFonts w:cs="Arial"/>
            <w:noProof/>
            <w:lang w:eastAsia="en-US"/>
          </w:rPr>
          <w:t>2.</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System Context Diagram</w:t>
        </w:r>
        <w:r w:rsidR="00C40D8F">
          <w:rPr>
            <w:noProof/>
            <w:webHidden/>
          </w:rPr>
          <w:tab/>
        </w:r>
        <w:r w:rsidR="00C40D8F">
          <w:rPr>
            <w:noProof/>
            <w:webHidden/>
          </w:rPr>
          <w:fldChar w:fldCharType="begin"/>
        </w:r>
        <w:r w:rsidR="00C40D8F">
          <w:rPr>
            <w:noProof/>
            <w:webHidden/>
          </w:rPr>
          <w:instrText xml:space="preserve"> PAGEREF _Toc131585287 \h </w:instrText>
        </w:r>
        <w:r w:rsidR="00C40D8F">
          <w:rPr>
            <w:noProof/>
            <w:webHidden/>
          </w:rPr>
        </w:r>
        <w:r w:rsidR="00C40D8F">
          <w:rPr>
            <w:noProof/>
            <w:webHidden/>
          </w:rPr>
          <w:fldChar w:fldCharType="separate"/>
        </w:r>
        <w:r w:rsidR="00B04CD5">
          <w:rPr>
            <w:noProof/>
            <w:webHidden/>
          </w:rPr>
          <w:t>7</w:t>
        </w:r>
        <w:r w:rsidR="00C40D8F">
          <w:rPr>
            <w:noProof/>
            <w:webHidden/>
          </w:rPr>
          <w:fldChar w:fldCharType="end"/>
        </w:r>
      </w:hyperlink>
    </w:p>
    <w:p w:rsidR="00C40D8F" w:rsidRDefault="00000000" w14:paraId="65CAB94C" w14:textId="42522DAB">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288">
        <w:r w:rsidRPr="00F60009" w:rsidR="00C40D8F">
          <w:rPr>
            <w:rStyle w:val="Hyperlink"/>
            <w:rFonts w:cs="Arial"/>
            <w:noProof/>
            <w:lang w:eastAsia="en-US"/>
          </w:rPr>
          <w:t>3.</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Structure Daigram</w:t>
        </w:r>
        <w:r w:rsidR="00C40D8F">
          <w:rPr>
            <w:noProof/>
            <w:webHidden/>
          </w:rPr>
          <w:tab/>
        </w:r>
        <w:r w:rsidR="00C40D8F">
          <w:rPr>
            <w:noProof/>
            <w:webHidden/>
          </w:rPr>
          <w:fldChar w:fldCharType="begin"/>
        </w:r>
        <w:r w:rsidR="00C40D8F">
          <w:rPr>
            <w:noProof/>
            <w:webHidden/>
          </w:rPr>
          <w:instrText xml:space="preserve"> PAGEREF _Toc131585288 \h </w:instrText>
        </w:r>
        <w:r w:rsidR="00C40D8F">
          <w:rPr>
            <w:noProof/>
            <w:webHidden/>
          </w:rPr>
        </w:r>
        <w:r w:rsidR="00C40D8F">
          <w:rPr>
            <w:noProof/>
            <w:webHidden/>
          </w:rPr>
          <w:fldChar w:fldCharType="separate"/>
        </w:r>
        <w:r w:rsidR="00B04CD5">
          <w:rPr>
            <w:noProof/>
            <w:webHidden/>
          </w:rPr>
          <w:t>8</w:t>
        </w:r>
        <w:r w:rsidR="00C40D8F">
          <w:rPr>
            <w:noProof/>
            <w:webHidden/>
          </w:rPr>
          <w:fldChar w:fldCharType="end"/>
        </w:r>
      </w:hyperlink>
    </w:p>
    <w:p w:rsidR="00C40D8F" w:rsidRDefault="00000000" w14:paraId="2D338F86" w14:textId="006CA732">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289">
        <w:r w:rsidRPr="00F60009" w:rsidR="00C40D8F">
          <w:rPr>
            <w:rStyle w:val="Hyperlink"/>
            <w:rFonts w:cs="Arial"/>
            <w:noProof/>
            <w:lang w:eastAsia="en-US"/>
          </w:rPr>
          <w:t>4.</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Architecture Diagram</w:t>
        </w:r>
        <w:r w:rsidR="00C40D8F">
          <w:rPr>
            <w:noProof/>
            <w:webHidden/>
          </w:rPr>
          <w:tab/>
        </w:r>
        <w:r w:rsidR="00C40D8F">
          <w:rPr>
            <w:noProof/>
            <w:webHidden/>
          </w:rPr>
          <w:fldChar w:fldCharType="begin"/>
        </w:r>
        <w:r w:rsidR="00C40D8F">
          <w:rPr>
            <w:noProof/>
            <w:webHidden/>
          </w:rPr>
          <w:instrText xml:space="preserve"> PAGEREF _Toc131585289 \h </w:instrText>
        </w:r>
        <w:r w:rsidR="00C40D8F">
          <w:rPr>
            <w:noProof/>
            <w:webHidden/>
          </w:rPr>
        </w:r>
        <w:r w:rsidR="00C40D8F">
          <w:rPr>
            <w:noProof/>
            <w:webHidden/>
          </w:rPr>
          <w:fldChar w:fldCharType="separate"/>
        </w:r>
        <w:r w:rsidR="00B04CD5">
          <w:rPr>
            <w:noProof/>
            <w:webHidden/>
          </w:rPr>
          <w:t>9</w:t>
        </w:r>
        <w:r w:rsidR="00C40D8F">
          <w:rPr>
            <w:noProof/>
            <w:webHidden/>
          </w:rPr>
          <w:fldChar w:fldCharType="end"/>
        </w:r>
      </w:hyperlink>
    </w:p>
    <w:p w:rsidR="00C40D8F" w:rsidRDefault="00000000" w14:paraId="2E15C546" w14:textId="174CC664">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290">
        <w:r w:rsidRPr="00F60009" w:rsidR="00C40D8F">
          <w:rPr>
            <w:rStyle w:val="Hyperlink"/>
            <w:rFonts w:cs="Arial"/>
            <w:noProof/>
            <w:lang w:eastAsia="en-US"/>
          </w:rPr>
          <w:t>5.</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Design Decisions</w:t>
        </w:r>
        <w:r w:rsidR="00C40D8F">
          <w:rPr>
            <w:noProof/>
            <w:webHidden/>
          </w:rPr>
          <w:tab/>
        </w:r>
        <w:r w:rsidR="00C40D8F">
          <w:rPr>
            <w:noProof/>
            <w:webHidden/>
          </w:rPr>
          <w:fldChar w:fldCharType="begin"/>
        </w:r>
        <w:r w:rsidR="00C40D8F">
          <w:rPr>
            <w:noProof/>
            <w:webHidden/>
          </w:rPr>
          <w:instrText xml:space="preserve"> PAGEREF _Toc131585290 \h </w:instrText>
        </w:r>
        <w:r w:rsidR="00C40D8F">
          <w:rPr>
            <w:noProof/>
            <w:webHidden/>
          </w:rPr>
        </w:r>
        <w:r w:rsidR="00C40D8F">
          <w:rPr>
            <w:noProof/>
            <w:webHidden/>
          </w:rPr>
          <w:fldChar w:fldCharType="separate"/>
        </w:r>
        <w:r w:rsidR="00B04CD5">
          <w:rPr>
            <w:noProof/>
            <w:webHidden/>
          </w:rPr>
          <w:t>10</w:t>
        </w:r>
        <w:r w:rsidR="00C40D8F">
          <w:rPr>
            <w:noProof/>
            <w:webHidden/>
          </w:rPr>
          <w:fldChar w:fldCharType="end"/>
        </w:r>
      </w:hyperlink>
    </w:p>
    <w:p w:rsidR="00C40D8F" w:rsidRDefault="00000000" w14:paraId="143DCDBF" w14:textId="452DC80C">
      <w:pPr>
        <w:pStyle w:val="TOC2"/>
        <w:tabs>
          <w:tab w:val="left" w:pos="1440"/>
          <w:tab w:val="right" w:leader="dot" w:pos="9559"/>
        </w:tabs>
        <w:rPr>
          <w:rFonts w:asciiTheme="minorHAnsi" w:hAnsiTheme="minorHAnsi" w:eastAsiaTheme="minorEastAsia" w:cstheme="minorBidi"/>
          <w:noProof/>
          <w:color w:val="auto"/>
          <w:szCs w:val="22"/>
          <w:lang w:eastAsia="en-US"/>
        </w:rPr>
      </w:pPr>
      <w:hyperlink w:history="1" w:anchor="_Toc131585291">
        <w:r w:rsidRPr="00F60009" w:rsidR="00C40D8F">
          <w:rPr>
            <w:rStyle w:val="Hyperlink"/>
            <w:rFonts w:cs="Arial"/>
            <w:noProof/>
            <w:lang w:val="en-CA"/>
          </w:rPr>
          <w:t>5.1.</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Assumptions</w:t>
        </w:r>
        <w:r w:rsidR="00C40D8F">
          <w:rPr>
            <w:noProof/>
            <w:webHidden/>
          </w:rPr>
          <w:tab/>
        </w:r>
        <w:r w:rsidR="00C40D8F">
          <w:rPr>
            <w:noProof/>
            <w:webHidden/>
          </w:rPr>
          <w:fldChar w:fldCharType="begin"/>
        </w:r>
        <w:r w:rsidR="00C40D8F">
          <w:rPr>
            <w:noProof/>
            <w:webHidden/>
          </w:rPr>
          <w:instrText xml:space="preserve"> PAGEREF _Toc131585291 \h </w:instrText>
        </w:r>
        <w:r w:rsidR="00C40D8F">
          <w:rPr>
            <w:noProof/>
            <w:webHidden/>
          </w:rPr>
        </w:r>
        <w:r w:rsidR="00C40D8F">
          <w:rPr>
            <w:noProof/>
            <w:webHidden/>
          </w:rPr>
          <w:fldChar w:fldCharType="separate"/>
        </w:r>
        <w:r w:rsidR="00B04CD5">
          <w:rPr>
            <w:noProof/>
            <w:webHidden/>
          </w:rPr>
          <w:t>10</w:t>
        </w:r>
        <w:r w:rsidR="00C40D8F">
          <w:rPr>
            <w:noProof/>
            <w:webHidden/>
          </w:rPr>
          <w:fldChar w:fldCharType="end"/>
        </w:r>
      </w:hyperlink>
    </w:p>
    <w:p w:rsidR="00C40D8F" w:rsidRDefault="00000000" w14:paraId="220ADE86" w14:textId="74736BDD">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292">
        <w:r w:rsidRPr="00F60009" w:rsidR="00C40D8F">
          <w:rPr>
            <w:rStyle w:val="Hyperlink"/>
            <w:rFonts w:cs="Arial"/>
            <w:noProof/>
            <w:lang w:val="en-CA"/>
          </w:rPr>
          <w:t>a.</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Location Finder</w:t>
        </w:r>
        <w:r w:rsidR="00C40D8F">
          <w:rPr>
            <w:noProof/>
            <w:webHidden/>
          </w:rPr>
          <w:tab/>
        </w:r>
        <w:r w:rsidR="00C40D8F">
          <w:rPr>
            <w:noProof/>
            <w:webHidden/>
          </w:rPr>
          <w:fldChar w:fldCharType="begin"/>
        </w:r>
        <w:r w:rsidR="00C40D8F">
          <w:rPr>
            <w:noProof/>
            <w:webHidden/>
          </w:rPr>
          <w:instrText xml:space="preserve"> PAGEREF _Toc131585292 \h </w:instrText>
        </w:r>
        <w:r w:rsidR="00C40D8F">
          <w:rPr>
            <w:noProof/>
            <w:webHidden/>
          </w:rPr>
        </w:r>
        <w:r w:rsidR="00C40D8F">
          <w:rPr>
            <w:noProof/>
            <w:webHidden/>
          </w:rPr>
          <w:fldChar w:fldCharType="separate"/>
        </w:r>
        <w:r w:rsidR="00B04CD5">
          <w:rPr>
            <w:noProof/>
            <w:webHidden/>
          </w:rPr>
          <w:t>11</w:t>
        </w:r>
        <w:r w:rsidR="00C40D8F">
          <w:rPr>
            <w:noProof/>
            <w:webHidden/>
          </w:rPr>
          <w:fldChar w:fldCharType="end"/>
        </w:r>
      </w:hyperlink>
    </w:p>
    <w:p w:rsidR="00C40D8F" w:rsidRDefault="00000000" w14:paraId="16076EC2" w14:textId="4DB5ED5D">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3">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Methods used in Location Finder</w:t>
        </w:r>
        <w:r w:rsidR="00C40D8F">
          <w:rPr>
            <w:noProof/>
            <w:webHidden/>
          </w:rPr>
          <w:tab/>
        </w:r>
        <w:r w:rsidR="00C40D8F">
          <w:rPr>
            <w:noProof/>
            <w:webHidden/>
          </w:rPr>
          <w:fldChar w:fldCharType="begin"/>
        </w:r>
        <w:r w:rsidR="00C40D8F">
          <w:rPr>
            <w:noProof/>
            <w:webHidden/>
          </w:rPr>
          <w:instrText xml:space="preserve"> PAGEREF _Toc131585293 \h </w:instrText>
        </w:r>
        <w:r w:rsidR="00C40D8F">
          <w:rPr>
            <w:noProof/>
            <w:webHidden/>
          </w:rPr>
        </w:r>
        <w:r w:rsidR="00C40D8F">
          <w:rPr>
            <w:noProof/>
            <w:webHidden/>
          </w:rPr>
          <w:fldChar w:fldCharType="separate"/>
        </w:r>
        <w:r w:rsidR="00B04CD5">
          <w:rPr>
            <w:noProof/>
            <w:webHidden/>
          </w:rPr>
          <w:t>12</w:t>
        </w:r>
        <w:r w:rsidR="00C40D8F">
          <w:rPr>
            <w:noProof/>
            <w:webHidden/>
          </w:rPr>
          <w:fldChar w:fldCharType="end"/>
        </w:r>
      </w:hyperlink>
    </w:p>
    <w:p w:rsidR="00C40D8F" w:rsidRDefault="00000000" w14:paraId="3630C52B" w14:textId="13BF8EB9">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4">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GetServicesforPincode:</w:t>
        </w:r>
        <w:r w:rsidR="00C40D8F">
          <w:rPr>
            <w:noProof/>
            <w:webHidden/>
          </w:rPr>
          <w:tab/>
        </w:r>
        <w:r w:rsidR="00C40D8F">
          <w:rPr>
            <w:noProof/>
            <w:webHidden/>
          </w:rPr>
          <w:fldChar w:fldCharType="begin"/>
        </w:r>
        <w:r w:rsidR="00C40D8F">
          <w:rPr>
            <w:noProof/>
            <w:webHidden/>
          </w:rPr>
          <w:instrText xml:space="preserve"> PAGEREF _Toc131585294 \h </w:instrText>
        </w:r>
        <w:r w:rsidR="00C40D8F">
          <w:rPr>
            <w:noProof/>
            <w:webHidden/>
          </w:rPr>
        </w:r>
        <w:r w:rsidR="00C40D8F">
          <w:rPr>
            <w:noProof/>
            <w:webHidden/>
          </w:rPr>
          <w:fldChar w:fldCharType="separate"/>
        </w:r>
        <w:r w:rsidR="00B04CD5">
          <w:rPr>
            <w:noProof/>
            <w:webHidden/>
          </w:rPr>
          <w:t>12</w:t>
        </w:r>
        <w:r w:rsidR="00C40D8F">
          <w:rPr>
            <w:noProof/>
            <w:webHidden/>
          </w:rPr>
          <w:fldChar w:fldCharType="end"/>
        </w:r>
      </w:hyperlink>
    </w:p>
    <w:p w:rsidR="00C40D8F" w:rsidRDefault="00000000" w14:paraId="0808E169" w14:textId="5A680ABC">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5">
        <w:r w:rsidRPr="00F60009" w:rsidR="00C40D8F">
          <w:rPr>
            <w:rStyle w:val="Hyperlink"/>
            <w:rFonts w:cstheme="minorHAnsi"/>
            <w:iCs/>
            <w:noProof/>
          </w:rPr>
          <w:t>2.</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GetServicesforProduct:</w:t>
        </w:r>
        <w:r w:rsidR="00C40D8F">
          <w:rPr>
            <w:noProof/>
            <w:webHidden/>
          </w:rPr>
          <w:tab/>
        </w:r>
        <w:r w:rsidR="00C40D8F">
          <w:rPr>
            <w:noProof/>
            <w:webHidden/>
          </w:rPr>
          <w:fldChar w:fldCharType="begin"/>
        </w:r>
        <w:r w:rsidR="00C40D8F">
          <w:rPr>
            <w:noProof/>
            <w:webHidden/>
          </w:rPr>
          <w:instrText xml:space="preserve"> PAGEREF _Toc131585295 \h </w:instrText>
        </w:r>
        <w:r w:rsidR="00C40D8F">
          <w:rPr>
            <w:noProof/>
            <w:webHidden/>
          </w:rPr>
        </w:r>
        <w:r w:rsidR="00C40D8F">
          <w:rPr>
            <w:noProof/>
            <w:webHidden/>
          </w:rPr>
          <w:fldChar w:fldCharType="separate"/>
        </w:r>
        <w:r w:rsidR="00B04CD5">
          <w:rPr>
            <w:noProof/>
            <w:webHidden/>
          </w:rPr>
          <w:t>14</w:t>
        </w:r>
        <w:r w:rsidR="00C40D8F">
          <w:rPr>
            <w:noProof/>
            <w:webHidden/>
          </w:rPr>
          <w:fldChar w:fldCharType="end"/>
        </w:r>
      </w:hyperlink>
    </w:p>
    <w:p w:rsidR="00C40D8F" w:rsidRDefault="00000000" w14:paraId="57BC2401" w14:textId="50BE3A96">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6">
        <w:r w:rsidRPr="00F60009" w:rsidR="00C40D8F">
          <w:rPr>
            <w:rStyle w:val="Hyperlink"/>
            <w:rFonts w:cstheme="minorHAnsi"/>
            <w:iCs/>
            <w:noProof/>
          </w:rPr>
          <w:t>3.</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GetServicesforPincodeAndProduct:</w:t>
        </w:r>
        <w:r w:rsidR="00C40D8F">
          <w:rPr>
            <w:noProof/>
            <w:webHidden/>
          </w:rPr>
          <w:tab/>
        </w:r>
        <w:r w:rsidR="00C40D8F">
          <w:rPr>
            <w:noProof/>
            <w:webHidden/>
          </w:rPr>
          <w:fldChar w:fldCharType="begin"/>
        </w:r>
        <w:r w:rsidR="00C40D8F">
          <w:rPr>
            <w:noProof/>
            <w:webHidden/>
          </w:rPr>
          <w:instrText xml:space="preserve"> PAGEREF _Toc131585296 \h </w:instrText>
        </w:r>
        <w:r w:rsidR="00C40D8F">
          <w:rPr>
            <w:noProof/>
            <w:webHidden/>
          </w:rPr>
        </w:r>
        <w:r w:rsidR="00C40D8F">
          <w:rPr>
            <w:noProof/>
            <w:webHidden/>
          </w:rPr>
          <w:fldChar w:fldCharType="separate"/>
        </w:r>
        <w:r w:rsidR="00B04CD5">
          <w:rPr>
            <w:noProof/>
            <w:webHidden/>
          </w:rPr>
          <w:t>15</w:t>
        </w:r>
        <w:r w:rsidR="00C40D8F">
          <w:rPr>
            <w:noProof/>
            <w:webHidden/>
          </w:rPr>
          <w:fldChar w:fldCharType="end"/>
        </w:r>
      </w:hyperlink>
    </w:p>
    <w:p w:rsidR="00C40D8F" w:rsidRDefault="00000000" w14:paraId="67BE104E" w14:textId="508388D6">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297">
        <w:r w:rsidRPr="00F60009" w:rsidR="00C40D8F">
          <w:rPr>
            <w:rStyle w:val="Hyperlink"/>
            <w:rFonts w:cs="Arial"/>
            <w:noProof/>
            <w:lang w:val="en-CA"/>
          </w:rPr>
          <w:t>b.</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Transit Time</w:t>
        </w:r>
        <w:r w:rsidR="00C40D8F">
          <w:rPr>
            <w:noProof/>
            <w:webHidden/>
          </w:rPr>
          <w:tab/>
        </w:r>
        <w:r w:rsidR="00C40D8F">
          <w:rPr>
            <w:noProof/>
            <w:webHidden/>
          </w:rPr>
          <w:fldChar w:fldCharType="begin"/>
        </w:r>
        <w:r w:rsidR="00C40D8F">
          <w:rPr>
            <w:noProof/>
            <w:webHidden/>
          </w:rPr>
          <w:instrText xml:space="preserve"> PAGEREF _Toc131585297 \h </w:instrText>
        </w:r>
        <w:r w:rsidR="00C40D8F">
          <w:rPr>
            <w:noProof/>
            <w:webHidden/>
          </w:rPr>
        </w:r>
        <w:r w:rsidR="00C40D8F">
          <w:rPr>
            <w:noProof/>
            <w:webHidden/>
          </w:rPr>
          <w:fldChar w:fldCharType="separate"/>
        </w:r>
        <w:r w:rsidR="00B04CD5">
          <w:rPr>
            <w:noProof/>
            <w:webHidden/>
          </w:rPr>
          <w:t>16</w:t>
        </w:r>
        <w:r w:rsidR="00C40D8F">
          <w:rPr>
            <w:noProof/>
            <w:webHidden/>
          </w:rPr>
          <w:fldChar w:fldCharType="end"/>
        </w:r>
      </w:hyperlink>
    </w:p>
    <w:p w:rsidR="00C40D8F" w:rsidRDefault="00000000" w14:paraId="0184674B" w14:textId="7120DFFF">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8">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Methods used Transit Time</w:t>
        </w:r>
        <w:r w:rsidR="00C40D8F">
          <w:rPr>
            <w:noProof/>
            <w:webHidden/>
          </w:rPr>
          <w:tab/>
        </w:r>
        <w:r w:rsidR="00C40D8F">
          <w:rPr>
            <w:noProof/>
            <w:webHidden/>
          </w:rPr>
          <w:fldChar w:fldCharType="begin"/>
        </w:r>
        <w:r w:rsidR="00C40D8F">
          <w:rPr>
            <w:noProof/>
            <w:webHidden/>
          </w:rPr>
          <w:instrText xml:space="preserve"> PAGEREF _Toc131585298 \h </w:instrText>
        </w:r>
        <w:r w:rsidR="00C40D8F">
          <w:rPr>
            <w:noProof/>
            <w:webHidden/>
          </w:rPr>
        </w:r>
        <w:r w:rsidR="00C40D8F">
          <w:rPr>
            <w:noProof/>
            <w:webHidden/>
          </w:rPr>
          <w:fldChar w:fldCharType="separate"/>
        </w:r>
        <w:r w:rsidR="00B04CD5">
          <w:rPr>
            <w:noProof/>
            <w:webHidden/>
          </w:rPr>
          <w:t>16</w:t>
        </w:r>
        <w:r w:rsidR="00C40D8F">
          <w:rPr>
            <w:noProof/>
            <w:webHidden/>
          </w:rPr>
          <w:fldChar w:fldCharType="end"/>
        </w:r>
      </w:hyperlink>
    </w:p>
    <w:p w:rsidR="00C40D8F" w:rsidRDefault="00000000" w14:paraId="4F7B4B63" w14:textId="0B864996">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299">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GetDomesticTransitTimeForPinCodeandProduct:</w:t>
        </w:r>
        <w:r w:rsidR="00C40D8F">
          <w:rPr>
            <w:noProof/>
            <w:webHidden/>
          </w:rPr>
          <w:tab/>
        </w:r>
        <w:r w:rsidR="00C40D8F">
          <w:rPr>
            <w:noProof/>
            <w:webHidden/>
          </w:rPr>
          <w:fldChar w:fldCharType="begin"/>
        </w:r>
        <w:r w:rsidR="00C40D8F">
          <w:rPr>
            <w:noProof/>
            <w:webHidden/>
          </w:rPr>
          <w:instrText xml:space="preserve"> PAGEREF _Toc131585299 \h </w:instrText>
        </w:r>
        <w:r w:rsidR="00C40D8F">
          <w:rPr>
            <w:noProof/>
            <w:webHidden/>
          </w:rPr>
        </w:r>
        <w:r w:rsidR="00C40D8F">
          <w:rPr>
            <w:noProof/>
            <w:webHidden/>
          </w:rPr>
          <w:fldChar w:fldCharType="separate"/>
        </w:r>
        <w:r w:rsidR="00B04CD5">
          <w:rPr>
            <w:noProof/>
            <w:webHidden/>
          </w:rPr>
          <w:t>16</w:t>
        </w:r>
        <w:r w:rsidR="00C40D8F">
          <w:rPr>
            <w:noProof/>
            <w:webHidden/>
          </w:rPr>
          <w:fldChar w:fldCharType="end"/>
        </w:r>
      </w:hyperlink>
    </w:p>
    <w:p w:rsidR="00C40D8F" w:rsidRDefault="00000000" w14:paraId="4807F613" w14:textId="5A1DA1AF">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300">
        <w:r w:rsidRPr="00F60009" w:rsidR="00C40D8F">
          <w:rPr>
            <w:rStyle w:val="Hyperlink"/>
            <w:rFonts w:cs="Arial"/>
            <w:noProof/>
            <w:lang w:val="en-CA"/>
          </w:rPr>
          <w:t>c.</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Pickup</w:t>
        </w:r>
        <w:r w:rsidR="00C40D8F">
          <w:rPr>
            <w:noProof/>
            <w:webHidden/>
          </w:rPr>
          <w:tab/>
        </w:r>
        <w:r w:rsidR="00C40D8F">
          <w:rPr>
            <w:noProof/>
            <w:webHidden/>
          </w:rPr>
          <w:fldChar w:fldCharType="begin"/>
        </w:r>
        <w:r w:rsidR="00C40D8F">
          <w:rPr>
            <w:noProof/>
            <w:webHidden/>
          </w:rPr>
          <w:instrText xml:space="preserve"> PAGEREF _Toc131585300 \h </w:instrText>
        </w:r>
        <w:r w:rsidR="00C40D8F">
          <w:rPr>
            <w:noProof/>
            <w:webHidden/>
          </w:rPr>
        </w:r>
        <w:r w:rsidR="00C40D8F">
          <w:rPr>
            <w:noProof/>
            <w:webHidden/>
          </w:rPr>
          <w:fldChar w:fldCharType="separate"/>
        </w:r>
        <w:r w:rsidR="00B04CD5">
          <w:rPr>
            <w:noProof/>
            <w:webHidden/>
          </w:rPr>
          <w:t>17</w:t>
        </w:r>
        <w:r w:rsidR="00C40D8F">
          <w:rPr>
            <w:noProof/>
            <w:webHidden/>
          </w:rPr>
          <w:fldChar w:fldCharType="end"/>
        </w:r>
      </w:hyperlink>
    </w:p>
    <w:p w:rsidR="00C40D8F" w:rsidRDefault="00000000" w14:paraId="7478056D" w14:textId="055AE305">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1">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Methods used in Pickup</w:t>
        </w:r>
        <w:r w:rsidR="00C40D8F">
          <w:rPr>
            <w:noProof/>
            <w:webHidden/>
          </w:rPr>
          <w:tab/>
        </w:r>
        <w:r w:rsidR="00C40D8F">
          <w:rPr>
            <w:noProof/>
            <w:webHidden/>
          </w:rPr>
          <w:fldChar w:fldCharType="begin"/>
        </w:r>
        <w:r w:rsidR="00C40D8F">
          <w:rPr>
            <w:noProof/>
            <w:webHidden/>
          </w:rPr>
          <w:instrText xml:space="preserve"> PAGEREF _Toc131585301 \h </w:instrText>
        </w:r>
        <w:r w:rsidR="00C40D8F">
          <w:rPr>
            <w:noProof/>
            <w:webHidden/>
          </w:rPr>
        </w:r>
        <w:r w:rsidR="00C40D8F">
          <w:rPr>
            <w:noProof/>
            <w:webHidden/>
          </w:rPr>
          <w:fldChar w:fldCharType="separate"/>
        </w:r>
        <w:r w:rsidR="00B04CD5">
          <w:rPr>
            <w:noProof/>
            <w:webHidden/>
          </w:rPr>
          <w:t>17</w:t>
        </w:r>
        <w:r w:rsidR="00C40D8F">
          <w:rPr>
            <w:noProof/>
            <w:webHidden/>
          </w:rPr>
          <w:fldChar w:fldCharType="end"/>
        </w:r>
      </w:hyperlink>
    </w:p>
    <w:p w:rsidR="00C40D8F" w:rsidRDefault="00000000" w14:paraId="3B750E39" w14:textId="191FAF80">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2">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RegisterPickup:</w:t>
        </w:r>
        <w:r w:rsidR="00C40D8F">
          <w:rPr>
            <w:noProof/>
            <w:webHidden/>
          </w:rPr>
          <w:tab/>
        </w:r>
        <w:r w:rsidR="00C40D8F">
          <w:rPr>
            <w:noProof/>
            <w:webHidden/>
          </w:rPr>
          <w:fldChar w:fldCharType="begin"/>
        </w:r>
        <w:r w:rsidR="00C40D8F">
          <w:rPr>
            <w:noProof/>
            <w:webHidden/>
          </w:rPr>
          <w:instrText xml:space="preserve"> PAGEREF _Toc131585302 \h </w:instrText>
        </w:r>
        <w:r w:rsidR="00C40D8F">
          <w:rPr>
            <w:noProof/>
            <w:webHidden/>
          </w:rPr>
        </w:r>
        <w:r w:rsidR="00C40D8F">
          <w:rPr>
            <w:noProof/>
            <w:webHidden/>
          </w:rPr>
          <w:fldChar w:fldCharType="separate"/>
        </w:r>
        <w:r w:rsidR="00B04CD5">
          <w:rPr>
            <w:noProof/>
            <w:webHidden/>
          </w:rPr>
          <w:t>17</w:t>
        </w:r>
        <w:r w:rsidR="00C40D8F">
          <w:rPr>
            <w:noProof/>
            <w:webHidden/>
          </w:rPr>
          <w:fldChar w:fldCharType="end"/>
        </w:r>
      </w:hyperlink>
    </w:p>
    <w:p w:rsidR="00C40D8F" w:rsidRDefault="00000000" w14:paraId="14AF82A4" w14:textId="5F23D94B">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3">
        <w:r w:rsidRPr="00F60009" w:rsidR="00C40D8F">
          <w:rPr>
            <w:rStyle w:val="Hyperlink"/>
            <w:rFonts w:cstheme="minorHAnsi"/>
            <w:iCs/>
            <w:noProof/>
          </w:rPr>
          <w:t>2.</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CancelPickup:</w:t>
        </w:r>
        <w:r w:rsidR="00C40D8F">
          <w:rPr>
            <w:noProof/>
            <w:webHidden/>
          </w:rPr>
          <w:tab/>
        </w:r>
        <w:r w:rsidR="00C40D8F">
          <w:rPr>
            <w:noProof/>
            <w:webHidden/>
          </w:rPr>
          <w:fldChar w:fldCharType="begin"/>
        </w:r>
        <w:r w:rsidR="00C40D8F">
          <w:rPr>
            <w:noProof/>
            <w:webHidden/>
          </w:rPr>
          <w:instrText xml:space="preserve"> PAGEREF _Toc131585303 \h </w:instrText>
        </w:r>
        <w:r w:rsidR="00C40D8F">
          <w:rPr>
            <w:noProof/>
            <w:webHidden/>
          </w:rPr>
        </w:r>
        <w:r w:rsidR="00C40D8F">
          <w:rPr>
            <w:noProof/>
            <w:webHidden/>
          </w:rPr>
          <w:fldChar w:fldCharType="separate"/>
        </w:r>
        <w:r w:rsidR="00B04CD5">
          <w:rPr>
            <w:noProof/>
            <w:webHidden/>
          </w:rPr>
          <w:t>18</w:t>
        </w:r>
        <w:r w:rsidR="00C40D8F">
          <w:rPr>
            <w:noProof/>
            <w:webHidden/>
          </w:rPr>
          <w:fldChar w:fldCharType="end"/>
        </w:r>
      </w:hyperlink>
    </w:p>
    <w:p w:rsidR="00C40D8F" w:rsidRDefault="00000000" w14:paraId="2C339091" w14:textId="1B2CB048">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4">
        <w:r w:rsidRPr="00F60009" w:rsidR="00C40D8F">
          <w:rPr>
            <w:rStyle w:val="Hyperlink"/>
            <w:rFonts w:cstheme="minorHAnsi"/>
            <w:iCs/>
            <w:noProof/>
          </w:rPr>
          <w:t>3.</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GetAllProductsAndSubProducts:</w:t>
        </w:r>
        <w:r w:rsidR="00C40D8F">
          <w:rPr>
            <w:noProof/>
            <w:webHidden/>
          </w:rPr>
          <w:tab/>
        </w:r>
        <w:r w:rsidR="00C40D8F">
          <w:rPr>
            <w:noProof/>
            <w:webHidden/>
          </w:rPr>
          <w:fldChar w:fldCharType="begin"/>
        </w:r>
        <w:r w:rsidR="00C40D8F">
          <w:rPr>
            <w:noProof/>
            <w:webHidden/>
          </w:rPr>
          <w:instrText xml:space="preserve"> PAGEREF _Toc131585304 \h </w:instrText>
        </w:r>
        <w:r w:rsidR="00C40D8F">
          <w:rPr>
            <w:noProof/>
            <w:webHidden/>
          </w:rPr>
        </w:r>
        <w:r w:rsidR="00C40D8F">
          <w:rPr>
            <w:noProof/>
            <w:webHidden/>
          </w:rPr>
          <w:fldChar w:fldCharType="separate"/>
        </w:r>
        <w:r w:rsidR="00B04CD5">
          <w:rPr>
            <w:noProof/>
            <w:webHidden/>
          </w:rPr>
          <w:t>19</w:t>
        </w:r>
        <w:r w:rsidR="00C40D8F">
          <w:rPr>
            <w:noProof/>
            <w:webHidden/>
          </w:rPr>
          <w:fldChar w:fldCharType="end"/>
        </w:r>
      </w:hyperlink>
    </w:p>
    <w:p w:rsidR="00C40D8F" w:rsidRDefault="00000000" w14:paraId="513DCCFD" w14:textId="16CE08A9">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305">
        <w:r w:rsidRPr="00F60009" w:rsidR="00C40D8F">
          <w:rPr>
            <w:rStyle w:val="Hyperlink"/>
            <w:rFonts w:cs="Arial"/>
            <w:noProof/>
            <w:lang w:val="en-CA"/>
          </w:rPr>
          <w:t>d.</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Waybill Generation</w:t>
        </w:r>
        <w:r w:rsidR="00C40D8F">
          <w:rPr>
            <w:noProof/>
            <w:webHidden/>
          </w:rPr>
          <w:tab/>
        </w:r>
        <w:r w:rsidR="00C40D8F">
          <w:rPr>
            <w:noProof/>
            <w:webHidden/>
          </w:rPr>
          <w:fldChar w:fldCharType="begin"/>
        </w:r>
        <w:r w:rsidR="00C40D8F">
          <w:rPr>
            <w:noProof/>
            <w:webHidden/>
          </w:rPr>
          <w:instrText xml:space="preserve"> PAGEREF _Toc131585305 \h </w:instrText>
        </w:r>
        <w:r w:rsidR="00C40D8F">
          <w:rPr>
            <w:noProof/>
            <w:webHidden/>
          </w:rPr>
        </w:r>
        <w:r w:rsidR="00C40D8F">
          <w:rPr>
            <w:noProof/>
            <w:webHidden/>
          </w:rPr>
          <w:fldChar w:fldCharType="separate"/>
        </w:r>
        <w:r w:rsidR="00B04CD5">
          <w:rPr>
            <w:noProof/>
            <w:webHidden/>
          </w:rPr>
          <w:t>20</w:t>
        </w:r>
        <w:r w:rsidR="00C40D8F">
          <w:rPr>
            <w:noProof/>
            <w:webHidden/>
          </w:rPr>
          <w:fldChar w:fldCharType="end"/>
        </w:r>
      </w:hyperlink>
    </w:p>
    <w:p w:rsidR="00C40D8F" w:rsidRDefault="00000000" w14:paraId="4AEDD63C" w14:textId="18CDEFD7">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6">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Methods used in Waybill Generation</w:t>
        </w:r>
        <w:r w:rsidR="00C40D8F">
          <w:rPr>
            <w:noProof/>
            <w:webHidden/>
          </w:rPr>
          <w:tab/>
        </w:r>
        <w:r w:rsidR="00C40D8F">
          <w:rPr>
            <w:noProof/>
            <w:webHidden/>
          </w:rPr>
          <w:fldChar w:fldCharType="begin"/>
        </w:r>
        <w:r w:rsidR="00C40D8F">
          <w:rPr>
            <w:noProof/>
            <w:webHidden/>
          </w:rPr>
          <w:instrText xml:space="preserve"> PAGEREF _Toc131585306 \h </w:instrText>
        </w:r>
        <w:r w:rsidR="00C40D8F">
          <w:rPr>
            <w:noProof/>
            <w:webHidden/>
          </w:rPr>
        </w:r>
        <w:r w:rsidR="00C40D8F">
          <w:rPr>
            <w:noProof/>
            <w:webHidden/>
          </w:rPr>
          <w:fldChar w:fldCharType="separate"/>
        </w:r>
        <w:r w:rsidR="00B04CD5">
          <w:rPr>
            <w:noProof/>
            <w:webHidden/>
          </w:rPr>
          <w:t>20</w:t>
        </w:r>
        <w:r w:rsidR="00C40D8F">
          <w:rPr>
            <w:noProof/>
            <w:webHidden/>
          </w:rPr>
          <w:fldChar w:fldCharType="end"/>
        </w:r>
      </w:hyperlink>
    </w:p>
    <w:p w:rsidR="00C40D8F" w:rsidRDefault="00000000" w14:paraId="21408AD9" w14:textId="7D12026A">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7">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GenerateWayBill (Single Waybill Generation):</w:t>
        </w:r>
        <w:r w:rsidR="00C40D8F">
          <w:rPr>
            <w:noProof/>
            <w:webHidden/>
          </w:rPr>
          <w:tab/>
        </w:r>
        <w:r w:rsidR="00C40D8F">
          <w:rPr>
            <w:noProof/>
            <w:webHidden/>
          </w:rPr>
          <w:fldChar w:fldCharType="begin"/>
        </w:r>
        <w:r w:rsidR="00C40D8F">
          <w:rPr>
            <w:noProof/>
            <w:webHidden/>
          </w:rPr>
          <w:instrText xml:space="preserve"> PAGEREF _Toc131585307 \h </w:instrText>
        </w:r>
        <w:r w:rsidR="00C40D8F">
          <w:rPr>
            <w:noProof/>
            <w:webHidden/>
          </w:rPr>
        </w:r>
        <w:r w:rsidR="00C40D8F">
          <w:rPr>
            <w:noProof/>
            <w:webHidden/>
          </w:rPr>
          <w:fldChar w:fldCharType="separate"/>
        </w:r>
        <w:r w:rsidR="00B04CD5">
          <w:rPr>
            <w:noProof/>
            <w:webHidden/>
          </w:rPr>
          <w:t>20</w:t>
        </w:r>
        <w:r w:rsidR="00C40D8F">
          <w:rPr>
            <w:noProof/>
            <w:webHidden/>
          </w:rPr>
          <w:fldChar w:fldCharType="end"/>
        </w:r>
      </w:hyperlink>
    </w:p>
    <w:p w:rsidR="00C40D8F" w:rsidRDefault="00000000" w14:paraId="441B7282" w14:textId="38969D79">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8">
        <w:r w:rsidRPr="00F60009" w:rsidR="00C40D8F">
          <w:rPr>
            <w:rStyle w:val="Hyperlink"/>
            <w:rFonts w:cstheme="minorHAnsi"/>
            <w:iCs/>
            <w:noProof/>
          </w:rPr>
          <w:t>2.</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ImportData:(Multiple Waybill Generation)</w:t>
        </w:r>
        <w:r w:rsidR="00C40D8F">
          <w:rPr>
            <w:noProof/>
            <w:webHidden/>
          </w:rPr>
          <w:tab/>
        </w:r>
        <w:r w:rsidR="00C40D8F">
          <w:rPr>
            <w:noProof/>
            <w:webHidden/>
          </w:rPr>
          <w:fldChar w:fldCharType="begin"/>
        </w:r>
        <w:r w:rsidR="00C40D8F">
          <w:rPr>
            <w:noProof/>
            <w:webHidden/>
          </w:rPr>
          <w:instrText xml:space="preserve"> PAGEREF _Toc131585308 \h </w:instrText>
        </w:r>
        <w:r w:rsidR="00C40D8F">
          <w:rPr>
            <w:noProof/>
            <w:webHidden/>
          </w:rPr>
        </w:r>
        <w:r w:rsidR="00C40D8F">
          <w:rPr>
            <w:noProof/>
            <w:webHidden/>
          </w:rPr>
          <w:fldChar w:fldCharType="separate"/>
        </w:r>
        <w:r w:rsidR="00B04CD5">
          <w:rPr>
            <w:noProof/>
            <w:webHidden/>
          </w:rPr>
          <w:t>34</w:t>
        </w:r>
        <w:r w:rsidR="00C40D8F">
          <w:rPr>
            <w:noProof/>
            <w:webHidden/>
          </w:rPr>
          <w:fldChar w:fldCharType="end"/>
        </w:r>
      </w:hyperlink>
    </w:p>
    <w:p w:rsidR="00C40D8F" w:rsidRDefault="00000000" w14:paraId="6C04D099" w14:textId="4E9FDCE6">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09">
        <w:r w:rsidRPr="00F60009" w:rsidR="00C40D8F">
          <w:rPr>
            <w:rStyle w:val="Hyperlink"/>
            <w:rFonts w:cstheme="minorHAnsi"/>
            <w:iCs/>
            <w:noProof/>
          </w:rPr>
          <w:t>3.</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UpdateEwayBill</w:t>
        </w:r>
        <w:r w:rsidR="00C40D8F">
          <w:rPr>
            <w:noProof/>
            <w:webHidden/>
          </w:rPr>
          <w:tab/>
        </w:r>
        <w:r w:rsidR="00C40D8F">
          <w:rPr>
            <w:noProof/>
            <w:webHidden/>
          </w:rPr>
          <w:fldChar w:fldCharType="begin"/>
        </w:r>
        <w:r w:rsidR="00C40D8F">
          <w:rPr>
            <w:noProof/>
            <w:webHidden/>
          </w:rPr>
          <w:instrText xml:space="preserve"> PAGEREF _Toc131585309 \h </w:instrText>
        </w:r>
        <w:r w:rsidR="00C40D8F">
          <w:rPr>
            <w:noProof/>
            <w:webHidden/>
          </w:rPr>
        </w:r>
        <w:r w:rsidR="00C40D8F">
          <w:rPr>
            <w:noProof/>
            <w:webHidden/>
          </w:rPr>
          <w:fldChar w:fldCharType="separate"/>
        </w:r>
        <w:r w:rsidR="00B04CD5">
          <w:rPr>
            <w:noProof/>
            <w:webHidden/>
          </w:rPr>
          <w:t>34</w:t>
        </w:r>
        <w:r w:rsidR="00C40D8F">
          <w:rPr>
            <w:noProof/>
            <w:webHidden/>
          </w:rPr>
          <w:fldChar w:fldCharType="end"/>
        </w:r>
      </w:hyperlink>
    </w:p>
    <w:p w:rsidR="00C40D8F" w:rsidRDefault="00000000" w14:paraId="0FC36297" w14:textId="6536C963">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0">
        <w:r w:rsidRPr="00F60009" w:rsidR="00C40D8F">
          <w:rPr>
            <w:rStyle w:val="Hyperlink"/>
            <w:rFonts w:cstheme="minorHAnsi"/>
            <w:iCs/>
            <w:noProof/>
          </w:rPr>
          <w:t>4.</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CancelWaybill</w:t>
        </w:r>
        <w:r w:rsidR="00C40D8F">
          <w:rPr>
            <w:noProof/>
            <w:webHidden/>
          </w:rPr>
          <w:tab/>
        </w:r>
        <w:r w:rsidR="00C40D8F">
          <w:rPr>
            <w:noProof/>
            <w:webHidden/>
          </w:rPr>
          <w:fldChar w:fldCharType="begin"/>
        </w:r>
        <w:r w:rsidR="00C40D8F">
          <w:rPr>
            <w:noProof/>
            <w:webHidden/>
          </w:rPr>
          <w:instrText xml:space="preserve"> PAGEREF _Toc131585310 \h </w:instrText>
        </w:r>
        <w:r w:rsidR="00C40D8F">
          <w:rPr>
            <w:noProof/>
            <w:webHidden/>
          </w:rPr>
        </w:r>
        <w:r w:rsidR="00C40D8F">
          <w:rPr>
            <w:noProof/>
            <w:webHidden/>
          </w:rPr>
          <w:fldChar w:fldCharType="separate"/>
        </w:r>
        <w:r w:rsidR="00B04CD5">
          <w:rPr>
            <w:noProof/>
            <w:webHidden/>
          </w:rPr>
          <w:t>35</w:t>
        </w:r>
        <w:r w:rsidR="00C40D8F">
          <w:rPr>
            <w:noProof/>
            <w:webHidden/>
          </w:rPr>
          <w:fldChar w:fldCharType="end"/>
        </w:r>
      </w:hyperlink>
    </w:p>
    <w:p w:rsidR="00C40D8F" w:rsidRDefault="00000000" w14:paraId="55A9E8A3" w14:textId="773D33B6">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311">
        <w:r w:rsidRPr="00F60009" w:rsidR="00C40D8F">
          <w:rPr>
            <w:rStyle w:val="Hyperlink"/>
            <w:rFonts w:cs="Arial"/>
            <w:noProof/>
            <w:lang w:val="en-CA"/>
          </w:rPr>
          <w:t>e.</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ALTInstruction Update</w:t>
        </w:r>
        <w:r w:rsidR="00C40D8F">
          <w:rPr>
            <w:noProof/>
            <w:webHidden/>
          </w:rPr>
          <w:tab/>
        </w:r>
        <w:r w:rsidR="00C40D8F">
          <w:rPr>
            <w:noProof/>
            <w:webHidden/>
          </w:rPr>
          <w:fldChar w:fldCharType="begin"/>
        </w:r>
        <w:r w:rsidR="00C40D8F">
          <w:rPr>
            <w:noProof/>
            <w:webHidden/>
          </w:rPr>
          <w:instrText xml:space="preserve"> PAGEREF _Toc131585311 \h </w:instrText>
        </w:r>
        <w:r w:rsidR="00C40D8F">
          <w:rPr>
            <w:noProof/>
            <w:webHidden/>
          </w:rPr>
        </w:r>
        <w:r w:rsidR="00C40D8F">
          <w:rPr>
            <w:noProof/>
            <w:webHidden/>
          </w:rPr>
          <w:fldChar w:fldCharType="separate"/>
        </w:r>
        <w:r w:rsidR="00B04CD5">
          <w:rPr>
            <w:noProof/>
            <w:webHidden/>
          </w:rPr>
          <w:t>36</w:t>
        </w:r>
        <w:r w:rsidR="00C40D8F">
          <w:rPr>
            <w:noProof/>
            <w:webHidden/>
          </w:rPr>
          <w:fldChar w:fldCharType="end"/>
        </w:r>
      </w:hyperlink>
    </w:p>
    <w:p w:rsidR="00C40D8F" w:rsidRDefault="00000000" w14:paraId="724E8E60" w14:textId="4ECCC049">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2">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 for ALTInsstruction Update</w:t>
        </w:r>
        <w:r w:rsidR="00C40D8F">
          <w:rPr>
            <w:noProof/>
            <w:webHidden/>
          </w:rPr>
          <w:tab/>
        </w:r>
        <w:r w:rsidR="00C40D8F">
          <w:rPr>
            <w:noProof/>
            <w:webHidden/>
          </w:rPr>
          <w:fldChar w:fldCharType="begin"/>
        </w:r>
        <w:r w:rsidR="00C40D8F">
          <w:rPr>
            <w:noProof/>
            <w:webHidden/>
          </w:rPr>
          <w:instrText xml:space="preserve"> PAGEREF _Toc131585312 \h </w:instrText>
        </w:r>
        <w:r w:rsidR="00C40D8F">
          <w:rPr>
            <w:noProof/>
            <w:webHidden/>
          </w:rPr>
        </w:r>
        <w:r w:rsidR="00C40D8F">
          <w:rPr>
            <w:noProof/>
            <w:webHidden/>
          </w:rPr>
          <w:fldChar w:fldCharType="separate"/>
        </w:r>
        <w:r w:rsidR="00B04CD5">
          <w:rPr>
            <w:noProof/>
            <w:webHidden/>
          </w:rPr>
          <w:t>36</w:t>
        </w:r>
        <w:r w:rsidR="00C40D8F">
          <w:rPr>
            <w:noProof/>
            <w:webHidden/>
          </w:rPr>
          <w:fldChar w:fldCharType="end"/>
        </w:r>
      </w:hyperlink>
    </w:p>
    <w:p w:rsidR="00C40D8F" w:rsidRDefault="00000000" w14:paraId="4AB8FEEC" w14:textId="469F0D2B">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3">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CustALTInstructionUpdate:</w:t>
        </w:r>
        <w:r w:rsidR="00C40D8F">
          <w:rPr>
            <w:noProof/>
            <w:webHidden/>
          </w:rPr>
          <w:tab/>
        </w:r>
        <w:r w:rsidR="00C40D8F">
          <w:rPr>
            <w:noProof/>
            <w:webHidden/>
          </w:rPr>
          <w:fldChar w:fldCharType="begin"/>
        </w:r>
        <w:r w:rsidR="00C40D8F">
          <w:rPr>
            <w:noProof/>
            <w:webHidden/>
          </w:rPr>
          <w:instrText xml:space="preserve"> PAGEREF _Toc131585313 \h </w:instrText>
        </w:r>
        <w:r w:rsidR="00C40D8F">
          <w:rPr>
            <w:noProof/>
            <w:webHidden/>
          </w:rPr>
        </w:r>
        <w:r w:rsidR="00C40D8F">
          <w:rPr>
            <w:noProof/>
            <w:webHidden/>
          </w:rPr>
          <w:fldChar w:fldCharType="separate"/>
        </w:r>
        <w:r w:rsidR="00B04CD5">
          <w:rPr>
            <w:noProof/>
            <w:webHidden/>
          </w:rPr>
          <w:t>36</w:t>
        </w:r>
        <w:r w:rsidR="00C40D8F">
          <w:rPr>
            <w:noProof/>
            <w:webHidden/>
          </w:rPr>
          <w:fldChar w:fldCharType="end"/>
        </w:r>
      </w:hyperlink>
    </w:p>
    <w:p w:rsidR="00C40D8F" w:rsidRDefault="00000000" w14:paraId="36187BED" w14:textId="632418DD">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314">
        <w:r w:rsidRPr="00F60009" w:rsidR="00C40D8F">
          <w:rPr>
            <w:rStyle w:val="Hyperlink"/>
            <w:rFonts w:cs="Arial"/>
            <w:noProof/>
            <w:lang w:val="en-CA"/>
          </w:rPr>
          <w:t>f.</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Master Download</w:t>
        </w:r>
        <w:r w:rsidR="00C40D8F">
          <w:rPr>
            <w:noProof/>
            <w:webHidden/>
          </w:rPr>
          <w:tab/>
        </w:r>
        <w:r w:rsidR="00C40D8F">
          <w:rPr>
            <w:noProof/>
            <w:webHidden/>
          </w:rPr>
          <w:fldChar w:fldCharType="begin"/>
        </w:r>
        <w:r w:rsidR="00C40D8F">
          <w:rPr>
            <w:noProof/>
            <w:webHidden/>
          </w:rPr>
          <w:instrText xml:space="preserve"> PAGEREF _Toc131585314 \h </w:instrText>
        </w:r>
        <w:r w:rsidR="00C40D8F">
          <w:rPr>
            <w:noProof/>
            <w:webHidden/>
          </w:rPr>
        </w:r>
        <w:r w:rsidR="00C40D8F">
          <w:rPr>
            <w:noProof/>
            <w:webHidden/>
          </w:rPr>
          <w:fldChar w:fldCharType="separate"/>
        </w:r>
        <w:r w:rsidR="00B04CD5">
          <w:rPr>
            <w:noProof/>
            <w:webHidden/>
          </w:rPr>
          <w:t>37</w:t>
        </w:r>
        <w:r w:rsidR="00C40D8F">
          <w:rPr>
            <w:noProof/>
            <w:webHidden/>
          </w:rPr>
          <w:fldChar w:fldCharType="end"/>
        </w:r>
      </w:hyperlink>
    </w:p>
    <w:p w:rsidR="00C40D8F" w:rsidRDefault="00000000" w14:paraId="645704EB" w14:textId="32A38D4C">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5">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 for Master Download</w:t>
        </w:r>
        <w:r w:rsidR="00C40D8F">
          <w:rPr>
            <w:noProof/>
            <w:webHidden/>
          </w:rPr>
          <w:tab/>
        </w:r>
        <w:r w:rsidR="00C40D8F">
          <w:rPr>
            <w:noProof/>
            <w:webHidden/>
          </w:rPr>
          <w:fldChar w:fldCharType="begin"/>
        </w:r>
        <w:r w:rsidR="00C40D8F">
          <w:rPr>
            <w:noProof/>
            <w:webHidden/>
          </w:rPr>
          <w:instrText xml:space="preserve"> PAGEREF _Toc131585315 \h </w:instrText>
        </w:r>
        <w:r w:rsidR="00C40D8F">
          <w:rPr>
            <w:noProof/>
            <w:webHidden/>
          </w:rPr>
        </w:r>
        <w:r w:rsidR="00C40D8F">
          <w:rPr>
            <w:noProof/>
            <w:webHidden/>
          </w:rPr>
          <w:fldChar w:fldCharType="separate"/>
        </w:r>
        <w:r w:rsidR="00B04CD5">
          <w:rPr>
            <w:noProof/>
            <w:webHidden/>
          </w:rPr>
          <w:t>37</w:t>
        </w:r>
        <w:r w:rsidR="00C40D8F">
          <w:rPr>
            <w:noProof/>
            <w:webHidden/>
          </w:rPr>
          <w:fldChar w:fldCharType="end"/>
        </w:r>
      </w:hyperlink>
    </w:p>
    <w:p w:rsidR="00C40D8F" w:rsidRDefault="00000000" w14:paraId="796492B2" w14:textId="40716BF7">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6">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DownloadPinCodeMaster</w:t>
        </w:r>
        <w:r w:rsidR="00C40D8F">
          <w:rPr>
            <w:noProof/>
            <w:webHidden/>
          </w:rPr>
          <w:tab/>
        </w:r>
        <w:r w:rsidR="00C40D8F">
          <w:rPr>
            <w:noProof/>
            <w:webHidden/>
          </w:rPr>
          <w:fldChar w:fldCharType="begin"/>
        </w:r>
        <w:r w:rsidR="00C40D8F">
          <w:rPr>
            <w:noProof/>
            <w:webHidden/>
          </w:rPr>
          <w:instrText xml:space="preserve"> PAGEREF _Toc131585316 \h </w:instrText>
        </w:r>
        <w:r w:rsidR="00C40D8F">
          <w:rPr>
            <w:noProof/>
            <w:webHidden/>
          </w:rPr>
        </w:r>
        <w:r w:rsidR="00C40D8F">
          <w:rPr>
            <w:noProof/>
            <w:webHidden/>
          </w:rPr>
          <w:fldChar w:fldCharType="separate"/>
        </w:r>
        <w:r w:rsidR="00B04CD5">
          <w:rPr>
            <w:noProof/>
            <w:webHidden/>
          </w:rPr>
          <w:t>37</w:t>
        </w:r>
        <w:r w:rsidR="00C40D8F">
          <w:rPr>
            <w:noProof/>
            <w:webHidden/>
          </w:rPr>
          <w:fldChar w:fldCharType="end"/>
        </w:r>
      </w:hyperlink>
    </w:p>
    <w:p w:rsidR="00C40D8F" w:rsidRDefault="00000000" w14:paraId="225CA303" w14:textId="0F81230A">
      <w:pPr>
        <w:pStyle w:val="TOC2"/>
        <w:tabs>
          <w:tab w:val="left" w:pos="1200"/>
          <w:tab w:val="right" w:leader="dot" w:pos="9559"/>
        </w:tabs>
        <w:rPr>
          <w:rFonts w:asciiTheme="minorHAnsi" w:hAnsiTheme="minorHAnsi" w:eastAsiaTheme="minorEastAsia" w:cstheme="minorBidi"/>
          <w:noProof/>
          <w:color w:val="auto"/>
          <w:szCs w:val="22"/>
          <w:lang w:eastAsia="en-US"/>
        </w:rPr>
      </w:pPr>
      <w:hyperlink w:history="1" w:anchor="_Toc131585317">
        <w:r w:rsidRPr="00F60009" w:rsidR="00C40D8F">
          <w:rPr>
            <w:rStyle w:val="Hyperlink"/>
            <w:rFonts w:cs="Arial"/>
            <w:noProof/>
            <w:lang w:val="en-CA"/>
          </w:rPr>
          <w:t>g.</w:t>
        </w:r>
        <w:r w:rsidR="00C40D8F">
          <w:rPr>
            <w:rFonts w:asciiTheme="minorHAnsi" w:hAnsiTheme="minorHAnsi" w:eastAsiaTheme="minorEastAsia" w:cstheme="minorBidi"/>
            <w:noProof/>
            <w:color w:val="auto"/>
            <w:szCs w:val="22"/>
            <w:lang w:eastAsia="en-US"/>
          </w:rPr>
          <w:tab/>
        </w:r>
        <w:r w:rsidRPr="00F60009" w:rsidR="00C40D8F">
          <w:rPr>
            <w:rStyle w:val="Hyperlink"/>
            <w:rFonts w:cs="Arial"/>
            <w:noProof/>
            <w:lang w:val="en-CA"/>
          </w:rPr>
          <w:t>Tracking</w:t>
        </w:r>
        <w:r w:rsidR="00C40D8F">
          <w:rPr>
            <w:noProof/>
            <w:webHidden/>
          </w:rPr>
          <w:tab/>
        </w:r>
        <w:r w:rsidR="00C40D8F">
          <w:rPr>
            <w:noProof/>
            <w:webHidden/>
          </w:rPr>
          <w:fldChar w:fldCharType="begin"/>
        </w:r>
        <w:r w:rsidR="00C40D8F">
          <w:rPr>
            <w:noProof/>
            <w:webHidden/>
          </w:rPr>
          <w:instrText xml:space="preserve"> PAGEREF _Toc131585317 \h </w:instrText>
        </w:r>
        <w:r w:rsidR="00C40D8F">
          <w:rPr>
            <w:noProof/>
            <w:webHidden/>
          </w:rPr>
        </w:r>
        <w:r w:rsidR="00C40D8F">
          <w:rPr>
            <w:noProof/>
            <w:webHidden/>
          </w:rPr>
          <w:fldChar w:fldCharType="separate"/>
        </w:r>
        <w:r w:rsidR="00B04CD5">
          <w:rPr>
            <w:noProof/>
            <w:webHidden/>
          </w:rPr>
          <w:t>39</w:t>
        </w:r>
        <w:r w:rsidR="00C40D8F">
          <w:rPr>
            <w:noProof/>
            <w:webHidden/>
          </w:rPr>
          <w:fldChar w:fldCharType="end"/>
        </w:r>
      </w:hyperlink>
    </w:p>
    <w:p w:rsidR="00C40D8F" w:rsidRDefault="00000000" w14:paraId="56E676BE" w14:textId="2B0705D8">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8">
        <w:r w:rsidRPr="00F60009" w:rsidR="00C40D8F">
          <w:rPr>
            <w:rStyle w:val="Hyperlink"/>
            <w:rFonts w:cstheme="minorHAnsi"/>
            <w:iCs/>
            <w:noProof/>
          </w:rPr>
          <w:t>i.</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Method for Tracking</w:t>
        </w:r>
        <w:r w:rsidR="00C40D8F">
          <w:rPr>
            <w:noProof/>
            <w:webHidden/>
          </w:rPr>
          <w:tab/>
        </w:r>
        <w:r w:rsidR="00C40D8F">
          <w:rPr>
            <w:noProof/>
            <w:webHidden/>
          </w:rPr>
          <w:fldChar w:fldCharType="begin"/>
        </w:r>
        <w:r w:rsidR="00C40D8F">
          <w:rPr>
            <w:noProof/>
            <w:webHidden/>
          </w:rPr>
          <w:instrText xml:space="preserve"> PAGEREF _Toc131585318 \h </w:instrText>
        </w:r>
        <w:r w:rsidR="00C40D8F">
          <w:rPr>
            <w:noProof/>
            <w:webHidden/>
          </w:rPr>
        </w:r>
        <w:r w:rsidR="00C40D8F">
          <w:rPr>
            <w:noProof/>
            <w:webHidden/>
          </w:rPr>
          <w:fldChar w:fldCharType="separate"/>
        </w:r>
        <w:r w:rsidR="00B04CD5">
          <w:rPr>
            <w:noProof/>
            <w:webHidden/>
          </w:rPr>
          <w:t>39</w:t>
        </w:r>
        <w:r w:rsidR="00C40D8F">
          <w:rPr>
            <w:noProof/>
            <w:webHidden/>
          </w:rPr>
          <w:fldChar w:fldCharType="end"/>
        </w:r>
      </w:hyperlink>
    </w:p>
    <w:p w:rsidR="00C40D8F" w:rsidRDefault="00000000" w14:paraId="626629E4" w14:textId="62F8AE25">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19">
        <w:r w:rsidRPr="00F60009" w:rsidR="00C40D8F">
          <w:rPr>
            <w:rStyle w:val="Hyperlink"/>
            <w:rFonts w:cstheme="minorHAnsi"/>
            <w:iCs/>
            <w:noProof/>
          </w:rPr>
          <w:t>1.</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Shipment details</w:t>
        </w:r>
        <w:r w:rsidR="00C40D8F">
          <w:rPr>
            <w:noProof/>
            <w:webHidden/>
          </w:rPr>
          <w:tab/>
        </w:r>
        <w:r w:rsidR="00C40D8F">
          <w:rPr>
            <w:noProof/>
            <w:webHidden/>
          </w:rPr>
          <w:fldChar w:fldCharType="begin"/>
        </w:r>
        <w:r w:rsidR="00C40D8F">
          <w:rPr>
            <w:noProof/>
            <w:webHidden/>
          </w:rPr>
          <w:instrText xml:space="preserve"> PAGEREF _Toc131585319 \h </w:instrText>
        </w:r>
        <w:r w:rsidR="00C40D8F">
          <w:rPr>
            <w:noProof/>
            <w:webHidden/>
          </w:rPr>
        </w:r>
        <w:r w:rsidR="00C40D8F">
          <w:rPr>
            <w:noProof/>
            <w:webHidden/>
          </w:rPr>
          <w:fldChar w:fldCharType="separate"/>
        </w:r>
        <w:r w:rsidR="00B04CD5">
          <w:rPr>
            <w:noProof/>
            <w:webHidden/>
          </w:rPr>
          <w:t>39</w:t>
        </w:r>
        <w:r w:rsidR="00C40D8F">
          <w:rPr>
            <w:noProof/>
            <w:webHidden/>
          </w:rPr>
          <w:fldChar w:fldCharType="end"/>
        </w:r>
      </w:hyperlink>
    </w:p>
    <w:p w:rsidR="00C40D8F" w:rsidRDefault="00000000" w14:paraId="04620BFD" w14:textId="4F1E40ED">
      <w:pPr>
        <w:pStyle w:val="TOC3"/>
        <w:tabs>
          <w:tab w:val="left" w:pos="1440"/>
          <w:tab w:val="right" w:leader="dot" w:pos="9559"/>
        </w:tabs>
        <w:rPr>
          <w:rFonts w:asciiTheme="minorHAnsi" w:hAnsiTheme="minorHAnsi" w:eastAsiaTheme="minorEastAsia" w:cstheme="minorBidi"/>
          <w:i w:val="0"/>
          <w:noProof/>
          <w:color w:val="auto"/>
          <w:sz w:val="22"/>
          <w:szCs w:val="22"/>
          <w:lang w:eastAsia="en-US"/>
        </w:rPr>
      </w:pPr>
      <w:hyperlink w:history="1" w:anchor="_Toc131585320">
        <w:r w:rsidRPr="00F60009" w:rsidR="00C40D8F">
          <w:rPr>
            <w:rStyle w:val="Hyperlink"/>
            <w:rFonts w:cstheme="minorHAnsi"/>
            <w:iCs/>
            <w:noProof/>
          </w:rPr>
          <w:t>2.</w:t>
        </w:r>
        <w:r w:rsidR="00C40D8F">
          <w:rPr>
            <w:rFonts w:asciiTheme="minorHAnsi" w:hAnsiTheme="minorHAnsi" w:eastAsiaTheme="minorEastAsia" w:cstheme="minorBidi"/>
            <w:i w:val="0"/>
            <w:noProof/>
            <w:color w:val="auto"/>
            <w:sz w:val="22"/>
            <w:szCs w:val="22"/>
            <w:lang w:eastAsia="en-US"/>
          </w:rPr>
          <w:tab/>
        </w:r>
        <w:r w:rsidRPr="00F60009" w:rsidR="00C40D8F">
          <w:rPr>
            <w:rStyle w:val="Hyperlink"/>
            <w:rFonts w:cstheme="minorHAnsi"/>
            <w:iCs/>
            <w:noProof/>
          </w:rPr>
          <w:t>Shipment status</w:t>
        </w:r>
        <w:r w:rsidR="00C40D8F">
          <w:rPr>
            <w:noProof/>
            <w:webHidden/>
          </w:rPr>
          <w:tab/>
        </w:r>
        <w:r w:rsidR="00C40D8F">
          <w:rPr>
            <w:noProof/>
            <w:webHidden/>
          </w:rPr>
          <w:fldChar w:fldCharType="begin"/>
        </w:r>
        <w:r w:rsidR="00C40D8F">
          <w:rPr>
            <w:noProof/>
            <w:webHidden/>
          </w:rPr>
          <w:instrText xml:space="preserve"> PAGEREF _Toc131585320 \h </w:instrText>
        </w:r>
        <w:r w:rsidR="00C40D8F">
          <w:rPr>
            <w:noProof/>
            <w:webHidden/>
          </w:rPr>
        </w:r>
        <w:r w:rsidR="00C40D8F">
          <w:rPr>
            <w:noProof/>
            <w:webHidden/>
          </w:rPr>
          <w:fldChar w:fldCharType="separate"/>
        </w:r>
        <w:r w:rsidR="00B04CD5">
          <w:rPr>
            <w:noProof/>
            <w:webHidden/>
          </w:rPr>
          <w:t>42</w:t>
        </w:r>
        <w:r w:rsidR="00C40D8F">
          <w:rPr>
            <w:noProof/>
            <w:webHidden/>
          </w:rPr>
          <w:fldChar w:fldCharType="end"/>
        </w:r>
      </w:hyperlink>
    </w:p>
    <w:p w:rsidR="00C40D8F" w:rsidRDefault="00000000" w14:paraId="40729B90" w14:textId="5EA4C571">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321">
        <w:r w:rsidRPr="00F60009" w:rsidR="00C40D8F">
          <w:rPr>
            <w:rStyle w:val="Hyperlink"/>
            <w:rFonts w:cs="Arial"/>
            <w:noProof/>
            <w:lang w:eastAsia="en-US"/>
          </w:rPr>
          <w:t>2.</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Developer portal (DHL Drupal Developer Portal)</w:t>
        </w:r>
        <w:r w:rsidR="00C40D8F">
          <w:rPr>
            <w:noProof/>
            <w:webHidden/>
          </w:rPr>
          <w:tab/>
        </w:r>
        <w:r w:rsidR="00C40D8F">
          <w:rPr>
            <w:noProof/>
            <w:webHidden/>
          </w:rPr>
          <w:fldChar w:fldCharType="begin"/>
        </w:r>
        <w:r w:rsidR="00C40D8F">
          <w:rPr>
            <w:noProof/>
            <w:webHidden/>
          </w:rPr>
          <w:instrText xml:space="preserve"> PAGEREF _Toc131585321 \h </w:instrText>
        </w:r>
        <w:r w:rsidR="00C40D8F">
          <w:rPr>
            <w:noProof/>
            <w:webHidden/>
          </w:rPr>
        </w:r>
        <w:r w:rsidR="00C40D8F">
          <w:rPr>
            <w:noProof/>
            <w:webHidden/>
          </w:rPr>
          <w:fldChar w:fldCharType="separate"/>
        </w:r>
        <w:r w:rsidR="00B04CD5">
          <w:rPr>
            <w:noProof/>
            <w:webHidden/>
          </w:rPr>
          <w:t>44</w:t>
        </w:r>
        <w:r w:rsidR="00C40D8F">
          <w:rPr>
            <w:noProof/>
            <w:webHidden/>
          </w:rPr>
          <w:fldChar w:fldCharType="end"/>
        </w:r>
      </w:hyperlink>
    </w:p>
    <w:p w:rsidR="00C40D8F" w:rsidRDefault="00000000" w14:paraId="07C6B510" w14:textId="5462E4C1">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322">
        <w:r w:rsidRPr="00F60009" w:rsidR="00C40D8F">
          <w:rPr>
            <w:rStyle w:val="Hyperlink"/>
            <w:rFonts w:cs="Arial"/>
            <w:noProof/>
            <w:lang w:eastAsia="en-US"/>
          </w:rPr>
          <w:t>3)</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Test Strategy</w:t>
        </w:r>
        <w:r w:rsidR="00C40D8F">
          <w:rPr>
            <w:noProof/>
            <w:webHidden/>
          </w:rPr>
          <w:tab/>
        </w:r>
        <w:r w:rsidR="00C40D8F">
          <w:rPr>
            <w:noProof/>
            <w:webHidden/>
          </w:rPr>
          <w:fldChar w:fldCharType="begin"/>
        </w:r>
        <w:r w:rsidR="00C40D8F">
          <w:rPr>
            <w:noProof/>
            <w:webHidden/>
          </w:rPr>
          <w:instrText xml:space="preserve"> PAGEREF _Toc131585322 \h </w:instrText>
        </w:r>
        <w:r w:rsidR="00C40D8F">
          <w:rPr>
            <w:noProof/>
            <w:webHidden/>
          </w:rPr>
        </w:r>
        <w:r w:rsidR="00C40D8F">
          <w:rPr>
            <w:noProof/>
            <w:webHidden/>
          </w:rPr>
          <w:fldChar w:fldCharType="separate"/>
        </w:r>
        <w:r w:rsidR="00B04CD5">
          <w:rPr>
            <w:noProof/>
            <w:webHidden/>
          </w:rPr>
          <w:t>45</w:t>
        </w:r>
        <w:r w:rsidR="00C40D8F">
          <w:rPr>
            <w:noProof/>
            <w:webHidden/>
          </w:rPr>
          <w:fldChar w:fldCharType="end"/>
        </w:r>
      </w:hyperlink>
    </w:p>
    <w:p w:rsidR="00C40D8F" w:rsidRDefault="00000000" w14:paraId="6D1CE0CE" w14:textId="0B8C8337">
      <w:pPr>
        <w:pStyle w:val="TOC1"/>
        <w:tabs>
          <w:tab w:val="left" w:pos="1200"/>
          <w:tab w:val="right" w:leader="dot" w:pos="9559"/>
        </w:tabs>
        <w:rPr>
          <w:rFonts w:asciiTheme="minorHAnsi" w:hAnsiTheme="minorHAnsi" w:eastAsiaTheme="minorEastAsia" w:cstheme="minorBidi"/>
          <w:b w:val="0"/>
          <w:bCs w:val="0"/>
          <w:smallCaps w:val="0"/>
          <w:noProof/>
          <w:color w:val="auto"/>
          <w:sz w:val="22"/>
          <w:szCs w:val="22"/>
          <w:lang w:eastAsia="en-US"/>
        </w:rPr>
      </w:pPr>
      <w:hyperlink w:history="1" w:anchor="_Toc131585323">
        <w:r w:rsidRPr="00F60009" w:rsidR="00C40D8F">
          <w:rPr>
            <w:rStyle w:val="Hyperlink"/>
            <w:rFonts w:cs="Arial"/>
            <w:noProof/>
            <w:lang w:eastAsia="en-US"/>
          </w:rPr>
          <w:t>4)</w:t>
        </w:r>
        <w:r w:rsidR="00C40D8F">
          <w:rPr>
            <w:rFonts w:asciiTheme="minorHAnsi" w:hAnsiTheme="minorHAnsi" w:eastAsiaTheme="minorEastAsia" w:cstheme="minorBidi"/>
            <w:b w:val="0"/>
            <w:bCs w:val="0"/>
            <w:smallCaps w:val="0"/>
            <w:noProof/>
            <w:color w:val="auto"/>
            <w:sz w:val="22"/>
            <w:szCs w:val="22"/>
            <w:lang w:eastAsia="en-US"/>
          </w:rPr>
          <w:tab/>
        </w:r>
        <w:r w:rsidRPr="00F60009" w:rsidR="00C40D8F">
          <w:rPr>
            <w:rStyle w:val="Hyperlink"/>
            <w:rFonts w:cs="Arial"/>
            <w:noProof/>
            <w:lang w:eastAsia="en-US"/>
          </w:rPr>
          <w:t>Appendix A - Abbreviations</w:t>
        </w:r>
        <w:r w:rsidR="00C40D8F">
          <w:rPr>
            <w:noProof/>
            <w:webHidden/>
          </w:rPr>
          <w:tab/>
        </w:r>
        <w:r w:rsidR="00C40D8F">
          <w:rPr>
            <w:noProof/>
            <w:webHidden/>
          </w:rPr>
          <w:fldChar w:fldCharType="begin"/>
        </w:r>
        <w:r w:rsidR="00C40D8F">
          <w:rPr>
            <w:noProof/>
            <w:webHidden/>
          </w:rPr>
          <w:instrText xml:space="preserve"> PAGEREF _Toc131585323 \h </w:instrText>
        </w:r>
        <w:r w:rsidR="00C40D8F">
          <w:rPr>
            <w:noProof/>
            <w:webHidden/>
          </w:rPr>
        </w:r>
        <w:r w:rsidR="00C40D8F">
          <w:rPr>
            <w:noProof/>
            <w:webHidden/>
          </w:rPr>
          <w:fldChar w:fldCharType="separate"/>
        </w:r>
        <w:r w:rsidR="00B04CD5">
          <w:rPr>
            <w:noProof/>
            <w:webHidden/>
          </w:rPr>
          <w:t>46</w:t>
        </w:r>
        <w:r w:rsidR="00C40D8F">
          <w:rPr>
            <w:noProof/>
            <w:webHidden/>
          </w:rPr>
          <w:fldChar w:fldCharType="end"/>
        </w:r>
      </w:hyperlink>
    </w:p>
    <w:p w:rsidRPr="002D56BE" w:rsidR="009F4281" w:rsidRDefault="007B73C4" w14:paraId="2A962B24" w14:textId="67FDEE19">
      <w:pPr>
        <w:rPr>
          <w:rFonts w:asciiTheme="minorHAnsi" w:hAnsiTheme="minorHAnsi"/>
          <w:sz w:val="22"/>
          <w:szCs w:val="22"/>
        </w:rPr>
      </w:pPr>
      <w:r w:rsidRPr="002D56BE">
        <w:rPr>
          <w:rFonts w:asciiTheme="minorHAnsi" w:hAnsiTheme="minorHAnsi"/>
          <w:bCs/>
          <w:sz w:val="22"/>
          <w:szCs w:val="22"/>
        </w:rPr>
        <w:fldChar w:fldCharType="end"/>
      </w:r>
    </w:p>
    <w:p w:rsidRPr="00DC4821" w:rsidR="009F4281" w:rsidP="007B4F02" w:rsidRDefault="00A46E4B" w14:paraId="5E01BF7F" w14:textId="5CCFB424">
      <w:pPr>
        <w:pStyle w:val="Heading1"/>
        <w:numPr>
          <w:ilvl w:val="0"/>
          <w:numId w:val="1"/>
        </w:numPr>
        <w:tabs>
          <w:tab w:val="clear" w:pos="0"/>
          <w:tab w:val="left" w:pos="450"/>
        </w:tabs>
        <w:ind w:left="450"/>
        <w:rPr>
          <w:rFonts w:cs="Arial" w:asciiTheme="minorHAnsi" w:hAnsiTheme="minorHAnsi"/>
          <w:b/>
          <w:bCs/>
          <w:color w:val="0070C0"/>
          <w:sz w:val="32"/>
          <w:szCs w:val="32"/>
          <w:lang w:eastAsia="en-US"/>
        </w:rPr>
      </w:pPr>
      <w:bookmarkStart w:name="_toc276" w:id="180"/>
      <w:bookmarkStart w:name="_Ref202615933" w:id="181"/>
      <w:bookmarkStart w:name="_Ref202615934" w:id="182"/>
      <w:bookmarkStart w:name="_Ref202618293" w:id="183"/>
      <w:bookmarkStart w:name="_Ref202618299" w:id="184"/>
      <w:bookmarkStart w:name="_Ref202618615" w:id="185"/>
      <w:bookmarkStart w:name="_Ref202618616" w:id="186"/>
      <w:bookmarkStart w:name="_Ref202618747" w:id="187"/>
      <w:bookmarkStart w:name="_Ref202618748" w:id="188"/>
      <w:bookmarkStart w:name="_Ref202619207" w:id="189"/>
      <w:bookmarkStart w:name="_Ref202619208" w:id="190"/>
      <w:bookmarkStart w:name="_Ref202619585" w:id="191"/>
      <w:bookmarkStart w:name="_Ref202619586" w:id="192"/>
      <w:bookmarkStart w:name="_Ref202622556" w:id="193"/>
      <w:bookmarkStart w:name="_Ref202622557" w:id="194"/>
      <w:bookmarkStart w:name="_Toc402349606" w:id="195"/>
      <w:bookmarkStart w:name="_Toc402349627" w:id="196"/>
      <w:bookmarkStart w:name="_Toc131585283" w:id="197"/>
      <w:bookmarkEnd w:id="180"/>
      <w:r w:rsidRPr="00DC4821">
        <w:rPr>
          <w:rFonts w:cs="Arial" w:asciiTheme="minorHAnsi" w:hAnsiTheme="minorHAnsi"/>
          <w:b/>
          <w:bCs/>
          <w:color w:val="0070C0"/>
          <w:sz w:val="32"/>
          <w:szCs w:val="32"/>
          <w:lang w:eastAsia="en-US"/>
        </w:rPr>
        <w:t>Overview</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Pr="00DC4821">
        <w:rPr>
          <w:rFonts w:cs="Arial" w:asciiTheme="minorHAnsi" w:hAnsiTheme="minorHAnsi"/>
          <w:b/>
          <w:bCs/>
          <w:color w:val="0070C0"/>
          <w:sz w:val="32"/>
          <w:szCs w:val="32"/>
          <w:lang w:eastAsia="en-US"/>
        </w:rPr>
        <w:t xml:space="preserve"> of the </w:t>
      </w:r>
      <w:r w:rsidR="00511EC5">
        <w:rPr>
          <w:rFonts w:cs="Arial" w:asciiTheme="minorHAnsi" w:hAnsiTheme="minorHAnsi"/>
          <w:b/>
          <w:bCs/>
          <w:color w:val="0070C0"/>
          <w:sz w:val="32"/>
          <w:szCs w:val="32"/>
          <w:lang w:eastAsia="en-US"/>
        </w:rPr>
        <w:t>Web</w:t>
      </w:r>
      <w:r w:rsidRPr="00DC4821">
        <w:rPr>
          <w:rFonts w:cs="Arial" w:asciiTheme="minorHAnsi" w:hAnsiTheme="minorHAnsi"/>
          <w:b/>
          <w:bCs/>
          <w:color w:val="0070C0"/>
          <w:sz w:val="32"/>
          <w:szCs w:val="32"/>
          <w:lang w:eastAsia="en-US"/>
        </w:rPr>
        <w:t xml:space="preserve"> Application</w:t>
      </w:r>
      <w:bookmarkEnd w:id="195"/>
      <w:bookmarkEnd w:id="196"/>
      <w:bookmarkEnd w:id="197"/>
    </w:p>
    <w:p w:rsidR="00DC4821" w:rsidP="00E70BDE" w:rsidRDefault="00DC4821" w14:paraId="041C468E" w14:textId="41908837">
      <w:pPr>
        <w:pStyle w:val="Heading2"/>
        <w:pageBreakBefore w:val="0"/>
        <w:numPr>
          <w:ilvl w:val="1"/>
          <w:numId w:val="8"/>
        </w:numPr>
        <w:tabs>
          <w:tab w:val="clear" w:pos="0"/>
          <w:tab w:val="clear" w:pos="360"/>
        </w:tabs>
        <w:ind w:hanging="450"/>
        <w:rPr>
          <w:rFonts w:asciiTheme="minorHAnsi" w:hAnsiTheme="minorHAnsi" w:cstheme="minorHAnsi"/>
          <w:color w:val="0070C0"/>
          <w:sz w:val="28"/>
          <w:szCs w:val="28"/>
        </w:rPr>
      </w:pPr>
      <w:bookmarkStart w:name="_toc277" w:id="198"/>
      <w:bookmarkStart w:name="_Toc451869107" w:id="199"/>
      <w:bookmarkStart w:name="_Toc131585284" w:id="200"/>
      <w:bookmarkEnd w:id="198"/>
      <w:r w:rsidRPr="00DC4821">
        <w:rPr>
          <w:rFonts w:asciiTheme="minorHAnsi" w:hAnsiTheme="minorHAnsi" w:cstheme="minorHAnsi"/>
          <w:color w:val="0070C0"/>
          <w:sz w:val="28"/>
          <w:szCs w:val="28"/>
        </w:rPr>
        <w:t>Description</w:t>
      </w:r>
      <w:bookmarkEnd w:id="199"/>
      <w:bookmarkEnd w:id="200"/>
    </w:p>
    <w:p w:rsidR="00511EC5" w:rsidP="00DC4821" w:rsidRDefault="00511EC5" w14:paraId="2080E9F7" w14:textId="4F6CBC56">
      <w:pPr>
        <w:ind w:left="90"/>
        <w:jc w:val="both"/>
        <w:rPr>
          <w:rFonts w:asciiTheme="minorHAnsi" w:hAnsiTheme="minorHAnsi" w:cstheme="minorHAnsi"/>
          <w:color w:val="000000" w:themeColor="text1"/>
          <w:sz w:val="22"/>
          <w:szCs w:val="22"/>
        </w:rPr>
      </w:pPr>
      <w:r w:rsidRPr="00511EC5">
        <w:rPr>
          <w:rFonts w:asciiTheme="minorHAnsi" w:hAnsiTheme="minorHAnsi" w:cstheme="minorHAnsi"/>
          <w:color w:val="000000" w:themeColor="text1"/>
          <w:sz w:val="22"/>
          <w:szCs w:val="22"/>
        </w:rPr>
        <w:t>Blue Dart is on its journey to business transformation</w:t>
      </w:r>
      <w:r w:rsidR="00715043">
        <w:rPr>
          <w:rFonts w:asciiTheme="minorHAnsi" w:hAnsiTheme="minorHAnsi" w:cstheme="minorHAnsi"/>
          <w:color w:val="000000" w:themeColor="text1"/>
          <w:sz w:val="22"/>
          <w:szCs w:val="22"/>
        </w:rPr>
        <w:t xml:space="preserve"> and API modernization</w:t>
      </w:r>
      <w:r w:rsidRPr="00511EC5">
        <w:rPr>
          <w:rFonts w:asciiTheme="minorHAnsi" w:hAnsiTheme="minorHAnsi" w:cstheme="minorHAnsi"/>
          <w:color w:val="000000" w:themeColor="text1"/>
          <w:sz w:val="22"/>
          <w:szCs w:val="22"/>
        </w:rPr>
        <w:t xml:space="preserve">. The key imperatives to this journey are to attain </w:t>
      </w:r>
      <w:r w:rsidR="000C1AEB">
        <w:rPr>
          <w:rFonts w:asciiTheme="minorHAnsi" w:hAnsiTheme="minorHAnsi" w:cstheme="minorHAnsi"/>
          <w:color w:val="000000" w:themeColor="text1"/>
          <w:sz w:val="22"/>
          <w:szCs w:val="22"/>
        </w:rPr>
        <w:t>o</w:t>
      </w:r>
      <w:r w:rsidRPr="00511EC5">
        <w:rPr>
          <w:rFonts w:asciiTheme="minorHAnsi" w:hAnsiTheme="minorHAnsi" w:cstheme="minorHAnsi"/>
          <w:color w:val="000000" w:themeColor="text1"/>
          <w:sz w:val="22"/>
          <w:szCs w:val="22"/>
        </w:rPr>
        <w:t xml:space="preserve">perational efficiencies, drive profitable revenue growth and attain a greater customer satisfaction through an enhanced experience. As a strategy Blue Dart has chosen to prioritize the use cases which directly impact the customer experience to be able to create an immediate impact in the marketplace. </w:t>
      </w:r>
    </w:p>
    <w:p w:rsidR="00DC4821" w:rsidP="00E70BDE" w:rsidRDefault="00DC4821" w14:paraId="533FF6DE" w14:textId="02E21E29">
      <w:pPr>
        <w:pStyle w:val="Heading2"/>
        <w:pageBreakBefore w:val="0"/>
        <w:numPr>
          <w:ilvl w:val="1"/>
          <w:numId w:val="8"/>
        </w:numPr>
        <w:tabs>
          <w:tab w:val="clear" w:pos="0"/>
          <w:tab w:val="clear" w:pos="360"/>
        </w:tabs>
        <w:ind w:hanging="450"/>
        <w:rPr>
          <w:rFonts w:asciiTheme="minorHAnsi" w:hAnsiTheme="minorHAnsi" w:cstheme="minorHAnsi"/>
          <w:color w:val="0070C0"/>
          <w:sz w:val="28"/>
          <w:szCs w:val="28"/>
        </w:rPr>
      </w:pPr>
      <w:bookmarkStart w:name="_Toc451869108" w:id="201"/>
      <w:bookmarkStart w:name="_Toc131585285" w:id="202"/>
      <w:r w:rsidRPr="00DC4821">
        <w:rPr>
          <w:rFonts w:asciiTheme="minorHAnsi" w:hAnsiTheme="minorHAnsi" w:cstheme="minorHAnsi"/>
          <w:color w:val="0070C0"/>
          <w:sz w:val="28"/>
          <w:szCs w:val="28"/>
        </w:rPr>
        <w:t>Purpose</w:t>
      </w:r>
      <w:bookmarkEnd w:id="201"/>
      <w:bookmarkEnd w:id="202"/>
    </w:p>
    <w:p w:rsidRPr="007A145F" w:rsidR="007A145F" w:rsidP="007A145F" w:rsidRDefault="000E1BB2" w14:paraId="14A75C59" w14:textId="28504142">
      <w:pPr>
        <w:ind w:left="9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Exposing legacy REST APIs via APIGEE </w:t>
      </w:r>
      <w:r w:rsidR="00733EF3">
        <w:rPr>
          <w:rFonts w:asciiTheme="minorHAnsi" w:hAnsiTheme="minorHAnsi" w:cstheme="minorHAnsi"/>
          <w:color w:val="000000" w:themeColor="text1"/>
          <w:sz w:val="22"/>
          <w:szCs w:val="22"/>
        </w:rPr>
        <w:t>platform</w:t>
      </w:r>
      <w:r w:rsidRPr="003231C1" w:rsidR="00911678">
        <w:rPr>
          <w:rFonts w:asciiTheme="minorHAnsi" w:hAnsiTheme="minorHAnsi" w:cstheme="minorHAnsi"/>
          <w:color w:val="000000" w:themeColor="text1"/>
          <w:sz w:val="22"/>
          <w:szCs w:val="22"/>
        </w:rPr>
        <w:t>.</w:t>
      </w:r>
      <w:r w:rsidR="007A145F">
        <w:rPr>
          <w:rFonts w:asciiTheme="minorHAnsi" w:hAnsiTheme="minorHAnsi" w:cstheme="minorHAnsi"/>
          <w:color w:val="000000" w:themeColor="text1"/>
          <w:sz w:val="22"/>
          <w:szCs w:val="22"/>
        </w:rPr>
        <w:t xml:space="preserve"> APIs </w:t>
      </w:r>
      <w:r w:rsidRPr="007A145F" w:rsidR="007A145F">
        <w:rPr>
          <w:rFonts w:asciiTheme="minorHAnsi" w:hAnsiTheme="minorHAnsi" w:cstheme="minorHAnsi"/>
          <w:color w:val="000000" w:themeColor="text1"/>
          <w:sz w:val="22"/>
          <w:szCs w:val="22"/>
        </w:rPr>
        <w:t>will be implemented using APIGEE and publish</w:t>
      </w:r>
      <w:r w:rsidR="00266F8F">
        <w:rPr>
          <w:rFonts w:asciiTheme="minorHAnsi" w:hAnsiTheme="minorHAnsi" w:cstheme="minorHAnsi"/>
          <w:color w:val="000000" w:themeColor="text1"/>
          <w:sz w:val="22"/>
          <w:szCs w:val="22"/>
        </w:rPr>
        <w:t>ed</w:t>
      </w:r>
      <w:r w:rsidRPr="007A145F" w:rsidR="007A145F">
        <w:rPr>
          <w:rFonts w:asciiTheme="minorHAnsi" w:hAnsiTheme="minorHAnsi" w:cstheme="minorHAnsi"/>
          <w:color w:val="000000" w:themeColor="text1"/>
          <w:sz w:val="22"/>
          <w:szCs w:val="22"/>
        </w:rPr>
        <w:t xml:space="preserve"> to </w:t>
      </w:r>
      <w:r w:rsidR="00A024A8">
        <w:rPr>
          <w:rFonts w:asciiTheme="minorHAnsi" w:hAnsiTheme="minorHAnsi" w:cstheme="minorHAnsi"/>
          <w:color w:val="000000" w:themeColor="text1"/>
          <w:sz w:val="22"/>
          <w:szCs w:val="22"/>
        </w:rPr>
        <w:t xml:space="preserve">DHL Drupal </w:t>
      </w:r>
      <w:r w:rsidRPr="007A145F" w:rsidR="007A145F">
        <w:rPr>
          <w:rFonts w:asciiTheme="minorHAnsi" w:hAnsiTheme="minorHAnsi" w:cstheme="minorHAnsi"/>
          <w:color w:val="000000" w:themeColor="text1"/>
          <w:sz w:val="22"/>
          <w:szCs w:val="22"/>
        </w:rPr>
        <w:t xml:space="preserve">Developer portal as </w:t>
      </w:r>
      <w:r w:rsidR="00932D20">
        <w:rPr>
          <w:rFonts w:asciiTheme="minorHAnsi" w:hAnsiTheme="minorHAnsi" w:cstheme="minorHAnsi"/>
          <w:color w:val="000000" w:themeColor="text1"/>
          <w:sz w:val="22"/>
          <w:szCs w:val="22"/>
        </w:rPr>
        <w:t>p</w:t>
      </w:r>
      <w:r w:rsidRPr="007A145F" w:rsidR="007A145F">
        <w:rPr>
          <w:rFonts w:asciiTheme="minorHAnsi" w:hAnsiTheme="minorHAnsi" w:cstheme="minorHAnsi"/>
          <w:color w:val="000000" w:themeColor="text1"/>
          <w:sz w:val="22"/>
          <w:szCs w:val="22"/>
        </w:rPr>
        <w:t>ass through</w:t>
      </w:r>
      <w:r w:rsidR="007A145F">
        <w:rPr>
          <w:rFonts w:asciiTheme="minorHAnsi" w:hAnsiTheme="minorHAnsi" w:cstheme="minorHAnsi"/>
          <w:color w:val="000000" w:themeColor="text1"/>
          <w:sz w:val="22"/>
          <w:szCs w:val="22"/>
        </w:rPr>
        <w:t xml:space="preserve"> services.</w:t>
      </w:r>
    </w:p>
    <w:p w:rsidRPr="00DC4821" w:rsidR="00DC4821" w:rsidP="00E70BDE" w:rsidRDefault="00DC4821" w14:paraId="729ADF8C" w14:textId="77777777">
      <w:pPr>
        <w:pStyle w:val="Heading2"/>
        <w:pageBreakBefore w:val="0"/>
        <w:numPr>
          <w:ilvl w:val="1"/>
          <w:numId w:val="8"/>
        </w:numPr>
        <w:tabs>
          <w:tab w:val="clear" w:pos="0"/>
          <w:tab w:val="clear" w:pos="360"/>
        </w:tabs>
        <w:ind w:hanging="450"/>
        <w:rPr>
          <w:rFonts w:asciiTheme="minorHAnsi" w:hAnsiTheme="minorHAnsi" w:cstheme="minorHAnsi"/>
          <w:color w:val="0070C0"/>
          <w:sz w:val="28"/>
          <w:szCs w:val="28"/>
        </w:rPr>
      </w:pPr>
      <w:bookmarkStart w:name="_Toc451869109" w:id="203"/>
      <w:bookmarkStart w:name="_Toc131585286" w:id="204"/>
      <w:r w:rsidRPr="00DC4821">
        <w:rPr>
          <w:rFonts w:asciiTheme="minorHAnsi" w:hAnsiTheme="minorHAnsi" w:cstheme="minorHAnsi"/>
          <w:color w:val="0070C0"/>
          <w:sz w:val="28"/>
          <w:szCs w:val="28"/>
        </w:rPr>
        <w:t>Scope</w:t>
      </w:r>
      <w:bookmarkEnd w:id="203"/>
      <w:bookmarkEnd w:id="204"/>
    </w:p>
    <w:p w:rsidR="00C2087E" w:rsidP="00C2087E" w:rsidRDefault="00C2087E" w14:paraId="30FB8081" w14:textId="77777777">
      <w:pPr>
        <w:spacing w:after="0" w:line="276" w:lineRule="auto"/>
        <w:ind w:left="90"/>
        <w:jc w:val="both"/>
        <w:rPr>
          <w:rFonts w:asciiTheme="minorHAnsi" w:hAnsiTheme="minorHAnsi" w:cstheme="minorHAnsi"/>
          <w:color w:val="000000" w:themeColor="text1"/>
          <w:sz w:val="22"/>
          <w:szCs w:val="22"/>
        </w:rPr>
      </w:pPr>
    </w:p>
    <w:p w:rsidR="00C2087E" w:rsidP="00C2087E" w:rsidRDefault="00C2087E" w14:paraId="0EB0C5B5" w14:textId="3EB57134">
      <w:pPr>
        <w:spacing w:after="0" w:line="276" w:lineRule="auto"/>
        <w:ind w:left="90"/>
        <w:jc w:val="both"/>
        <w:rPr>
          <w:rFonts w:asciiTheme="minorHAnsi" w:hAnsiTheme="minorHAnsi" w:cstheme="minorHAnsi"/>
          <w:color w:val="000000" w:themeColor="text1"/>
          <w:sz w:val="22"/>
          <w:szCs w:val="22"/>
        </w:rPr>
      </w:pPr>
      <w:r w:rsidRPr="00C2087E">
        <w:rPr>
          <w:rFonts w:asciiTheme="minorHAnsi" w:hAnsiTheme="minorHAnsi" w:cstheme="minorHAnsi"/>
          <w:color w:val="000000" w:themeColor="text1"/>
          <w:sz w:val="22"/>
          <w:szCs w:val="22"/>
        </w:rPr>
        <w:t xml:space="preserve">Given below is the functional scope of the </w:t>
      </w:r>
      <w:r w:rsidR="000E1BB2">
        <w:rPr>
          <w:rFonts w:asciiTheme="minorHAnsi" w:hAnsiTheme="minorHAnsi" w:cstheme="minorHAnsi"/>
          <w:color w:val="000000" w:themeColor="text1"/>
          <w:sz w:val="22"/>
          <w:szCs w:val="22"/>
        </w:rPr>
        <w:t>APIs</w:t>
      </w:r>
      <w:r w:rsidR="00220C00">
        <w:rPr>
          <w:rFonts w:asciiTheme="minorHAnsi" w:hAnsiTheme="minorHAnsi" w:cstheme="minorHAnsi"/>
          <w:color w:val="000000" w:themeColor="text1"/>
          <w:sz w:val="22"/>
          <w:szCs w:val="22"/>
        </w:rPr>
        <w:t>. These APIs will be exposed through</w:t>
      </w:r>
      <w:r w:rsidR="000E1BB2">
        <w:rPr>
          <w:rFonts w:asciiTheme="minorHAnsi" w:hAnsiTheme="minorHAnsi" w:cstheme="minorHAnsi"/>
          <w:color w:val="000000" w:themeColor="text1"/>
          <w:sz w:val="22"/>
          <w:szCs w:val="22"/>
        </w:rPr>
        <w:t xml:space="preserve"> </w:t>
      </w:r>
      <w:r w:rsidR="00A024A8">
        <w:rPr>
          <w:rFonts w:asciiTheme="minorHAnsi" w:hAnsiTheme="minorHAnsi" w:cstheme="minorHAnsi"/>
          <w:color w:val="000000" w:themeColor="text1"/>
          <w:sz w:val="22"/>
          <w:szCs w:val="22"/>
        </w:rPr>
        <w:t>DHL Drupal</w:t>
      </w:r>
      <w:r w:rsidR="000E1BB2">
        <w:rPr>
          <w:rFonts w:asciiTheme="minorHAnsi" w:hAnsiTheme="minorHAnsi" w:cstheme="minorHAnsi"/>
          <w:color w:val="000000" w:themeColor="text1"/>
          <w:sz w:val="22"/>
          <w:szCs w:val="22"/>
        </w:rPr>
        <w:t xml:space="preserve"> Developer Portal</w:t>
      </w:r>
      <w:r w:rsidR="00220C00">
        <w:rPr>
          <w:rFonts w:asciiTheme="minorHAnsi" w:hAnsiTheme="minorHAnsi" w:cstheme="minorHAnsi"/>
          <w:color w:val="000000" w:themeColor="text1"/>
          <w:sz w:val="22"/>
          <w:szCs w:val="22"/>
        </w:rPr>
        <w:t xml:space="preserve">. Developer portal will </w:t>
      </w:r>
      <w:r w:rsidR="000E1BB2">
        <w:rPr>
          <w:rFonts w:asciiTheme="minorHAnsi" w:hAnsiTheme="minorHAnsi" w:cstheme="minorHAnsi"/>
          <w:color w:val="000000" w:themeColor="text1"/>
          <w:sz w:val="22"/>
          <w:szCs w:val="22"/>
        </w:rPr>
        <w:t>assist</w:t>
      </w:r>
      <w:r w:rsidR="00220C00">
        <w:rPr>
          <w:rFonts w:asciiTheme="minorHAnsi" w:hAnsiTheme="minorHAnsi" w:cstheme="minorHAnsi"/>
          <w:color w:val="000000" w:themeColor="text1"/>
          <w:sz w:val="22"/>
          <w:szCs w:val="22"/>
        </w:rPr>
        <w:t xml:space="preserve"> on </w:t>
      </w:r>
      <w:r w:rsidR="000E1BB2">
        <w:rPr>
          <w:rFonts w:asciiTheme="minorHAnsi" w:hAnsiTheme="minorHAnsi" w:cstheme="minorHAnsi"/>
          <w:color w:val="000000" w:themeColor="text1"/>
          <w:sz w:val="22"/>
          <w:szCs w:val="22"/>
        </w:rPr>
        <w:t>customer self-service onboarding.</w:t>
      </w:r>
      <w:r w:rsidRPr="00C2087E">
        <w:rPr>
          <w:rFonts w:asciiTheme="minorHAnsi" w:hAnsiTheme="minorHAnsi" w:cstheme="minorHAnsi"/>
          <w:color w:val="000000" w:themeColor="text1"/>
          <w:sz w:val="22"/>
          <w:szCs w:val="22"/>
        </w:rPr>
        <w:t xml:space="preserve"> </w:t>
      </w:r>
      <w:r w:rsidR="00AA3AB9">
        <w:rPr>
          <w:rFonts w:asciiTheme="minorHAnsi" w:hAnsiTheme="minorHAnsi" w:cstheme="minorHAnsi"/>
          <w:color w:val="000000" w:themeColor="text1"/>
          <w:sz w:val="22"/>
          <w:szCs w:val="22"/>
        </w:rPr>
        <w:t>E</w:t>
      </w:r>
      <w:r w:rsidR="00D01C36">
        <w:rPr>
          <w:rFonts w:asciiTheme="minorHAnsi" w:hAnsiTheme="minorHAnsi" w:cstheme="minorHAnsi"/>
          <w:color w:val="000000" w:themeColor="text1"/>
          <w:sz w:val="22"/>
          <w:szCs w:val="22"/>
        </w:rPr>
        <w:t xml:space="preserve">xisting </w:t>
      </w:r>
      <w:proofErr w:type="spellStart"/>
      <w:r w:rsidR="00425E91">
        <w:rPr>
          <w:rFonts w:asciiTheme="minorHAnsi" w:hAnsiTheme="minorHAnsi" w:cstheme="minorHAnsi"/>
          <w:color w:val="000000" w:themeColor="text1"/>
          <w:sz w:val="22"/>
          <w:szCs w:val="22"/>
        </w:rPr>
        <w:t>BlueDart</w:t>
      </w:r>
      <w:proofErr w:type="spellEnd"/>
      <w:r w:rsidR="00BA5796">
        <w:rPr>
          <w:rFonts w:asciiTheme="minorHAnsi" w:hAnsiTheme="minorHAnsi" w:cstheme="minorHAnsi"/>
          <w:color w:val="000000" w:themeColor="text1"/>
          <w:sz w:val="22"/>
          <w:szCs w:val="22"/>
        </w:rPr>
        <w:t>/DHL</w:t>
      </w:r>
      <w:r w:rsidR="00425E91">
        <w:rPr>
          <w:rFonts w:asciiTheme="minorHAnsi" w:hAnsiTheme="minorHAnsi" w:cstheme="minorHAnsi"/>
          <w:color w:val="000000" w:themeColor="text1"/>
          <w:sz w:val="22"/>
          <w:szCs w:val="22"/>
        </w:rPr>
        <w:t xml:space="preserve"> </w:t>
      </w:r>
      <w:r w:rsidR="00D01C36">
        <w:rPr>
          <w:rFonts w:asciiTheme="minorHAnsi" w:hAnsiTheme="minorHAnsi" w:cstheme="minorHAnsi"/>
          <w:color w:val="000000" w:themeColor="text1"/>
          <w:sz w:val="22"/>
          <w:szCs w:val="22"/>
        </w:rPr>
        <w:t xml:space="preserve">APIGEE platform will be made </w:t>
      </w:r>
      <w:r w:rsidRPr="00C2087E">
        <w:rPr>
          <w:rFonts w:asciiTheme="minorHAnsi" w:hAnsiTheme="minorHAnsi" w:cstheme="minorHAnsi"/>
          <w:color w:val="000000" w:themeColor="text1"/>
          <w:sz w:val="22"/>
          <w:szCs w:val="22"/>
        </w:rPr>
        <w:t xml:space="preserve">available </w:t>
      </w:r>
      <w:r w:rsidR="00D01C36">
        <w:rPr>
          <w:rFonts w:asciiTheme="minorHAnsi" w:hAnsiTheme="minorHAnsi" w:cstheme="minorHAnsi"/>
          <w:color w:val="000000" w:themeColor="text1"/>
          <w:sz w:val="22"/>
          <w:szCs w:val="22"/>
        </w:rPr>
        <w:t xml:space="preserve">by customer and </w:t>
      </w:r>
      <w:r w:rsidRPr="00C2087E">
        <w:rPr>
          <w:rFonts w:asciiTheme="minorHAnsi" w:hAnsiTheme="minorHAnsi" w:cstheme="minorHAnsi"/>
          <w:color w:val="000000" w:themeColor="text1"/>
          <w:sz w:val="22"/>
          <w:szCs w:val="22"/>
        </w:rPr>
        <w:t xml:space="preserve">will be used for the below </w:t>
      </w:r>
      <w:r w:rsidR="00345BC7">
        <w:rPr>
          <w:rFonts w:asciiTheme="minorHAnsi" w:hAnsiTheme="minorHAnsi" w:cstheme="minorHAnsi"/>
          <w:color w:val="000000" w:themeColor="text1"/>
          <w:sz w:val="22"/>
          <w:szCs w:val="22"/>
        </w:rPr>
        <w:t>APIs</w:t>
      </w:r>
      <w:r w:rsidRPr="00C2087E">
        <w:rPr>
          <w:rFonts w:asciiTheme="minorHAnsi" w:hAnsiTheme="minorHAnsi" w:cstheme="minorHAnsi"/>
          <w:color w:val="000000" w:themeColor="text1"/>
          <w:sz w:val="22"/>
          <w:szCs w:val="22"/>
        </w:rPr>
        <w:t>.</w:t>
      </w:r>
    </w:p>
    <w:p w:rsidR="00C2087E" w:rsidP="00C2087E" w:rsidRDefault="00C2087E" w14:paraId="3C5CB36F" w14:textId="77777777">
      <w:pPr>
        <w:spacing w:after="0" w:line="276" w:lineRule="auto"/>
        <w:ind w:left="90"/>
        <w:jc w:val="both"/>
        <w:rPr>
          <w:rFonts w:asciiTheme="minorHAnsi" w:hAnsiTheme="minorHAnsi" w:cstheme="minorHAnsi"/>
          <w:color w:val="000000" w:themeColor="text1"/>
          <w:sz w:val="22"/>
          <w:szCs w:val="22"/>
        </w:rPr>
      </w:pPr>
    </w:p>
    <w:p w:rsidR="00C2087E" w:rsidP="00DC4821" w:rsidRDefault="00C2087E" w14:paraId="14F7A145" w14:textId="7AF28A50">
      <w:pPr>
        <w:spacing w:after="0" w:line="276" w:lineRule="auto"/>
        <w:ind w:left="90"/>
        <w:jc w:val="both"/>
        <w:rPr>
          <w:rFonts w:asciiTheme="minorHAnsi" w:hAnsiTheme="minorHAnsi" w:cstheme="minorHAnsi"/>
          <w:color w:val="000000" w:themeColor="text1"/>
          <w:sz w:val="22"/>
          <w:szCs w:val="22"/>
        </w:rPr>
      </w:pPr>
    </w:p>
    <w:p w:rsidR="00C2087E" w:rsidP="00C2087E" w:rsidRDefault="004C401F" w14:paraId="6019DBC2" w14:textId="118DC05F">
      <w:pPr>
        <w:spacing w:after="0" w:line="276" w:lineRule="auto"/>
        <w:ind w:left="9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APIs </w:t>
      </w:r>
      <w:r w:rsidR="00D66097">
        <w:rPr>
          <w:rFonts w:asciiTheme="minorHAnsi" w:hAnsiTheme="minorHAnsi" w:cstheme="minorHAnsi"/>
          <w:color w:val="000000" w:themeColor="text1"/>
          <w:sz w:val="22"/>
          <w:szCs w:val="22"/>
        </w:rPr>
        <w:t>details below</w:t>
      </w:r>
      <w:r w:rsidRPr="00DC4821" w:rsidR="00C2087E">
        <w:rPr>
          <w:rFonts w:asciiTheme="minorHAnsi" w:hAnsiTheme="minorHAnsi" w:cstheme="minorHAnsi"/>
          <w:color w:val="000000" w:themeColor="text1"/>
          <w:sz w:val="22"/>
          <w:szCs w:val="22"/>
        </w:rPr>
        <w:t xml:space="preserve">: </w:t>
      </w:r>
    </w:p>
    <w:p w:rsidR="00C2087E" w:rsidP="00DC4821" w:rsidRDefault="00C2087E" w14:paraId="6C69F0B0" w14:textId="77777777">
      <w:pPr>
        <w:spacing w:after="0" w:line="276" w:lineRule="auto"/>
        <w:ind w:left="90"/>
        <w:jc w:val="both"/>
        <w:rPr>
          <w:rFonts w:asciiTheme="minorHAnsi" w:hAnsiTheme="minorHAnsi" w:cstheme="minorHAnsi"/>
          <w:color w:val="000000" w:themeColor="text1"/>
          <w:sz w:val="22"/>
          <w:szCs w:val="22"/>
        </w:rPr>
      </w:pPr>
    </w:p>
    <w:tbl>
      <w:tblPr>
        <w:tblW w:w="8443" w:type="dxa"/>
        <w:tblInd w:w="1116" w:type="dxa"/>
        <w:tblLook w:val="04A0" w:firstRow="1" w:lastRow="0" w:firstColumn="1" w:lastColumn="0" w:noHBand="0" w:noVBand="1"/>
      </w:tblPr>
      <w:tblGrid>
        <w:gridCol w:w="5967"/>
        <w:gridCol w:w="2476"/>
      </w:tblGrid>
      <w:tr w:rsidRPr="001A2A33" w:rsidR="00C2087E" w:rsidTr="5CA8E94D" w14:paraId="24666937" w14:textId="77777777">
        <w:trPr>
          <w:trHeight w:val="340"/>
        </w:trPr>
        <w:tc>
          <w:tcPr>
            <w:tcW w:w="5967" w:type="dxa"/>
            <w:tcBorders>
              <w:top w:val="single" w:color="auto" w:sz="4" w:space="0"/>
              <w:left w:val="single" w:color="auto" w:sz="4" w:space="0"/>
              <w:bottom w:val="single" w:color="auto" w:sz="4" w:space="0"/>
              <w:right w:val="single" w:color="auto" w:sz="4" w:space="0"/>
            </w:tcBorders>
            <w:shd w:val="clear" w:color="auto" w:fill="auto"/>
            <w:tcMar/>
            <w:vAlign w:val="center"/>
          </w:tcPr>
          <w:p w:rsidRPr="00C2087E" w:rsidR="00C2087E" w:rsidP="008D003D" w:rsidRDefault="00C2087E" w14:paraId="2584C204" w14:textId="77777777">
            <w:pPr>
              <w:spacing w:after="0"/>
              <w:jc w:val="center"/>
              <w:rPr>
                <w:rFonts w:asciiTheme="minorHAnsi" w:hAnsiTheme="minorHAnsi" w:cstheme="minorHAnsi"/>
                <w:b/>
                <w:bCs/>
                <w:color w:val="000000"/>
                <w:lang w:val="en-IN"/>
              </w:rPr>
            </w:pPr>
            <w:r w:rsidRPr="00C2087E">
              <w:rPr>
                <w:rFonts w:asciiTheme="minorHAnsi" w:hAnsiTheme="minorHAnsi" w:cstheme="minorHAnsi"/>
                <w:b/>
                <w:bCs/>
                <w:color w:val="000000"/>
                <w:lang w:val="en-IN"/>
              </w:rPr>
              <w:t>Functionality</w:t>
            </w:r>
          </w:p>
        </w:tc>
        <w:tc>
          <w:tcPr>
            <w:tcW w:w="2476" w:type="dxa"/>
            <w:tcBorders>
              <w:top w:val="single" w:color="auto" w:sz="4" w:space="0"/>
              <w:left w:val="single" w:color="auto" w:sz="4" w:space="0"/>
              <w:bottom w:val="single" w:color="auto" w:sz="4" w:space="0"/>
              <w:right w:val="single" w:color="auto" w:sz="4" w:space="0"/>
            </w:tcBorders>
            <w:tcMar/>
          </w:tcPr>
          <w:p w:rsidRPr="00C2087E" w:rsidR="00C2087E" w:rsidP="007127F9" w:rsidRDefault="00FE6602" w14:paraId="7113EC8A" w14:textId="6A289D34">
            <w:pPr>
              <w:spacing w:after="0"/>
              <w:rPr>
                <w:rFonts w:asciiTheme="minorHAnsi" w:hAnsiTheme="minorHAnsi" w:cstheme="minorHAnsi"/>
                <w:b/>
                <w:bCs/>
                <w:color w:val="000000"/>
                <w:lang w:val="en-IN"/>
              </w:rPr>
            </w:pPr>
            <w:r>
              <w:rPr>
                <w:rFonts w:asciiTheme="minorHAnsi" w:hAnsiTheme="minorHAnsi" w:cstheme="minorHAnsi"/>
                <w:b/>
                <w:bCs/>
                <w:color w:val="000000"/>
                <w:lang w:val="en-IN"/>
              </w:rPr>
              <w:t>Type</w:t>
            </w:r>
          </w:p>
        </w:tc>
      </w:tr>
      <w:tr w:rsidRPr="001A2A33" w:rsidR="00C2087E" w:rsidTr="5CA8E94D" w14:paraId="0AA9CC3E" w14:textId="77777777">
        <w:trPr>
          <w:trHeight w:val="340"/>
        </w:trPr>
        <w:tc>
          <w:tcPr>
            <w:tcW w:w="5967" w:type="dxa"/>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C2087E" w:rsidR="00C2087E" w:rsidP="007127F9" w:rsidRDefault="00395491" w14:paraId="07DF18DC" w14:textId="79B309C4">
            <w:pPr>
              <w:spacing w:after="0"/>
              <w:rPr>
                <w:rFonts w:asciiTheme="minorHAnsi" w:hAnsiTheme="minorHAnsi" w:cstheme="minorHAnsi"/>
                <w:b/>
                <w:bCs/>
                <w:color w:val="000000"/>
                <w:lang w:val="en-IN"/>
              </w:rPr>
            </w:pPr>
            <w:r w:rsidRPr="00395491">
              <w:rPr>
                <w:rFonts w:asciiTheme="minorHAnsi" w:hAnsiTheme="minorHAnsi" w:cstheme="minorHAnsi"/>
                <w:b/>
                <w:bCs/>
                <w:color w:val="000000"/>
                <w:lang w:val="en-IN"/>
              </w:rPr>
              <w:t>Tracking</w:t>
            </w:r>
          </w:p>
        </w:tc>
        <w:tc>
          <w:tcPr>
            <w:tcW w:w="2476" w:type="dxa"/>
            <w:tcBorders>
              <w:top w:val="single" w:color="auto" w:sz="4" w:space="0"/>
              <w:left w:val="single" w:color="auto" w:sz="4" w:space="0"/>
              <w:bottom w:val="single" w:color="auto" w:sz="4" w:space="0"/>
              <w:right w:val="single" w:color="auto" w:sz="4" w:space="0"/>
            </w:tcBorders>
            <w:tcMar/>
          </w:tcPr>
          <w:p w:rsidRPr="00C2087E" w:rsidR="00C2087E" w:rsidP="007127F9" w:rsidRDefault="00FE6602" w14:paraId="14C9540A" w14:textId="69846404">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00B00855"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00C2087E" w:rsidRDefault="00395491" w14:paraId="40454BCD" w14:textId="11E8A80E">
            <w:pPr>
              <w:pStyle w:val="ListParagraph"/>
              <w:numPr>
                <w:ilvl w:val="0"/>
                <w:numId w:val="12"/>
              </w:numPr>
              <w:spacing w:after="0"/>
              <w:rPr>
                <w:rFonts w:asciiTheme="minorHAnsi" w:hAnsiTheme="minorHAnsi" w:cstheme="minorHAnsi"/>
                <w:color w:val="000000"/>
                <w:lang w:val="en-IN"/>
              </w:rPr>
            </w:pPr>
            <w:r w:rsidRPr="00395491">
              <w:rPr>
                <w:rFonts w:asciiTheme="minorHAnsi" w:hAnsiTheme="minorHAnsi" w:cstheme="minorHAnsi"/>
                <w:color w:val="000000"/>
                <w:lang w:val="en-IN"/>
              </w:rPr>
              <w:t>Shipment details</w:t>
            </w:r>
            <w:r w:rsidR="004C4A67">
              <w:rPr>
                <w:rFonts w:asciiTheme="minorHAnsi" w:hAnsiTheme="minorHAnsi" w:cstheme="minorHAnsi"/>
                <w:color w:val="000000"/>
                <w:lang w:val="en-IN"/>
              </w:rPr>
              <w:t xml:space="preserve"> </w:t>
            </w:r>
          </w:p>
          <w:p w:rsidRPr="00084E45" w:rsidR="00395491" w:rsidP="00084E45" w:rsidRDefault="00395491" w14:paraId="2F0D1A60" w14:textId="4A452B56">
            <w:pPr>
              <w:pStyle w:val="ListParagraph"/>
              <w:numPr>
                <w:ilvl w:val="0"/>
                <w:numId w:val="12"/>
              </w:numPr>
              <w:spacing w:after="0"/>
              <w:rPr>
                <w:rFonts w:asciiTheme="minorHAnsi" w:hAnsiTheme="minorHAnsi" w:cstheme="minorHAnsi"/>
                <w:color w:val="000000"/>
                <w:lang w:val="en-IN"/>
              </w:rPr>
            </w:pPr>
            <w:r w:rsidRPr="00395491">
              <w:rPr>
                <w:rFonts w:asciiTheme="minorHAnsi" w:hAnsiTheme="minorHAnsi" w:cstheme="minorHAnsi"/>
                <w:color w:val="000000"/>
                <w:lang w:val="en-IN"/>
              </w:rPr>
              <w:t>Shipment status</w:t>
            </w:r>
            <w:r w:rsidR="004C4A67">
              <w:rPr>
                <w:rFonts w:asciiTheme="minorHAnsi" w:hAnsiTheme="minorHAnsi" w:cstheme="minorHAnsi"/>
                <w:color w:val="000000"/>
                <w:lang w:val="en-IN"/>
              </w:rPr>
              <w:t xml:space="preserve"> </w:t>
            </w:r>
            <w:r w:rsidRPr="00084E45" w:rsidR="00C57748">
              <w:rPr>
                <w:rFonts w:asciiTheme="minorHAnsi" w:hAnsiTheme="minorHAnsi" w:cstheme="minorHAnsi"/>
                <w:lang w:val="en-IN"/>
              </w:rPr>
              <w:t xml:space="preserve"> </w:t>
            </w:r>
          </w:p>
        </w:tc>
        <w:tc>
          <w:tcPr>
            <w:tcW w:w="2476" w:type="dxa"/>
            <w:tcBorders>
              <w:top w:val="nil"/>
              <w:left w:val="single" w:color="auto" w:sz="4" w:space="0"/>
              <w:bottom w:val="single" w:color="auto" w:sz="4" w:space="0"/>
              <w:right w:val="single" w:color="auto" w:sz="4" w:space="0"/>
            </w:tcBorders>
            <w:tcMar/>
          </w:tcPr>
          <w:p w:rsidRPr="00C2087E" w:rsidR="00C2087E" w:rsidP="00FE6602" w:rsidRDefault="00C2087E" w14:paraId="24B9A307" w14:textId="4B2F616D">
            <w:pPr>
              <w:spacing w:after="0"/>
              <w:rPr>
                <w:rFonts w:asciiTheme="minorHAnsi" w:hAnsiTheme="minorHAnsi" w:cstheme="minorHAnsi"/>
                <w:color w:val="000000"/>
                <w:lang w:val="en-IN"/>
              </w:rPr>
            </w:pPr>
          </w:p>
        </w:tc>
      </w:tr>
      <w:tr w:rsidRPr="001A2A33" w:rsidR="00C2087E" w:rsidTr="5CA8E94D" w14:paraId="21946114"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C2087E" w:rsidP="007127F9" w:rsidRDefault="00395491" w14:paraId="7C3C4E9C" w14:textId="50384538">
            <w:pPr>
              <w:spacing w:after="0"/>
              <w:rPr>
                <w:rFonts w:asciiTheme="minorHAnsi" w:hAnsiTheme="minorHAnsi" w:cstheme="minorHAnsi"/>
                <w:b/>
                <w:bCs/>
                <w:color w:val="000000"/>
                <w:lang w:val="en-IN"/>
              </w:rPr>
            </w:pPr>
            <w:r w:rsidRPr="00395491">
              <w:rPr>
                <w:rFonts w:asciiTheme="minorHAnsi" w:hAnsiTheme="minorHAnsi" w:cstheme="minorHAnsi"/>
                <w:b/>
                <w:bCs/>
                <w:color w:val="000000"/>
                <w:lang w:val="en-IN"/>
              </w:rPr>
              <w:t>Finder</w:t>
            </w:r>
          </w:p>
        </w:tc>
        <w:tc>
          <w:tcPr>
            <w:tcW w:w="2476" w:type="dxa"/>
            <w:tcBorders>
              <w:top w:val="nil"/>
              <w:left w:val="single" w:color="auto" w:sz="4" w:space="0"/>
              <w:bottom w:val="single" w:color="auto" w:sz="4" w:space="0"/>
              <w:right w:val="single" w:color="auto" w:sz="4" w:space="0"/>
            </w:tcBorders>
            <w:tcMar/>
          </w:tcPr>
          <w:p w:rsidRPr="00C2087E" w:rsidR="00C2087E" w:rsidP="007127F9" w:rsidRDefault="00FE6602" w14:paraId="30A0BD8C" w14:textId="05160B49">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12F0DAA4"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E57E5E" w:rsidR="00C2087E" w:rsidRDefault="00395491" w14:paraId="22FCD48A" w14:textId="1C1DD020">
            <w:pPr>
              <w:pStyle w:val="ListParagraph"/>
              <w:numPr>
                <w:ilvl w:val="0"/>
                <w:numId w:val="12"/>
              </w:numPr>
              <w:spacing w:after="0"/>
              <w:rPr>
                <w:rFonts w:asciiTheme="minorHAnsi" w:hAnsiTheme="minorHAnsi" w:cstheme="minorHAnsi"/>
                <w:color w:val="000000"/>
                <w:lang w:val="en-IN"/>
              </w:rPr>
            </w:pPr>
            <w:proofErr w:type="spellStart"/>
            <w:r w:rsidRPr="00E57E5E">
              <w:rPr>
                <w:rFonts w:asciiTheme="minorHAnsi" w:hAnsiTheme="minorHAnsi" w:cstheme="minorHAnsi"/>
                <w:color w:val="000000"/>
                <w:lang w:val="en-IN"/>
              </w:rPr>
              <w:t>GetServicesforPincode</w:t>
            </w:r>
            <w:proofErr w:type="spellEnd"/>
          </w:p>
          <w:p w:rsidR="00395491" w:rsidRDefault="00395491" w14:paraId="022AF6BF" w14:textId="77777777">
            <w:pPr>
              <w:pStyle w:val="ListParagraph"/>
              <w:numPr>
                <w:ilvl w:val="0"/>
                <w:numId w:val="12"/>
              </w:numPr>
              <w:spacing w:after="0"/>
              <w:rPr>
                <w:rFonts w:asciiTheme="minorHAnsi" w:hAnsiTheme="minorHAnsi" w:cstheme="minorHAnsi"/>
                <w:color w:val="000000"/>
                <w:lang w:val="en-IN"/>
              </w:rPr>
            </w:pPr>
            <w:proofErr w:type="spellStart"/>
            <w:r w:rsidRPr="00395491">
              <w:rPr>
                <w:rFonts w:asciiTheme="minorHAnsi" w:hAnsiTheme="minorHAnsi" w:cstheme="minorHAnsi"/>
                <w:color w:val="000000"/>
                <w:lang w:val="en-IN"/>
              </w:rPr>
              <w:t>GetServicesforProduct</w:t>
            </w:r>
            <w:proofErr w:type="spellEnd"/>
          </w:p>
          <w:p w:rsidRPr="00395491" w:rsidR="00395491" w:rsidRDefault="00395491" w14:paraId="545CFF1A" w14:textId="6D8AA993">
            <w:pPr>
              <w:pStyle w:val="ListParagraph"/>
              <w:numPr>
                <w:ilvl w:val="0"/>
                <w:numId w:val="12"/>
              </w:numPr>
              <w:spacing w:after="0"/>
              <w:rPr>
                <w:rFonts w:asciiTheme="minorHAnsi" w:hAnsiTheme="minorHAnsi" w:cstheme="minorHAnsi"/>
                <w:color w:val="000000"/>
                <w:lang w:val="en-IN"/>
              </w:rPr>
            </w:pPr>
            <w:proofErr w:type="spellStart"/>
            <w:r w:rsidRPr="00395491">
              <w:rPr>
                <w:rFonts w:asciiTheme="minorHAnsi" w:hAnsiTheme="minorHAnsi" w:cstheme="minorHAnsi"/>
                <w:color w:val="000000"/>
                <w:lang w:val="en-IN"/>
              </w:rPr>
              <w:t>GetServicesforPincodeAndProduct</w:t>
            </w:r>
            <w:proofErr w:type="spellEnd"/>
          </w:p>
        </w:tc>
        <w:tc>
          <w:tcPr>
            <w:tcW w:w="2476" w:type="dxa"/>
            <w:tcBorders>
              <w:top w:val="nil"/>
              <w:left w:val="single" w:color="auto" w:sz="4" w:space="0"/>
              <w:bottom w:val="single" w:color="auto" w:sz="4" w:space="0"/>
              <w:right w:val="single" w:color="auto" w:sz="4" w:space="0"/>
            </w:tcBorders>
            <w:tcMar/>
          </w:tcPr>
          <w:p w:rsidRPr="00C2087E" w:rsidR="00C2087E" w:rsidP="007127F9" w:rsidRDefault="00C2087E" w14:paraId="0EB36330" w14:textId="0E6C8991">
            <w:pPr>
              <w:spacing w:after="0"/>
              <w:rPr>
                <w:rFonts w:asciiTheme="minorHAnsi" w:hAnsiTheme="minorHAnsi" w:cstheme="minorHAnsi"/>
                <w:color w:val="000000"/>
                <w:lang w:val="en-IN"/>
              </w:rPr>
            </w:pPr>
          </w:p>
        </w:tc>
      </w:tr>
      <w:tr w:rsidRPr="001A2A33" w:rsidR="00C2087E" w:rsidTr="5CA8E94D" w14:paraId="627D03B9" w14:textId="77777777">
        <w:trPr>
          <w:trHeight w:val="26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C2087E" w:rsidP="007127F9" w:rsidRDefault="00395491" w14:paraId="3D0093E1" w14:textId="3ED145FC">
            <w:pPr>
              <w:spacing w:after="0"/>
              <w:rPr>
                <w:rFonts w:asciiTheme="minorHAnsi" w:hAnsiTheme="minorHAnsi" w:cstheme="minorHAnsi"/>
                <w:b/>
                <w:bCs/>
                <w:color w:val="000000"/>
                <w:lang w:val="en-IN"/>
              </w:rPr>
            </w:pPr>
            <w:proofErr w:type="spellStart"/>
            <w:r w:rsidRPr="00395491">
              <w:rPr>
                <w:rFonts w:asciiTheme="minorHAnsi" w:hAnsiTheme="minorHAnsi" w:cstheme="minorHAnsi"/>
                <w:b/>
                <w:bCs/>
                <w:color w:val="000000"/>
                <w:lang w:val="en-IN"/>
              </w:rPr>
              <w:t>TansitTime</w:t>
            </w:r>
            <w:proofErr w:type="spellEnd"/>
          </w:p>
        </w:tc>
        <w:tc>
          <w:tcPr>
            <w:tcW w:w="2476" w:type="dxa"/>
            <w:tcBorders>
              <w:top w:val="nil"/>
              <w:left w:val="single" w:color="auto" w:sz="4" w:space="0"/>
              <w:bottom w:val="single" w:color="auto" w:sz="4" w:space="0"/>
              <w:right w:val="single" w:color="auto" w:sz="4" w:space="0"/>
            </w:tcBorders>
            <w:tcMar/>
          </w:tcPr>
          <w:p w:rsidRPr="00C2087E" w:rsidR="00C2087E" w:rsidP="007127F9" w:rsidRDefault="00FE6602" w14:paraId="5A35F175" w14:textId="38FFE183">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4437DF8C"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E57E5E" w:rsidR="00FE6602" w:rsidRDefault="00395491" w14:paraId="573628AC" w14:textId="18194499">
            <w:pPr>
              <w:pStyle w:val="ListParagraph"/>
              <w:numPr>
                <w:ilvl w:val="0"/>
                <w:numId w:val="12"/>
              </w:numPr>
              <w:spacing w:after="0"/>
              <w:rPr>
                <w:rFonts w:asciiTheme="minorHAnsi" w:hAnsiTheme="minorHAnsi" w:cstheme="minorHAnsi"/>
                <w:color w:val="000000"/>
                <w:lang w:val="en-IN"/>
              </w:rPr>
            </w:pPr>
            <w:proofErr w:type="spellStart"/>
            <w:r w:rsidRPr="00E57E5E">
              <w:rPr>
                <w:rFonts w:asciiTheme="minorHAnsi" w:hAnsiTheme="minorHAnsi" w:cstheme="minorHAnsi"/>
                <w:color w:val="000000"/>
                <w:lang w:val="en-IN"/>
              </w:rPr>
              <w:t>GetDomesticTransitTimeForPinCodeand</w:t>
            </w:r>
            <w:proofErr w:type="spellEnd"/>
          </w:p>
          <w:p w:rsidRPr="00395491" w:rsidR="00C2087E" w:rsidP="00FE6602" w:rsidRDefault="00395491" w14:paraId="7104B176" w14:textId="063C6D34">
            <w:pPr>
              <w:pStyle w:val="ListParagraph"/>
              <w:spacing w:after="0"/>
              <w:ind w:left="1680"/>
              <w:rPr>
                <w:rFonts w:asciiTheme="minorHAnsi" w:hAnsiTheme="minorHAnsi" w:cstheme="minorHAnsi"/>
                <w:color w:val="000000"/>
                <w:lang w:val="en-IN"/>
              </w:rPr>
            </w:pPr>
            <w:r w:rsidRPr="00395491">
              <w:rPr>
                <w:rFonts w:asciiTheme="minorHAnsi" w:hAnsiTheme="minorHAnsi" w:cstheme="minorHAnsi"/>
                <w:color w:val="000000"/>
                <w:lang w:val="en-IN"/>
              </w:rPr>
              <w:t>Product</w:t>
            </w:r>
          </w:p>
        </w:tc>
        <w:tc>
          <w:tcPr>
            <w:tcW w:w="2476" w:type="dxa"/>
            <w:tcBorders>
              <w:top w:val="nil"/>
              <w:left w:val="single" w:color="auto" w:sz="4" w:space="0"/>
              <w:bottom w:val="single" w:color="auto" w:sz="4" w:space="0"/>
              <w:right w:val="single" w:color="auto" w:sz="4" w:space="0"/>
            </w:tcBorders>
            <w:tcMar/>
          </w:tcPr>
          <w:p w:rsidRPr="00C2087E" w:rsidR="00C2087E" w:rsidP="007127F9" w:rsidRDefault="00C2087E" w14:paraId="5C18F33A" w14:textId="47AD9E30">
            <w:pPr>
              <w:spacing w:after="0"/>
              <w:rPr>
                <w:rFonts w:asciiTheme="minorHAnsi" w:hAnsiTheme="minorHAnsi" w:cstheme="minorHAnsi"/>
                <w:color w:val="000000"/>
                <w:lang w:val="en-IN"/>
              </w:rPr>
            </w:pPr>
          </w:p>
        </w:tc>
      </w:tr>
      <w:tr w:rsidRPr="001A2A33" w:rsidR="00AE3174" w:rsidTr="5CA8E94D" w14:paraId="78FAFC06"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tcPr>
          <w:p w:rsidRPr="00C2087E" w:rsidR="00AE3174" w:rsidP="007127F9" w:rsidRDefault="00AE3174" w14:paraId="71C3A686" w14:textId="7F26DAAB">
            <w:pPr>
              <w:spacing w:after="0"/>
              <w:rPr>
                <w:rFonts w:asciiTheme="minorHAnsi" w:hAnsiTheme="minorHAnsi" w:cstheme="minorHAnsi"/>
                <w:b/>
                <w:bCs/>
                <w:color w:val="000000"/>
                <w:lang w:val="en-IN"/>
              </w:rPr>
            </w:pPr>
            <w:r w:rsidRPr="00AE3174">
              <w:rPr>
                <w:rFonts w:asciiTheme="minorHAnsi" w:hAnsiTheme="minorHAnsi" w:cstheme="minorHAnsi"/>
                <w:b/>
                <w:bCs/>
                <w:color w:val="000000"/>
                <w:lang w:val="en-IN"/>
              </w:rPr>
              <w:t>Pickup</w:t>
            </w:r>
          </w:p>
        </w:tc>
        <w:tc>
          <w:tcPr>
            <w:tcW w:w="2476" w:type="dxa"/>
            <w:tcBorders>
              <w:top w:val="single" w:color="auto" w:sz="4" w:space="0"/>
              <w:left w:val="single" w:color="auto" w:sz="4" w:space="0"/>
              <w:bottom w:val="single" w:color="auto" w:sz="4" w:space="0"/>
              <w:right w:val="single" w:color="auto" w:sz="4" w:space="0"/>
            </w:tcBorders>
            <w:tcMar/>
          </w:tcPr>
          <w:p w:rsidR="00AE3174" w:rsidP="007127F9" w:rsidRDefault="00AE3174" w14:paraId="79D845CE" w14:textId="727DE76B">
            <w:pPr>
              <w:spacing w:after="0"/>
              <w:rPr>
                <w:rFonts w:asciiTheme="minorHAnsi" w:hAnsiTheme="minorHAnsi" w:cstheme="minorHAnsi"/>
                <w:color w:val="000000"/>
                <w:lang w:val="en-IN"/>
              </w:rPr>
            </w:pPr>
            <w:r>
              <w:rPr>
                <w:rFonts w:asciiTheme="minorHAnsi" w:hAnsiTheme="minorHAnsi" w:cstheme="minorHAnsi"/>
                <w:color w:val="000000"/>
                <w:lang w:val="en-IN"/>
              </w:rPr>
              <w:t>Passthrough</w:t>
            </w:r>
          </w:p>
        </w:tc>
      </w:tr>
      <w:tr w:rsidRPr="001A2A33" w:rsidR="00AE3174" w:rsidTr="5CA8E94D" w14:paraId="0CD52601"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tcPr>
          <w:p w:rsidRPr="00AE3174" w:rsidR="00AE3174" w:rsidRDefault="00AE3174" w14:paraId="112F3354" w14:textId="77777777">
            <w:pPr>
              <w:pStyle w:val="ListParagraph"/>
              <w:numPr>
                <w:ilvl w:val="0"/>
                <w:numId w:val="12"/>
              </w:numPr>
              <w:spacing w:after="0"/>
              <w:rPr>
                <w:rFonts w:asciiTheme="minorHAnsi" w:hAnsiTheme="minorHAnsi" w:cstheme="minorHAnsi"/>
                <w:color w:val="000000"/>
                <w:lang w:val="en-IN"/>
              </w:rPr>
            </w:pPr>
            <w:proofErr w:type="spellStart"/>
            <w:r w:rsidRPr="00AE3174">
              <w:rPr>
                <w:rFonts w:asciiTheme="minorHAnsi" w:hAnsiTheme="minorHAnsi" w:cstheme="minorHAnsi"/>
                <w:color w:val="000000"/>
                <w:lang w:val="en-IN"/>
              </w:rPr>
              <w:t>RegisterPickup</w:t>
            </w:r>
            <w:proofErr w:type="spellEnd"/>
          </w:p>
          <w:p w:rsidRPr="007B0842" w:rsidR="007B0842" w:rsidP="007B0842" w:rsidRDefault="00975C0E" w14:paraId="4FA36CB0" w14:textId="7941BDC0">
            <w:pPr>
              <w:pStyle w:val="ListParagraph"/>
              <w:numPr>
                <w:ilvl w:val="0"/>
                <w:numId w:val="12"/>
              </w:numPr>
              <w:spacing w:after="0"/>
              <w:rPr>
                <w:rFonts w:asciiTheme="minorHAnsi" w:hAnsiTheme="minorHAnsi" w:cstheme="minorHAnsi"/>
                <w:color w:val="000000"/>
                <w:lang w:val="en-IN"/>
              </w:rPr>
            </w:pPr>
            <w:proofErr w:type="spellStart"/>
            <w:r w:rsidRPr="00E57E5E">
              <w:rPr>
                <w:rFonts w:asciiTheme="minorHAnsi" w:hAnsiTheme="minorHAnsi" w:cstheme="minorHAnsi"/>
                <w:color w:val="000000"/>
                <w:lang w:val="en-IN"/>
              </w:rPr>
              <w:t>CancelPickup</w:t>
            </w:r>
            <w:proofErr w:type="spellEnd"/>
          </w:p>
        </w:tc>
        <w:tc>
          <w:tcPr>
            <w:tcW w:w="2476" w:type="dxa"/>
            <w:tcBorders>
              <w:top w:val="single" w:color="auto" w:sz="4" w:space="0"/>
              <w:left w:val="single" w:color="auto" w:sz="4" w:space="0"/>
              <w:bottom w:val="single" w:color="auto" w:sz="4" w:space="0"/>
              <w:right w:val="single" w:color="auto" w:sz="4" w:space="0"/>
            </w:tcBorders>
            <w:tcMar/>
          </w:tcPr>
          <w:p w:rsidR="00AE3174" w:rsidP="007127F9" w:rsidRDefault="00AE3174" w14:paraId="4B8D752D" w14:textId="77777777">
            <w:pPr>
              <w:spacing w:after="0"/>
              <w:rPr>
                <w:rFonts w:asciiTheme="minorHAnsi" w:hAnsiTheme="minorHAnsi" w:cstheme="minorHAnsi"/>
                <w:color w:val="000000"/>
                <w:lang w:val="en-IN"/>
              </w:rPr>
            </w:pPr>
          </w:p>
        </w:tc>
      </w:tr>
      <w:tr w:rsidR="007B0842" w:rsidTr="5CA8E94D" w14:paraId="20A36654"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tcPr>
          <w:p w:rsidRPr="00C2087E" w:rsidR="007B0842" w:rsidP="005D578A" w:rsidRDefault="007B0842" w14:paraId="0558DF8B" w14:textId="16349E1B">
            <w:pPr>
              <w:spacing w:after="0"/>
              <w:rPr>
                <w:rFonts w:asciiTheme="minorHAnsi" w:hAnsiTheme="minorHAnsi" w:cstheme="minorHAnsi"/>
                <w:b/>
                <w:bCs/>
                <w:color w:val="000000"/>
                <w:lang w:val="en-IN"/>
              </w:rPr>
            </w:pPr>
            <w:r>
              <w:rPr>
                <w:rFonts w:asciiTheme="minorHAnsi" w:hAnsiTheme="minorHAnsi" w:cstheme="minorHAnsi"/>
                <w:b/>
                <w:bCs/>
                <w:color w:val="000000"/>
                <w:lang w:val="en-IN"/>
              </w:rPr>
              <w:t xml:space="preserve">Product/Subproduct </w:t>
            </w:r>
          </w:p>
        </w:tc>
        <w:tc>
          <w:tcPr>
            <w:tcW w:w="2476" w:type="dxa"/>
            <w:tcBorders>
              <w:top w:val="single" w:color="auto" w:sz="4" w:space="0"/>
              <w:left w:val="single" w:color="auto" w:sz="4" w:space="0"/>
              <w:bottom w:val="single" w:color="auto" w:sz="4" w:space="0"/>
              <w:right w:val="single" w:color="auto" w:sz="4" w:space="0"/>
            </w:tcBorders>
            <w:tcMar/>
          </w:tcPr>
          <w:p w:rsidR="007B0842" w:rsidP="005D578A" w:rsidRDefault="007B0842" w14:paraId="3D8489B3" w14:textId="77777777">
            <w:pPr>
              <w:spacing w:after="0"/>
              <w:rPr>
                <w:rFonts w:asciiTheme="minorHAnsi" w:hAnsiTheme="minorHAnsi" w:cstheme="minorHAnsi"/>
                <w:color w:val="000000"/>
                <w:lang w:val="en-IN"/>
              </w:rPr>
            </w:pPr>
            <w:r>
              <w:rPr>
                <w:rFonts w:asciiTheme="minorHAnsi" w:hAnsiTheme="minorHAnsi" w:cstheme="minorHAnsi"/>
                <w:color w:val="000000"/>
                <w:lang w:val="en-IN"/>
              </w:rPr>
              <w:t>Passthrough</w:t>
            </w:r>
          </w:p>
        </w:tc>
      </w:tr>
      <w:tr w:rsidR="007B0842" w:rsidTr="5CA8E94D" w14:paraId="5A2464D2"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tcPr>
          <w:p w:rsidRPr="00273051" w:rsidR="007B0842" w:rsidP="00273051" w:rsidRDefault="007B0842" w14:paraId="2DD4FD2E" w14:textId="7A496A93">
            <w:pPr>
              <w:pStyle w:val="ListParagraph"/>
              <w:numPr>
                <w:ilvl w:val="0"/>
                <w:numId w:val="12"/>
              </w:numPr>
              <w:spacing w:after="0"/>
              <w:rPr>
                <w:rFonts w:asciiTheme="minorHAnsi" w:hAnsiTheme="minorHAnsi" w:cstheme="minorHAnsi"/>
                <w:b/>
                <w:bCs/>
                <w:color w:val="000000"/>
                <w:lang w:val="en-IN"/>
              </w:rPr>
            </w:pPr>
            <w:proofErr w:type="spellStart"/>
            <w:r w:rsidRPr="00273051">
              <w:rPr>
                <w:rFonts w:asciiTheme="minorHAnsi" w:hAnsiTheme="minorHAnsi" w:cstheme="minorHAnsi"/>
                <w:color w:val="000000"/>
                <w:lang w:val="en-IN"/>
              </w:rPr>
              <w:t>GetAllProductsAndSubProducts</w:t>
            </w:r>
            <w:proofErr w:type="spellEnd"/>
          </w:p>
        </w:tc>
        <w:tc>
          <w:tcPr>
            <w:tcW w:w="2476" w:type="dxa"/>
            <w:tcBorders>
              <w:top w:val="single" w:color="auto" w:sz="4" w:space="0"/>
              <w:left w:val="single" w:color="auto" w:sz="4" w:space="0"/>
              <w:bottom w:val="single" w:color="auto" w:sz="4" w:space="0"/>
              <w:right w:val="single" w:color="auto" w:sz="4" w:space="0"/>
            </w:tcBorders>
            <w:tcMar/>
          </w:tcPr>
          <w:p w:rsidR="007B0842" w:rsidP="005D578A" w:rsidRDefault="007B0842" w14:paraId="5F0190FF" w14:textId="77777777">
            <w:pPr>
              <w:spacing w:after="0"/>
              <w:rPr>
                <w:rFonts w:asciiTheme="minorHAnsi" w:hAnsiTheme="minorHAnsi" w:cstheme="minorHAnsi"/>
                <w:color w:val="000000"/>
                <w:lang w:val="en-IN"/>
              </w:rPr>
            </w:pPr>
          </w:p>
        </w:tc>
      </w:tr>
      <w:tr w:rsidRPr="001A2A33" w:rsidR="00C2087E" w:rsidTr="5CA8E94D" w14:paraId="34E41DCA"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C2087E" w:rsidP="007127F9" w:rsidRDefault="00C2087E" w14:paraId="16A8EC3A" w14:textId="77777777">
            <w:pPr>
              <w:spacing w:after="0"/>
              <w:rPr>
                <w:rFonts w:asciiTheme="minorHAnsi" w:hAnsiTheme="minorHAnsi" w:cstheme="minorHAnsi"/>
                <w:b/>
                <w:bCs/>
                <w:color w:val="000000"/>
                <w:lang w:val="en-IN"/>
              </w:rPr>
            </w:pPr>
            <w:r w:rsidRPr="00C2087E">
              <w:rPr>
                <w:rFonts w:asciiTheme="minorHAnsi" w:hAnsiTheme="minorHAnsi" w:cstheme="minorHAnsi"/>
                <w:b/>
                <w:bCs/>
                <w:color w:val="000000"/>
                <w:lang w:val="en-IN"/>
              </w:rPr>
              <w:t>Waybill Generation</w:t>
            </w:r>
          </w:p>
        </w:tc>
        <w:tc>
          <w:tcPr>
            <w:tcW w:w="2476" w:type="dxa"/>
            <w:tcBorders>
              <w:top w:val="nil"/>
              <w:left w:val="single" w:color="auto" w:sz="4" w:space="0"/>
              <w:bottom w:val="single" w:color="auto" w:sz="4" w:space="0"/>
              <w:right w:val="single" w:color="auto" w:sz="4" w:space="0"/>
            </w:tcBorders>
            <w:tcMar/>
          </w:tcPr>
          <w:p w:rsidRPr="00C2087E" w:rsidR="00C2087E" w:rsidP="007127F9" w:rsidRDefault="00FE6602" w14:paraId="697B2916" w14:textId="59C9E06A">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33121D10"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E57E5E" w:rsidR="00C2087E" w:rsidRDefault="00395491" w14:paraId="77CC1D27" w14:textId="1A410985">
            <w:pPr>
              <w:pStyle w:val="ListParagraph"/>
              <w:numPr>
                <w:ilvl w:val="0"/>
                <w:numId w:val="12"/>
              </w:numPr>
              <w:spacing w:after="0"/>
              <w:rPr>
                <w:rFonts w:asciiTheme="minorHAnsi" w:hAnsiTheme="minorHAnsi" w:cstheme="minorHAnsi"/>
                <w:color w:val="000000"/>
                <w:lang w:val="en-IN"/>
              </w:rPr>
            </w:pPr>
            <w:proofErr w:type="spellStart"/>
            <w:r w:rsidRPr="00E57E5E">
              <w:rPr>
                <w:rFonts w:asciiTheme="minorHAnsi" w:hAnsiTheme="minorHAnsi" w:cstheme="minorHAnsi"/>
                <w:color w:val="000000"/>
                <w:lang w:val="en-IN"/>
              </w:rPr>
              <w:t>GenerateWayBill</w:t>
            </w:r>
            <w:proofErr w:type="spellEnd"/>
          </w:p>
          <w:p w:rsidR="00395491" w:rsidRDefault="00395491" w14:paraId="635D368B" w14:textId="28BFDD50">
            <w:pPr>
              <w:pStyle w:val="ListParagraph"/>
              <w:numPr>
                <w:ilvl w:val="0"/>
                <w:numId w:val="12"/>
              </w:numPr>
              <w:spacing w:after="0"/>
              <w:rPr>
                <w:rFonts w:asciiTheme="minorHAnsi" w:hAnsiTheme="minorHAnsi" w:cstheme="minorHAnsi"/>
                <w:color w:val="000000"/>
                <w:lang w:val="en-IN"/>
              </w:rPr>
            </w:pPr>
            <w:proofErr w:type="spellStart"/>
            <w:r w:rsidRPr="00395491">
              <w:rPr>
                <w:rFonts w:asciiTheme="minorHAnsi" w:hAnsiTheme="minorHAnsi" w:cstheme="minorHAnsi"/>
                <w:color w:val="000000"/>
                <w:lang w:val="en-IN"/>
              </w:rPr>
              <w:t>ImportData</w:t>
            </w:r>
            <w:proofErr w:type="spellEnd"/>
          </w:p>
          <w:p w:rsidRPr="009D2735" w:rsidR="00395491" w:rsidP="009D2735" w:rsidRDefault="00395491" w14:paraId="2E579E55" w14:textId="6CF40951">
            <w:pPr>
              <w:pStyle w:val="ListParagraph"/>
              <w:numPr>
                <w:ilvl w:val="0"/>
                <w:numId w:val="12"/>
              </w:numPr>
              <w:spacing w:after="0"/>
              <w:rPr>
                <w:rFonts w:asciiTheme="minorHAnsi" w:hAnsiTheme="minorHAnsi" w:cstheme="minorHAnsi"/>
                <w:color w:val="000000"/>
                <w:lang w:val="en-IN"/>
              </w:rPr>
            </w:pPr>
            <w:proofErr w:type="spellStart"/>
            <w:r w:rsidRPr="00395491">
              <w:rPr>
                <w:rFonts w:asciiTheme="minorHAnsi" w:hAnsiTheme="minorHAnsi" w:cstheme="minorHAnsi"/>
                <w:color w:val="000000"/>
                <w:lang w:val="en-IN"/>
              </w:rPr>
              <w:t>CancelWaybill</w:t>
            </w:r>
            <w:proofErr w:type="spellEnd"/>
          </w:p>
        </w:tc>
        <w:tc>
          <w:tcPr>
            <w:tcW w:w="2476" w:type="dxa"/>
            <w:tcBorders>
              <w:top w:val="nil"/>
              <w:left w:val="single" w:color="auto" w:sz="4" w:space="0"/>
              <w:bottom w:val="single" w:color="auto" w:sz="4" w:space="0"/>
              <w:right w:val="single" w:color="auto" w:sz="4" w:space="0"/>
            </w:tcBorders>
            <w:tcMar/>
          </w:tcPr>
          <w:p w:rsidRPr="00C2087E" w:rsidR="00C2087E" w:rsidP="007127F9" w:rsidRDefault="00C2087E" w14:paraId="7261F572" w14:textId="6D281283">
            <w:pPr>
              <w:spacing w:after="0"/>
              <w:rPr>
                <w:rFonts w:asciiTheme="minorHAnsi" w:hAnsiTheme="minorHAnsi" w:cstheme="minorHAnsi"/>
                <w:color w:val="000000"/>
                <w:lang w:val="en-IN"/>
              </w:rPr>
            </w:pPr>
          </w:p>
        </w:tc>
      </w:tr>
      <w:tr w:rsidRPr="00C2087E" w:rsidR="009D2735" w:rsidTr="5CA8E94D" w14:paraId="64B8F69A"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9D2735" w:rsidP="005D578A" w:rsidRDefault="009D2735" w14:paraId="4D25800D" w14:textId="78CDF81C">
            <w:pPr>
              <w:spacing w:after="0"/>
              <w:rPr>
                <w:rFonts w:asciiTheme="minorHAnsi" w:hAnsiTheme="minorHAnsi" w:cstheme="minorHAnsi"/>
                <w:b/>
                <w:bCs/>
                <w:color w:val="000000"/>
                <w:lang w:val="en-IN"/>
              </w:rPr>
            </w:pPr>
            <w:proofErr w:type="spellStart"/>
            <w:r>
              <w:rPr>
                <w:rFonts w:asciiTheme="minorHAnsi" w:hAnsiTheme="minorHAnsi" w:cstheme="minorHAnsi"/>
                <w:b/>
                <w:bCs/>
                <w:color w:val="000000"/>
                <w:lang w:val="en-IN"/>
              </w:rPr>
              <w:t>EwayBill</w:t>
            </w:r>
            <w:proofErr w:type="spellEnd"/>
            <w:r>
              <w:rPr>
                <w:rFonts w:asciiTheme="minorHAnsi" w:hAnsiTheme="minorHAnsi" w:cstheme="minorHAnsi"/>
                <w:b/>
                <w:bCs/>
                <w:color w:val="000000"/>
                <w:lang w:val="en-IN"/>
              </w:rPr>
              <w:t xml:space="preserve"> Updates</w:t>
            </w:r>
          </w:p>
        </w:tc>
        <w:tc>
          <w:tcPr>
            <w:tcW w:w="2476" w:type="dxa"/>
            <w:tcBorders>
              <w:top w:val="nil"/>
              <w:left w:val="single" w:color="auto" w:sz="4" w:space="0"/>
              <w:bottom w:val="single" w:color="auto" w:sz="4" w:space="0"/>
              <w:right w:val="single" w:color="auto" w:sz="4" w:space="0"/>
            </w:tcBorders>
            <w:tcMar/>
          </w:tcPr>
          <w:p w:rsidRPr="00C2087E" w:rsidR="009D2735" w:rsidP="005D578A" w:rsidRDefault="009D2735" w14:paraId="32AE5328" w14:textId="77777777">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C2087E" w:rsidR="009D2735" w:rsidTr="5CA8E94D" w14:paraId="247BC4D9"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tcPr>
          <w:p w:rsidRPr="009D2735" w:rsidR="009D2735" w:rsidP="009D2735" w:rsidRDefault="009D2735" w14:paraId="43B41B9D" w14:textId="1A4D9953">
            <w:pPr>
              <w:pStyle w:val="ListParagraph"/>
              <w:numPr>
                <w:ilvl w:val="0"/>
                <w:numId w:val="12"/>
              </w:numPr>
              <w:spacing w:after="0"/>
              <w:rPr>
                <w:rFonts w:asciiTheme="minorHAnsi" w:hAnsiTheme="minorHAnsi" w:cstheme="minorHAnsi"/>
                <w:b/>
                <w:bCs/>
                <w:color w:val="000000"/>
                <w:lang w:val="en-IN"/>
              </w:rPr>
            </w:pPr>
            <w:proofErr w:type="spellStart"/>
            <w:r w:rsidRPr="009D2735">
              <w:rPr>
                <w:rFonts w:asciiTheme="minorHAnsi" w:hAnsiTheme="minorHAnsi" w:cstheme="minorHAnsi"/>
                <w:color w:val="000000"/>
                <w:lang w:val="en-IN"/>
              </w:rPr>
              <w:t>UpdateEwayBill</w:t>
            </w:r>
            <w:proofErr w:type="spellEnd"/>
          </w:p>
        </w:tc>
        <w:tc>
          <w:tcPr>
            <w:tcW w:w="2476" w:type="dxa"/>
            <w:tcBorders>
              <w:top w:val="nil"/>
              <w:left w:val="single" w:color="auto" w:sz="4" w:space="0"/>
              <w:bottom w:val="single" w:color="auto" w:sz="4" w:space="0"/>
              <w:right w:val="single" w:color="auto" w:sz="4" w:space="0"/>
            </w:tcBorders>
            <w:tcMar/>
          </w:tcPr>
          <w:p w:rsidR="009D2735" w:rsidP="005D578A" w:rsidRDefault="009D2735" w14:paraId="6F9439D6" w14:textId="77777777">
            <w:pPr>
              <w:spacing w:after="0"/>
              <w:rPr>
                <w:rFonts w:asciiTheme="minorHAnsi" w:hAnsiTheme="minorHAnsi" w:cstheme="minorHAnsi"/>
                <w:color w:val="000000"/>
                <w:lang w:val="en-IN"/>
              </w:rPr>
            </w:pPr>
          </w:p>
        </w:tc>
      </w:tr>
      <w:tr w:rsidRPr="001A2A33" w:rsidR="00C2087E" w:rsidTr="5CA8E94D" w14:paraId="1CDEC6A9"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C2087E" w:rsidP="003529E2" w:rsidRDefault="003529E2" w14:paraId="6EBFA1E8" w14:textId="6A3065DC">
            <w:pPr>
              <w:spacing w:after="0"/>
              <w:rPr>
                <w:rFonts w:asciiTheme="minorHAnsi" w:hAnsiTheme="minorHAnsi" w:cstheme="minorHAnsi"/>
                <w:b/>
                <w:bCs/>
                <w:color w:val="000000"/>
                <w:lang w:val="en-IN"/>
              </w:rPr>
            </w:pPr>
            <w:r w:rsidRPr="003529E2">
              <w:rPr>
                <w:rFonts w:asciiTheme="minorHAnsi" w:hAnsiTheme="minorHAnsi" w:cstheme="minorHAnsi"/>
                <w:b/>
                <w:bCs/>
                <w:color w:val="000000"/>
                <w:lang w:val="en-IN"/>
              </w:rPr>
              <w:t>ALT In</w:t>
            </w:r>
            <w:r>
              <w:rPr>
                <w:rFonts w:asciiTheme="minorHAnsi" w:hAnsiTheme="minorHAnsi" w:cstheme="minorHAnsi"/>
                <w:b/>
                <w:bCs/>
                <w:color w:val="000000"/>
                <w:lang w:val="en-IN"/>
              </w:rPr>
              <w:t>s</w:t>
            </w:r>
            <w:r w:rsidRPr="003529E2">
              <w:rPr>
                <w:rFonts w:asciiTheme="minorHAnsi" w:hAnsiTheme="minorHAnsi" w:cstheme="minorHAnsi"/>
                <w:b/>
                <w:bCs/>
                <w:color w:val="000000"/>
                <w:lang w:val="en-IN"/>
              </w:rPr>
              <w:t>truction</w:t>
            </w:r>
          </w:p>
        </w:tc>
        <w:tc>
          <w:tcPr>
            <w:tcW w:w="2476" w:type="dxa"/>
            <w:tcBorders>
              <w:top w:val="single" w:color="auto" w:sz="4" w:space="0"/>
              <w:left w:val="single" w:color="auto" w:sz="4" w:space="0"/>
              <w:bottom w:val="single" w:color="auto" w:sz="4" w:space="0"/>
              <w:right w:val="single" w:color="auto" w:sz="4" w:space="0"/>
            </w:tcBorders>
            <w:tcMar/>
          </w:tcPr>
          <w:p w:rsidRPr="00C2087E" w:rsidR="00C2087E" w:rsidP="007127F9" w:rsidRDefault="00FE6602" w14:paraId="48B32D54" w14:textId="0D1E8D98">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371BFB14"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E57E5E" w:rsidR="00C2087E" w:rsidRDefault="003529E2" w14:paraId="2977FE63" w14:textId="6DE1A76D">
            <w:pPr>
              <w:pStyle w:val="ListParagraph"/>
              <w:numPr>
                <w:ilvl w:val="0"/>
                <w:numId w:val="12"/>
              </w:numPr>
              <w:spacing w:after="0"/>
              <w:rPr>
                <w:rFonts w:asciiTheme="minorHAnsi" w:hAnsiTheme="minorHAnsi" w:cstheme="minorHAnsi"/>
                <w:color w:val="000000"/>
                <w:lang w:val="en-IN"/>
              </w:rPr>
            </w:pPr>
            <w:proofErr w:type="spellStart"/>
            <w:r w:rsidRPr="00E57E5E">
              <w:rPr>
                <w:rFonts w:asciiTheme="minorHAnsi" w:hAnsiTheme="minorHAnsi" w:cstheme="minorHAnsi"/>
                <w:color w:val="000000"/>
                <w:lang w:val="en-IN"/>
              </w:rPr>
              <w:t>CustALTInstructionUpdate</w:t>
            </w:r>
            <w:proofErr w:type="spellEnd"/>
          </w:p>
        </w:tc>
        <w:tc>
          <w:tcPr>
            <w:tcW w:w="2476" w:type="dxa"/>
            <w:tcBorders>
              <w:top w:val="nil"/>
              <w:left w:val="single" w:color="auto" w:sz="4" w:space="0"/>
              <w:bottom w:val="single" w:color="auto" w:sz="4" w:space="0"/>
              <w:right w:val="single" w:color="auto" w:sz="4" w:space="0"/>
            </w:tcBorders>
            <w:tcMar/>
          </w:tcPr>
          <w:p w:rsidRPr="00C2087E" w:rsidR="00C2087E" w:rsidP="007127F9" w:rsidRDefault="00C2087E" w14:paraId="7B66F042" w14:textId="4D5886A6">
            <w:pPr>
              <w:spacing w:after="0"/>
              <w:rPr>
                <w:rFonts w:asciiTheme="minorHAnsi" w:hAnsiTheme="minorHAnsi" w:cstheme="minorHAnsi"/>
                <w:color w:val="000000"/>
                <w:lang w:val="en-IN"/>
              </w:rPr>
            </w:pPr>
          </w:p>
        </w:tc>
      </w:tr>
      <w:tr w:rsidRPr="001A2A33" w:rsidR="00C2087E" w:rsidTr="5CA8E94D" w14:paraId="528A9C92" w14:textId="77777777">
        <w:trPr>
          <w:trHeight w:val="340"/>
        </w:trPr>
        <w:tc>
          <w:tcPr>
            <w:tcW w:w="5967" w:type="dxa"/>
            <w:tcBorders>
              <w:top w:val="nil"/>
              <w:left w:val="single" w:color="auto" w:sz="4" w:space="0"/>
              <w:bottom w:val="single" w:color="auto" w:sz="4" w:space="0"/>
              <w:right w:val="single" w:color="auto" w:sz="4" w:space="0"/>
            </w:tcBorders>
            <w:shd w:val="clear" w:color="auto" w:fill="auto"/>
            <w:tcMar/>
            <w:vAlign w:val="center"/>
            <w:hideMark/>
          </w:tcPr>
          <w:p w:rsidRPr="00C2087E" w:rsidR="00C2087E" w:rsidP="00FE6602" w:rsidRDefault="003529E2" w14:paraId="477C05B5" w14:textId="23CAA128">
            <w:pPr>
              <w:spacing w:after="0"/>
              <w:rPr>
                <w:rFonts w:asciiTheme="minorHAnsi" w:hAnsiTheme="minorHAnsi" w:cstheme="minorHAnsi"/>
                <w:b/>
                <w:bCs/>
                <w:color w:val="000000"/>
                <w:lang w:val="en-IN"/>
              </w:rPr>
            </w:pPr>
            <w:r w:rsidRPr="003529E2">
              <w:rPr>
                <w:rFonts w:asciiTheme="minorHAnsi" w:hAnsiTheme="minorHAnsi" w:cstheme="minorHAnsi"/>
                <w:b/>
                <w:bCs/>
                <w:color w:val="000000"/>
                <w:lang w:val="en-IN"/>
              </w:rPr>
              <w:t>Master Download</w:t>
            </w:r>
          </w:p>
        </w:tc>
        <w:tc>
          <w:tcPr>
            <w:tcW w:w="2476" w:type="dxa"/>
            <w:tcBorders>
              <w:top w:val="nil"/>
              <w:left w:val="single" w:color="auto" w:sz="4" w:space="0"/>
              <w:bottom w:val="single" w:color="auto" w:sz="4" w:space="0"/>
              <w:right w:val="single" w:color="auto" w:sz="4" w:space="0"/>
            </w:tcBorders>
            <w:tcMar/>
          </w:tcPr>
          <w:p w:rsidRPr="00C2087E" w:rsidR="00C2087E" w:rsidP="007127F9" w:rsidRDefault="00FE6602" w14:paraId="7BF3C99E" w14:textId="79254ADE">
            <w:pPr>
              <w:spacing w:after="0"/>
              <w:rPr>
                <w:rFonts w:asciiTheme="minorHAnsi" w:hAnsiTheme="minorHAnsi" w:cstheme="minorHAnsi"/>
                <w:b/>
                <w:bCs/>
                <w:color w:val="000000"/>
                <w:lang w:val="en-IN"/>
              </w:rPr>
            </w:pPr>
            <w:r>
              <w:rPr>
                <w:rFonts w:asciiTheme="minorHAnsi" w:hAnsiTheme="minorHAnsi" w:cstheme="minorHAnsi"/>
                <w:color w:val="000000"/>
                <w:lang w:val="en-IN"/>
              </w:rPr>
              <w:t>Passthrough</w:t>
            </w:r>
          </w:p>
        </w:tc>
      </w:tr>
      <w:tr w:rsidRPr="001A2A33" w:rsidR="00C2087E" w:rsidTr="5CA8E94D" w14:paraId="5FFB56E2" w14:textId="77777777">
        <w:trPr>
          <w:trHeight w:val="560"/>
        </w:trPr>
        <w:tc>
          <w:tcPr>
            <w:tcW w:w="5967" w:type="dxa"/>
            <w:tcBorders>
              <w:top w:val="nil"/>
              <w:left w:val="single" w:color="auto" w:sz="4" w:space="0"/>
              <w:bottom w:val="single" w:color="auto" w:sz="4" w:space="0"/>
              <w:right w:val="single" w:color="auto" w:sz="4" w:space="0"/>
            </w:tcBorders>
            <w:shd w:val="clear" w:color="auto" w:fill="auto"/>
            <w:noWrap/>
            <w:tcMar/>
            <w:vAlign w:val="center"/>
            <w:hideMark/>
          </w:tcPr>
          <w:p w:rsidRPr="00BA00BD" w:rsidR="00BA00BD" w:rsidP="00F571D6" w:rsidRDefault="003529E2" w14:paraId="2AA575B7" w14:textId="65CF2D07">
            <w:pPr>
              <w:pStyle w:val="ListParagraph"/>
              <w:numPr>
                <w:ilvl w:val="0"/>
                <w:numId w:val="12"/>
              </w:numPr>
              <w:spacing w:after="0"/>
              <w:rPr>
                <w:lang w:val="en-IN"/>
              </w:rPr>
            </w:pPr>
            <w:proofErr w:type="spellStart"/>
            <w:r w:rsidRPr="00F571D6">
              <w:rPr>
                <w:rFonts w:asciiTheme="minorHAnsi" w:hAnsiTheme="minorHAnsi" w:cstheme="minorHAnsi"/>
                <w:lang w:val="en-IN"/>
              </w:rPr>
              <w:t>DownloadPinCodeMaster</w:t>
            </w:r>
            <w:proofErr w:type="spellEnd"/>
          </w:p>
        </w:tc>
        <w:tc>
          <w:tcPr>
            <w:tcW w:w="2476" w:type="dxa"/>
            <w:tcBorders>
              <w:top w:val="nil"/>
              <w:left w:val="single" w:color="auto" w:sz="4" w:space="0"/>
              <w:bottom w:val="single" w:color="auto" w:sz="4" w:space="0"/>
              <w:right w:val="single" w:color="auto" w:sz="4" w:space="0"/>
            </w:tcBorders>
            <w:tcMar/>
          </w:tcPr>
          <w:p w:rsidRPr="00C2087E" w:rsidR="00C2087E" w:rsidP="007127F9" w:rsidRDefault="00C2087E" w14:paraId="28A1BDCE" w14:textId="41E42E91">
            <w:pPr>
              <w:spacing w:after="0"/>
              <w:rPr>
                <w:rFonts w:asciiTheme="minorHAnsi" w:hAnsiTheme="minorHAnsi" w:cstheme="minorHAnsi"/>
                <w:lang w:val="en-IN"/>
              </w:rPr>
            </w:pPr>
          </w:p>
        </w:tc>
      </w:tr>
    </w:tbl>
    <w:p w:rsidR="5CA8E94D" w:rsidRDefault="5CA8E94D" w14:paraId="38F08278" w14:textId="6261DEA4"/>
    <w:p w:rsidR="00824DC9" w:rsidP="00DB5D2D" w:rsidRDefault="00A46E4B" w14:paraId="5268CC5A" w14:textId="648E9408">
      <w:pPr>
        <w:pStyle w:val="Heading1"/>
        <w:numPr>
          <w:ilvl w:val="0"/>
          <w:numId w:val="1"/>
        </w:numPr>
        <w:tabs>
          <w:tab w:val="clear" w:pos="0"/>
          <w:tab w:val="left" w:pos="450"/>
        </w:tabs>
        <w:ind w:left="450"/>
        <w:rPr>
          <w:rFonts w:cs="Arial" w:asciiTheme="minorHAnsi" w:hAnsiTheme="minorHAnsi"/>
          <w:b/>
          <w:bCs/>
          <w:color w:val="000000"/>
          <w:sz w:val="32"/>
          <w:szCs w:val="32"/>
          <w:lang w:eastAsia="en-US"/>
        </w:rPr>
      </w:pPr>
      <w:bookmarkStart w:name="_Toc131585287" w:id="205"/>
      <w:r w:rsidRPr="00824DC9">
        <w:rPr>
          <w:rFonts w:cs="Arial" w:asciiTheme="minorHAnsi" w:hAnsiTheme="minorHAnsi"/>
          <w:b/>
          <w:bCs/>
          <w:color w:val="000000"/>
          <w:sz w:val="32"/>
          <w:szCs w:val="32"/>
          <w:lang w:eastAsia="en-US"/>
        </w:rPr>
        <w:t>System Context</w:t>
      </w:r>
      <w:r w:rsidRPr="00824DC9" w:rsidR="00D6171B">
        <w:rPr>
          <w:rFonts w:cs="Arial" w:asciiTheme="minorHAnsi" w:hAnsiTheme="minorHAnsi"/>
          <w:b/>
          <w:bCs/>
          <w:color w:val="000000"/>
          <w:sz w:val="32"/>
          <w:szCs w:val="32"/>
          <w:lang w:eastAsia="en-US"/>
        </w:rPr>
        <w:t xml:space="preserve"> Diagram</w:t>
      </w:r>
      <w:bookmarkEnd w:id="205"/>
      <w:r w:rsidR="00F56297">
        <w:rPr>
          <w:rFonts w:cs="Arial" w:asciiTheme="minorHAnsi" w:hAnsiTheme="minorHAnsi"/>
          <w:b/>
          <w:bCs/>
          <w:color w:val="000000"/>
          <w:sz w:val="32"/>
          <w:szCs w:val="32"/>
          <w:lang w:eastAsia="en-US"/>
        </w:rPr>
        <w:t xml:space="preserve"> </w:t>
      </w:r>
    </w:p>
    <w:p w:rsidRPr="00F56297" w:rsidR="00F56297" w:rsidP="00F56297" w:rsidRDefault="00F56297" w14:paraId="4CD1D77D" w14:textId="77777777">
      <w:pPr>
        <w:rPr>
          <w:lang w:eastAsia="en-US"/>
        </w:rPr>
      </w:pPr>
    </w:p>
    <w:p w:rsidR="00824DC9" w:rsidP="003B5D40" w:rsidRDefault="0085534D" w14:paraId="197471DD" w14:textId="72009C0A">
      <w:pPr>
        <w:ind w:left="0"/>
        <w:rPr>
          <w:lang w:eastAsia="en-US"/>
        </w:rPr>
      </w:pPr>
      <w:r>
        <w:rPr>
          <w:noProof/>
        </w:rPr>
        <w:drawing>
          <wp:inline distT="0" distB="0" distL="0" distR="0" wp14:anchorId="1C6F1F06" wp14:editId="1DDCA410">
            <wp:extent cx="6369446" cy="332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cstate="email">
                      <a:extLst>
                        <a:ext uri="{28A0092B-C50C-407E-A947-70E740481C1C}">
                          <a14:useLocalDpi xmlns:a14="http://schemas.microsoft.com/office/drawing/2010/main"/>
                        </a:ext>
                      </a:extLst>
                    </a:blip>
                    <a:stretch>
                      <a:fillRect/>
                    </a:stretch>
                  </pic:blipFill>
                  <pic:spPr>
                    <a:xfrm>
                      <a:off x="0" y="0"/>
                      <a:ext cx="6372741" cy="3325945"/>
                    </a:xfrm>
                    <a:prstGeom prst="rect">
                      <a:avLst/>
                    </a:prstGeom>
                  </pic:spPr>
                </pic:pic>
              </a:graphicData>
            </a:graphic>
          </wp:inline>
        </w:drawing>
      </w:r>
    </w:p>
    <w:p w:rsidR="00824DC9" w:rsidRDefault="00824DC9" w14:paraId="2340E49B" w14:textId="54CE394F">
      <w:pPr>
        <w:spacing w:after="160" w:line="259" w:lineRule="auto"/>
        <w:ind w:left="0"/>
        <w:rPr>
          <w:lang w:eastAsia="en-US"/>
        </w:rPr>
      </w:pPr>
      <w:r>
        <w:rPr>
          <w:lang w:eastAsia="en-US"/>
        </w:rPr>
        <w:br w:type="page"/>
      </w:r>
    </w:p>
    <w:p w:rsidRPr="00CC72CD" w:rsidR="00CC72CD" w:rsidP="00CC72CD" w:rsidRDefault="00CC72CD" w14:paraId="067962C5" w14:textId="24783CCD">
      <w:pPr>
        <w:pStyle w:val="Heading1"/>
        <w:numPr>
          <w:ilvl w:val="0"/>
          <w:numId w:val="1"/>
        </w:numPr>
        <w:tabs>
          <w:tab w:val="clear" w:pos="0"/>
          <w:tab w:val="left" w:pos="450"/>
        </w:tabs>
        <w:ind w:left="450"/>
        <w:rPr>
          <w:rFonts w:cs="Arial" w:asciiTheme="minorHAnsi" w:hAnsiTheme="minorHAnsi"/>
          <w:b/>
          <w:bCs/>
          <w:color w:val="000000"/>
          <w:sz w:val="32"/>
          <w:szCs w:val="32"/>
          <w:lang w:eastAsia="en-US"/>
        </w:rPr>
      </w:pPr>
      <w:bookmarkStart w:name="_Toc131585288" w:id="206"/>
      <w:r w:rsidRPr="00CC72CD">
        <w:rPr>
          <w:rFonts w:cs="Arial" w:asciiTheme="minorHAnsi" w:hAnsiTheme="minorHAnsi"/>
          <w:b/>
          <w:bCs/>
          <w:color w:val="000000"/>
          <w:sz w:val="32"/>
          <w:szCs w:val="32"/>
          <w:lang w:eastAsia="en-US"/>
        </w:rPr>
        <w:t xml:space="preserve">Structure </w:t>
      </w:r>
      <w:proofErr w:type="spellStart"/>
      <w:r w:rsidRPr="00CC72CD">
        <w:rPr>
          <w:rFonts w:cs="Arial" w:asciiTheme="minorHAnsi" w:hAnsiTheme="minorHAnsi"/>
          <w:b/>
          <w:bCs/>
          <w:color w:val="000000"/>
          <w:sz w:val="32"/>
          <w:szCs w:val="32"/>
          <w:lang w:eastAsia="en-US"/>
        </w:rPr>
        <w:t>Daigram</w:t>
      </w:r>
      <w:bookmarkEnd w:id="206"/>
      <w:proofErr w:type="spellEnd"/>
    </w:p>
    <w:p w:rsidR="00CC72CD" w:rsidRDefault="00A94CF2" w14:paraId="33C156AC" w14:textId="162F4676">
      <w:pPr>
        <w:spacing w:after="160" w:line="259" w:lineRule="auto"/>
        <w:ind w:left="0"/>
        <w:rPr>
          <w:lang w:eastAsia="en-US"/>
        </w:rPr>
      </w:pPr>
      <w:r w:rsidRPr="00471BC4">
        <w:rPr>
          <w:noProof/>
          <w:lang w:eastAsia="en-IN"/>
        </w:rPr>
        <w:drawing>
          <wp:anchor distT="0" distB="0" distL="114300" distR="114300" simplePos="0" relativeHeight="251662336" behindDoc="0" locked="0" layoutInCell="1" allowOverlap="1" wp14:anchorId="6F1A4BD8" wp14:editId="448A53AA">
            <wp:simplePos x="800100" y="1531620"/>
            <wp:positionH relativeFrom="column">
              <wp:align>left</wp:align>
            </wp:positionH>
            <wp:positionV relativeFrom="paragraph">
              <wp:align>top</wp:align>
            </wp:positionV>
            <wp:extent cx="5731510" cy="4000627"/>
            <wp:effectExtent l="57150" t="0" r="21590" b="0"/>
            <wp:wrapSquare wrapText="bothSides"/>
            <wp:docPr id="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sidR="00197373">
        <w:rPr>
          <w:lang w:eastAsia="en-US"/>
        </w:rPr>
        <w:br w:type="textWrapping" w:clear="all"/>
      </w:r>
    </w:p>
    <w:p w:rsidR="00824DC9" w:rsidP="00E06EDF" w:rsidRDefault="00824DC9" w14:paraId="0B8EE66E" w14:textId="3DCAEFBF">
      <w:pPr>
        <w:pStyle w:val="Heading1"/>
        <w:numPr>
          <w:ilvl w:val="0"/>
          <w:numId w:val="1"/>
        </w:numPr>
        <w:tabs>
          <w:tab w:val="clear" w:pos="0"/>
          <w:tab w:val="left" w:pos="450"/>
        </w:tabs>
        <w:ind w:left="450"/>
        <w:rPr>
          <w:rFonts w:cs="Arial" w:asciiTheme="minorHAnsi" w:hAnsiTheme="minorHAnsi"/>
          <w:b/>
          <w:bCs/>
          <w:color w:val="000000"/>
          <w:sz w:val="32"/>
          <w:szCs w:val="32"/>
          <w:lang w:eastAsia="en-US"/>
        </w:rPr>
      </w:pPr>
      <w:bookmarkStart w:name="_Toc131585289" w:id="207"/>
      <w:r w:rsidRPr="002D56BE">
        <w:rPr>
          <w:rFonts w:cs="Arial" w:asciiTheme="minorHAnsi" w:hAnsiTheme="minorHAnsi"/>
          <w:b/>
          <w:bCs/>
          <w:color w:val="000000"/>
          <w:sz w:val="32"/>
          <w:szCs w:val="32"/>
          <w:lang w:eastAsia="en-US"/>
        </w:rPr>
        <w:t>Architecture Diagram</w:t>
      </w:r>
      <w:bookmarkEnd w:id="207"/>
    </w:p>
    <w:p w:rsidRPr="00E06EDF" w:rsidR="00E06EDF" w:rsidP="00E06EDF" w:rsidRDefault="00BD302B" w14:paraId="2D5C3D04" w14:textId="76E03CDF">
      <w:pPr>
        <w:rPr>
          <w:lang w:eastAsia="en-US"/>
        </w:rPr>
      </w:pPr>
      <w:r>
        <w:rPr>
          <w:lang w:eastAsia="en-US"/>
        </w:rPr>
        <w:t>APIGEE Edge internal component communication diagram as below.</w:t>
      </w:r>
    </w:p>
    <w:p w:rsidRPr="00824DC9" w:rsidR="00824DC9" w:rsidP="001A1BD8" w:rsidRDefault="00A558E9" w14:paraId="042AAE74" w14:textId="77777777">
      <w:pPr>
        <w:ind w:left="0"/>
        <w:jc w:val="both"/>
        <w:rPr>
          <w:lang w:eastAsia="en-US"/>
        </w:rPr>
      </w:pPr>
      <w:r>
        <w:rPr>
          <w:noProof/>
          <w:lang w:val="en-IN" w:eastAsia="en-IN"/>
        </w:rPr>
        <mc:AlternateContent>
          <mc:Choice Requires="wps">
            <w:drawing>
              <wp:anchor distT="0" distB="0" distL="114300" distR="114300" simplePos="0" relativeHeight="251661312" behindDoc="0" locked="0" layoutInCell="1" allowOverlap="1" wp14:anchorId="57CC39BB" wp14:editId="5EA28067">
                <wp:simplePos x="0" y="0"/>
                <wp:positionH relativeFrom="column">
                  <wp:posOffset>0</wp:posOffset>
                </wp:positionH>
                <wp:positionV relativeFrom="paragraph">
                  <wp:posOffset>0</wp:posOffset>
                </wp:positionV>
                <wp:extent cx="6083300" cy="379730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6083300" cy="3797300"/>
                        </a:xfrm>
                        <a:prstGeom prst="rect">
                          <a:avLst/>
                        </a:prstGeom>
                        <a:ln w="12700">
                          <a:solidFill>
                            <a:schemeClr val="tx1">
                              <a:lumMod val="50000"/>
                              <a:lumOff val="50000"/>
                            </a:schemeClr>
                          </a:solidFill>
                        </a:ln>
                      </wps:spPr>
                      <wps:style>
                        <a:lnRef idx="2">
                          <a:schemeClr val="accent1"/>
                        </a:lnRef>
                        <a:fillRef idx="1">
                          <a:schemeClr val="lt1"/>
                        </a:fillRef>
                        <a:effectRef idx="0">
                          <a:schemeClr val="accent1"/>
                        </a:effectRef>
                        <a:fontRef idx="minor">
                          <a:schemeClr val="dk1"/>
                        </a:fontRef>
                      </wps:style>
                      <wps:txbx>
                        <w:txbxContent>
                          <w:p w:rsidR="001C2B45" w:rsidP="001C2B45" w:rsidRDefault="001C2B45" w14:paraId="55BD6A43" w14:textId="5A7454B8">
                            <w:pPr>
                              <w:ind w:left="0"/>
                              <w:jc w:val="center"/>
                            </w:pPr>
                            <w:r>
                              <w:rPr>
                                <w:noProof/>
                              </w:rPr>
                              <w:drawing>
                                <wp:inline distT="0" distB="0" distL="0" distR="0" wp14:anchorId="716CD177" wp14:editId="74256A85">
                                  <wp:extent cx="5567680" cy="3693160"/>
                                  <wp:effectExtent l="0" t="0" r="0" b="2540"/>
                                  <wp:docPr id="7" name="Picture 7" descr="Edge for Private Cloud Overview | Edge for Private Cloud v4.18.01 | Apige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for Private Cloud Overview | Edge for Private Cloud v4.18.01 | Apigee  Do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7680" cy="36931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F997880">
              <v:rect id="Rectangle 5" style="position:absolute;left:0;text-align:left;margin-left:0;margin-top:0;width:479pt;height:299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gray [1629]" strokeweight="1pt" w14:anchorId="57CC39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">
                <v:textbox>
                  <w:txbxContent>
                    <w:p w:rsidR="001C2B45" w:rsidP="001C2B45" w:rsidRDefault="001C2B45" w14:paraId="672A6659" w14:textId="5A7454B8">
                      <w:pPr>
                        <w:ind w:left="0"/>
                        <w:jc w:val="center"/>
                      </w:pPr>
                      <w:r>
                        <w:rPr>
                          <w:noProof/>
                        </w:rPr>
                        <w:drawing>
                          <wp:inline distT="0" distB="0" distL="0" distR="0" wp14:anchorId="65A79A19" wp14:editId="74256A85">
                            <wp:extent cx="5567680" cy="3693160"/>
                            <wp:effectExtent l="0" t="0" r="0" b="2540"/>
                            <wp:docPr id="648981183" name="Picture 7" descr="Edge for Private Cloud Overview | Edge for Private Cloud v4.18.01 | Apige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for Private Cloud Overview | Edge for Private Cloud v4.18.01 | Apigee  Do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7680" cy="3693160"/>
                                    </a:xfrm>
                                    <a:prstGeom prst="rect">
                                      <a:avLst/>
                                    </a:prstGeom>
                                    <a:noFill/>
                                    <a:ln>
                                      <a:noFill/>
                                    </a:ln>
                                  </pic:spPr>
                                </pic:pic>
                              </a:graphicData>
                            </a:graphic>
                          </wp:inline>
                        </w:drawing>
                      </w:r>
                    </w:p>
                  </w:txbxContent>
                </v:textbox>
              </v:rect>
            </w:pict>
          </mc:Fallback>
        </mc:AlternateContent>
      </w:r>
    </w:p>
    <w:p w:rsidRPr="002D56BE" w:rsidR="00D6171B" w:rsidP="00DB5D2D" w:rsidRDefault="00D6171B" w14:paraId="74735D39" w14:textId="77777777">
      <w:pPr>
        <w:spacing w:after="160" w:line="259" w:lineRule="auto"/>
        <w:ind w:left="-1170"/>
        <w:jc w:val="center"/>
        <w:rPr>
          <w:rFonts w:cs="Arial" w:asciiTheme="minorHAnsi" w:hAnsiTheme="minorHAnsi"/>
          <w:b/>
          <w:bCs/>
          <w:color w:val="000000"/>
          <w:sz w:val="32"/>
          <w:szCs w:val="32"/>
          <w:lang w:eastAsia="en-US"/>
        </w:rPr>
      </w:pPr>
    </w:p>
    <w:p w:rsidR="009F4281" w:rsidRDefault="009F4281" w14:paraId="08CC3FAF" w14:textId="0320FD1F">
      <w:pPr>
        <w:ind w:left="0"/>
        <w:jc w:val="center"/>
        <w:rPr>
          <w:rFonts w:cs="Arial" w:asciiTheme="minorHAnsi" w:hAnsiTheme="minorHAnsi"/>
          <w:color w:val="4BACC6"/>
          <w:sz w:val="22"/>
          <w:szCs w:val="22"/>
        </w:rPr>
      </w:pPr>
    </w:p>
    <w:p w:rsidR="00D20458" w:rsidRDefault="00D20458" w14:paraId="239B50F3" w14:textId="187D4715">
      <w:pPr>
        <w:ind w:left="0"/>
        <w:jc w:val="center"/>
        <w:rPr>
          <w:rFonts w:cs="Arial" w:asciiTheme="minorHAnsi" w:hAnsiTheme="minorHAnsi"/>
          <w:color w:val="4BACC6"/>
          <w:sz w:val="22"/>
          <w:szCs w:val="22"/>
        </w:rPr>
      </w:pPr>
    </w:p>
    <w:p w:rsidRPr="002D56BE" w:rsidR="00D20458" w:rsidRDefault="00D20458" w14:paraId="191CC214" w14:textId="77777777">
      <w:pPr>
        <w:ind w:left="0"/>
        <w:jc w:val="center"/>
        <w:rPr>
          <w:rFonts w:cs="Arial" w:asciiTheme="minorHAnsi" w:hAnsiTheme="minorHAnsi"/>
          <w:color w:val="4BACC6"/>
          <w:sz w:val="22"/>
          <w:szCs w:val="22"/>
        </w:rPr>
      </w:pPr>
    </w:p>
    <w:p w:rsidR="00B24E4E" w:rsidP="00824DC9" w:rsidRDefault="00A46E4B" w14:paraId="1EB3C650" w14:textId="3B4D524D">
      <w:pPr>
        <w:pStyle w:val="Heading1"/>
        <w:numPr>
          <w:ilvl w:val="0"/>
          <w:numId w:val="1"/>
        </w:numPr>
        <w:tabs>
          <w:tab w:val="clear" w:pos="0"/>
          <w:tab w:val="left" w:pos="450"/>
        </w:tabs>
        <w:ind w:left="450"/>
        <w:rPr>
          <w:rFonts w:cs="Arial" w:asciiTheme="minorHAnsi" w:hAnsiTheme="minorHAnsi"/>
          <w:b/>
          <w:bCs/>
          <w:color w:val="000000"/>
          <w:sz w:val="32"/>
          <w:szCs w:val="32"/>
          <w:lang w:eastAsia="en-US"/>
        </w:rPr>
      </w:pPr>
      <w:bookmarkStart w:name="_toc282" w:id="208"/>
      <w:bookmarkStart w:name="_Toc131585290" w:id="209"/>
      <w:bookmarkEnd w:id="208"/>
      <w:r w:rsidRPr="002D56BE">
        <w:rPr>
          <w:rFonts w:cs="Arial" w:asciiTheme="minorHAnsi" w:hAnsiTheme="minorHAnsi"/>
          <w:b/>
          <w:bCs/>
          <w:color w:val="000000"/>
          <w:sz w:val="32"/>
          <w:szCs w:val="32"/>
          <w:lang w:eastAsia="en-US"/>
        </w:rPr>
        <w:t>Design Decisions</w:t>
      </w:r>
      <w:bookmarkEnd w:id="209"/>
    </w:p>
    <w:p w:rsidRPr="001E1685" w:rsidR="00A21A61" w:rsidP="00A21A61" w:rsidRDefault="00512333" w14:paraId="6613098F" w14:textId="7ED2B90C">
      <w:pPr>
        <w:pStyle w:val="Heading2"/>
        <w:pageBreakBefore w:val="0"/>
        <w:numPr>
          <w:ilvl w:val="1"/>
          <w:numId w:val="1"/>
        </w:numPr>
        <w:tabs>
          <w:tab w:val="clear" w:pos="0"/>
          <w:tab w:val="clear" w:pos="360"/>
        </w:tabs>
        <w:ind w:left="720" w:hanging="630"/>
        <w:rPr>
          <w:rFonts w:cs="Arial" w:asciiTheme="minorHAnsi" w:hAnsiTheme="minorHAnsi"/>
          <w:color w:val="0070C0"/>
          <w:sz w:val="28"/>
          <w:szCs w:val="28"/>
          <w:lang w:val="en-CA"/>
        </w:rPr>
      </w:pPr>
      <w:bookmarkStart w:name="_Toc131585291" w:id="210"/>
      <w:r>
        <w:rPr>
          <w:rFonts w:cs="Arial" w:asciiTheme="minorHAnsi" w:hAnsiTheme="minorHAnsi"/>
          <w:color w:val="0070C0"/>
          <w:sz w:val="28"/>
          <w:szCs w:val="28"/>
          <w:lang w:val="en-CA"/>
        </w:rPr>
        <w:t>Assumptions</w:t>
      </w:r>
      <w:bookmarkEnd w:id="210"/>
    </w:p>
    <w:p w:rsidR="00B80D0F" w:rsidP="00B80D0F" w:rsidRDefault="00A21A61" w14:paraId="58302585" w14:textId="39EACAFC">
      <w:pPr>
        <w:pStyle w:val="ListParagraph"/>
        <w:numPr>
          <w:ilvl w:val="0"/>
          <w:numId w:val="22"/>
        </w:numPr>
        <w:rPr>
          <w:rFonts w:asciiTheme="minorHAnsi" w:hAnsiTheme="minorHAnsi" w:cstheme="minorHAnsi"/>
          <w:color w:val="000000" w:themeColor="text1"/>
          <w:sz w:val="22"/>
          <w:szCs w:val="22"/>
        </w:rPr>
      </w:pPr>
      <w:r w:rsidRPr="007632D7">
        <w:rPr>
          <w:rFonts w:asciiTheme="minorHAnsi" w:hAnsiTheme="minorHAnsi" w:cstheme="minorHAnsi"/>
          <w:color w:val="000000" w:themeColor="text1"/>
          <w:sz w:val="22"/>
          <w:szCs w:val="22"/>
        </w:rPr>
        <w:t xml:space="preserve">Client Validation </w:t>
      </w:r>
      <w:r w:rsidR="00512333">
        <w:rPr>
          <w:rFonts w:asciiTheme="minorHAnsi" w:hAnsiTheme="minorHAnsi" w:cstheme="minorHAnsi"/>
          <w:color w:val="000000" w:themeColor="text1"/>
          <w:sz w:val="22"/>
          <w:szCs w:val="22"/>
        </w:rPr>
        <w:t>will be done through</w:t>
      </w:r>
      <w:r w:rsidRPr="007632D7">
        <w:rPr>
          <w:rFonts w:asciiTheme="minorHAnsi" w:hAnsiTheme="minorHAnsi" w:cstheme="minorHAnsi"/>
          <w:color w:val="000000" w:themeColor="text1"/>
          <w:sz w:val="22"/>
          <w:szCs w:val="22"/>
        </w:rPr>
        <w:t xml:space="preserve"> client id and secret </w:t>
      </w:r>
      <w:r w:rsidR="00B80D0F">
        <w:rPr>
          <w:rFonts w:asciiTheme="minorHAnsi" w:hAnsiTheme="minorHAnsi" w:cstheme="minorHAnsi"/>
          <w:color w:val="000000" w:themeColor="text1"/>
          <w:sz w:val="22"/>
          <w:szCs w:val="22"/>
        </w:rPr>
        <w:t xml:space="preserve">generated by customer </w:t>
      </w:r>
      <w:r w:rsidR="008B4EC2">
        <w:rPr>
          <w:rFonts w:asciiTheme="minorHAnsi" w:hAnsiTheme="minorHAnsi" w:cstheme="minorHAnsi"/>
          <w:color w:val="000000" w:themeColor="text1"/>
          <w:sz w:val="22"/>
          <w:szCs w:val="22"/>
        </w:rPr>
        <w:t>during onboarding</w:t>
      </w:r>
      <w:r w:rsidR="0011712C">
        <w:rPr>
          <w:rFonts w:asciiTheme="minorHAnsi" w:hAnsiTheme="minorHAnsi" w:cstheme="minorHAnsi"/>
          <w:color w:val="000000" w:themeColor="text1"/>
          <w:sz w:val="22"/>
          <w:szCs w:val="22"/>
        </w:rPr>
        <w:t>,</w:t>
      </w:r>
      <w:r w:rsidR="008B4EC2">
        <w:rPr>
          <w:rFonts w:asciiTheme="minorHAnsi" w:hAnsiTheme="minorHAnsi" w:cstheme="minorHAnsi"/>
          <w:color w:val="000000" w:themeColor="text1"/>
          <w:sz w:val="22"/>
          <w:szCs w:val="22"/>
        </w:rPr>
        <w:t xml:space="preserve"> </w:t>
      </w:r>
      <w:r w:rsidR="00976E31">
        <w:rPr>
          <w:rFonts w:asciiTheme="minorHAnsi" w:hAnsiTheme="minorHAnsi" w:cstheme="minorHAnsi"/>
          <w:color w:val="000000" w:themeColor="text1"/>
          <w:sz w:val="22"/>
          <w:szCs w:val="22"/>
        </w:rPr>
        <w:t>using</w:t>
      </w:r>
      <w:r w:rsidR="00B80D0F">
        <w:rPr>
          <w:rFonts w:asciiTheme="minorHAnsi" w:hAnsiTheme="minorHAnsi" w:cstheme="minorHAnsi"/>
          <w:color w:val="000000" w:themeColor="text1"/>
          <w:sz w:val="22"/>
          <w:szCs w:val="22"/>
        </w:rPr>
        <w:t xml:space="preserve"> </w:t>
      </w:r>
      <w:r w:rsidR="00976E31">
        <w:rPr>
          <w:rFonts w:asciiTheme="minorHAnsi" w:hAnsiTheme="minorHAnsi" w:cstheme="minorHAnsi"/>
          <w:color w:val="000000" w:themeColor="text1"/>
          <w:sz w:val="22"/>
          <w:szCs w:val="22"/>
        </w:rPr>
        <w:t>Self-service</w:t>
      </w:r>
      <w:r w:rsidR="00B80D0F">
        <w:rPr>
          <w:rFonts w:asciiTheme="minorHAnsi" w:hAnsiTheme="minorHAnsi" w:cstheme="minorHAnsi"/>
          <w:color w:val="000000" w:themeColor="text1"/>
          <w:sz w:val="22"/>
          <w:szCs w:val="22"/>
        </w:rPr>
        <w:t xml:space="preserve"> onboarding </w:t>
      </w:r>
      <w:r w:rsidR="008B4EC2">
        <w:rPr>
          <w:rFonts w:asciiTheme="minorHAnsi" w:hAnsiTheme="minorHAnsi" w:cstheme="minorHAnsi"/>
          <w:color w:val="000000" w:themeColor="text1"/>
          <w:sz w:val="22"/>
          <w:szCs w:val="22"/>
        </w:rPr>
        <w:t xml:space="preserve">process </w:t>
      </w:r>
      <w:r w:rsidR="00B80D0F">
        <w:rPr>
          <w:rFonts w:asciiTheme="minorHAnsi" w:hAnsiTheme="minorHAnsi" w:cstheme="minorHAnsi"/>
          <w:color w:val="000000" w:themeColor="text1"/>
          <w:sz w:val="22"/>
          <w:szCs w:val="22"/>
        </w:rPr>
        <w:t xml:space="preserve">in the </w:t>
      </w:r>
      <w:r w:rsidR="004E589E">
        <w:rPr>
          <w:rFonts w:asciiTheme="minorHAnsi" w:hAnsiTheme="minorHAnsi" w:cstheme="minorHAnsi"/>
          <w:color w:val="000000" w:themeColor="text1"/>
          <w:sz w:val="22"/>
          <w:szCs w:val="22"/>
        </w:rPr>
        <w:t xml:space="preserve">DHL Drupal </w:t>
      </w:r>
      <w:r w:rsidR="00B80D0F">
        <w:rPr>
          <w:rFonts w:asciiTheme="minorHAnsi" w:hAnsiTheme="minorHAnsi" w:cstheme="minorHAnsi"/>
          <w:color w:val="000000" w:themeColor="text1"/>
          <w:sz w:val="22"/>
          <w:szCs w:val="22"/>
        </w:rPr>
        <w:t xml:space="preserve">developer portal. </w:t>
      </w:r>
    </w:p>
    <w:p w:rsidR="00B80D0F" w:rsidP="00B80D0F" w:rsidRDefault="00A21A61" w14:paraId="22B6BF6A" w14:textId="4651553F">
      <w:pPr>
        <w:pStyle w:val="ListParagraph"/>
        <w:rPr>
          <w:rFonts w:asciiTheme="minorHAnsi" w:hAnsiTheme="minorHAnsi" w:cstheme="minorHAnsi"/>
          <w:color w:val="000000" w:themeColor="text1"/>
          <w:sz w:val="22"/>
          <w:szCs w:val="22"/>
        </w:rPr>
      </w:pPr>
      <w:r w:rsidRPr="00B80D0F">
        <w:rPr>
          <w:rFonts w:asciiTheme="minorHAnsi" w:hAnsiTheme="minorHAnsi" w:cstheme="minorHAnsi"/>
          <w:b/>
          <w:bCs/>
          <w:color w:val="000000" w:themeColor="text1"/>
          <w:sz w:val="22"/>
          <w:szCs w:val="22"/>
        </w:rPr>
        <w:t>Note</w:t>
      </w:r>
      <w:r w:rsidRPr="00B80D0F">
        <w:rPr>
          <w:rFonts w:asciiTheme="minorHAnsi" w:hAnsiTheme="minorHAnsi" w:cstheme="minorHAnsi"/>
          <w:color w:val="000000" w:themeColor="text1"/>
          <w:sz w:val="22"/>
          <w:szCs w:val="22"/>
        </w:rPr>
        <w:t>–</w:t>
      </w:r>
      <w:r w:rsidR="00B80D0F">
        <w:rPr>
          <w:rFonts w:asciiTheme="minorHAnsi" w:hAnsiTheme="minorHAnsi" w:cstheme="minorHAnsi"/>
          <w:color w:val="000000" w:themeColor="text1"/>
          <w:sz w:val="22"/>
          <w:szCs w:val="22"/>
        </w:rPr>
        <w:t xml:space="preserve"> Client identity validation </w:t>
      </w:r>
      <w:r w:rsidR="00976E31">
        <w:rPr>
          <w:rFonts w:asciiTheme="minorHAnsi" w:hAnsiTheme="minorHAnsi" w:cstheme="minorHAnsi"/>
          <w:color w:val="000000" w:themeColor="text1"/>
          <w:sz w:val="22"/>
          <w:szCs w:val="22"/>
        </w:rPr>
        <w:t xml:space="preserve">feature’s </w:t>
      </w:r>
      <w:r w:rsidR="00B80D0F">
        <w:rPr>
          <w:rFonts w:asciiTheme="minorHAnsi" w:hAnsiTheme="minorHAnsi" w:cstheme="minorHAnsi"/>
          <w:color w:val="000000" w:themeColor="text1"/>
          <w:sz w:val="22"/>
          <w:szCs w:val="22"/>
        </w:rPr>
        <w:t>advantage</w:t>
      </w:r>
      <w:r w:rsidR="009E5FB1">
        <w:rPr>
          <w:rFonts w:asciiTheme="minorHAnsi" w:hAnsiTheme="minorHAnsi" w:cstheme="minorHAnsi"/>
          <w:color w:val="000000" w:themeColor="text1"/>
          <w:sz w:val="22"/>
          <w:szCs w:val="22"/>
        </w:rPr>
        <w:t>s</w:t>
      </w:r>
      <w:r w:rsidR="00976E31">
        <w:rPr>
          <w:rFonts w:asciiTheme="minorHAnsi" w:hAnsiTheme="minorHAnsi" w:cstheme="minorHAnsi"/>
          <w:color w:val="000000" w:themeColor="text1"/>
          <w:sz w:val="22"/>
          <w:szCs w:val="22"/>
        </w:rPr>
        <w:t xml:space="preserve"> and restriction are mentioned below-</w:t>
      </w:r>
    </w:p>
    <w:p w:rsidR="00F63652" w:rsidP="00F63652" w:rsidRDefault="00B80D0F" w14:paraId="2915FF32" w14:textId="77777777">
      <w:pPr>
        <w:pStyle w:val="ListParagraph"/>
        <w:numPr>
          <w:ilvl w:val="0"/>
          <w:numId w:val="2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Advantage – </w:t>
      </w:r>
    </w:p>
    <w:p w:rsidRPr="00F63652" w:rsidR="00B80D0F" w:rsidP="00F63652" w:rsidRDefault="00B80D0F" w14:paraId="402AC2B5" w14:textId="612F3C90">
      <w:pPr>
        <w:pStyle w:val="ListParagraph"/>
        <w:numPr>
          <w:ilvl w:val="0"/>
          <w:numId w:val="25"/>
        </w:numPr>
        <w:rPr>
          <w:rFonts w:asciiTheme="minorHAnsi" w:hAnsiTheme="minorHAnsi" w:cstheme="minorHAnsi"/>
          <w:color w:val="000000" w:themeColor="text1"/>
          <w:sz w:val="22"/>
          <w:szCs w:val="22"/>
        </w:rPr>
      </w:pPr>
      <w:r w:rsidRPr="00F63652">
        <w:rPr>
          <w:rFonts w:asciiTheme="minorHAnsi" w:hAnsiTheme="minorHAnsi" w:cstheme="minorHAnsi"/>
          <w:color w:val="000000" w:themeColor="text1"/>
          <w:sz w:val="22"/>
          <w:szCs w:val="22"/>
        </w:rPr>
        <w:t xml:space="preserve">Since the APIGEE layer APIs will be internet facing hence its best to secure the usage through Client Id and Secret validation. </w:t>
      </w:r>
    </w:p>
    <w:p w:rsidR="00A21A61" w:rsidP="00F63652" w:rsidRDefault="00B80D0F" w14:paraId="7612418F" w14:textId="4070865F">
      <w:pPr>
        <w:pStyle w:val="ListParagraph"/>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Customers </w:t>
      </w:r>
      <w:r w:rsidR="00F63652">
        <w:rPr>
          <w:rFonts w:asciiTheme="minorHAnsi" w:hAnsiTheme="minorHAnsi" w:cstheme="minorHAnsi"/>
          <w:color w:val="000000" w:themeColor="text1"/>
          <w:sz w:val="22"/>
          <w:szCs w:val="22"/>
        </w:rPr>
        <w:t xml:space="preserve">must </w:t>
      </w:r>
      <w:r>
        <w:rPr>
          <w:rFonts w:asciiTheme="minorHAnsi" w:hAnsiTheme="minorHAnsi" w:cstheme="minorHAnsi"/>
          <w:color w:val="000000" w:themeColor="text1"/>
          <w:sz w:val="22"/>
          <w:szCs w:val="22"/>
        </w:rPr>
        <w:t xml:space="preserve">subscribe the API product on the </w:t>
      </w:r>
      <w:r w:rsidR="0006264A">
        <w:rPr>
          <w:rFonts w:asciiTheme="minorHAnsi" w:hAnsiTheme="minorHAnsi" w:cstheme="minorHAnsi"/>
          <w:color w:val="000000" w:themeColor="text1"/>
          <w:sz w:val="22"/>
          <w:szCs w:val="22"/>
        </w:rPr>
        <w:t xml:space="preserve">DHL </w:t>
      </w:r>
      <w:proofErr w:type="spellStart"/>
      <w:r w:rsidR="0006264A">
        <w:rPr>
          <w:rFonts w:asciiTheme="minorHAnsi" w:hAnsiTheme="minorHAnsi" w:cstheme="minorHAnsi"/>
          <w:color w:val="000000" w:themeColor="text1"/>
          <w:sz w:val="22"/>
          <w:szCs w:val="22"/>
        </w:rPr>
        <w:t>drupal</w:t>
      </w:r>
      <w:proofErr w:type="spellEnd"/>
      <w:r w:rsidR="0006264A">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developer </w:t>
      </w:r>
      <w:proofErr w:type="gramStart"/>
      <w:r w:rsidR="0073298D">
        <w:rPr>
          <w:rFonts w:asciiTheme="minorHAnsi" w:hAnsiTheme="minorHAnsi" w:cstheme="minorHAnsi"/>
          <w:color w:val="000000" w:themeColor="text1"/>
          <w:sz w:val="22"/>
          <w:szCs w:val="22"/>
        </w:rPr>
        <w:t>portal,</w:t>
      </w:r>
      <w:r w:rsidR="00D734F2">
        <w:rPr>
          <w:rFonts w:asciiTheme="minorHAnsi" w:hAnsiTheme="minorHAnsi" w:cstheme="minorHAnsi"/>
          <w:color w:val="000000" w:themeColor="text1"/>
          <w:sz w:val="22"/>
          <w:szCs w:val="22"/>
        </w:rPr>
        <w:t xml:space="preserve"> and</w:t>
      </w:r>
      <w:proofErr w:type="gramEnd"/>
      <w:r>
        <w:rPr>
          <w:rFonts w:asciiTheme="minorHAnsi" w:hAnsiTheme="minorHAnsi" w:cstheme="minorHAnsi"/>
          <w:color w:val="000000" w:themeColor="text1"/>
          <w:sz w:val="22"/>
          <w:szCs w:val="22"/>
        </w:rPr>
        <w:t xml:space="preserve"> will in-turn get client Id and secret on the screen</w:t>
      </w:r>
      <w:r w:rsidR="00976E31">
        <w:rPr>
          <w:rFonts w:asciiTheme="minorHAnsi" w:hAnsiTheme="minorHAnsi" w:cstheme="minorHAnsi"/>
          <w:color w:val="000000" w:themeColor="text1"/>
          <w:sz w:val="22"/>
          <w:szCs w:val="22"/>
        </w:rPr>
        <w:t>, s</w:t>
      </w:r>
      <w:r>
        <w:rPr>
          <w:rFonts w:asciiTheme="minorHAnsi" w:hAnsiTheme="minorHAnsi" w:cstheme="minorHAnsi"/>
          <w:color w:val="000000" w:themeColor="text1"/>
          <w:sz w:val="22"/>
          <w:szCs w:val="22"/>
        </w:rPr>
        <w:t xml:space="preserve">ame </w:t>
      </w:r>
      <w:r w:rsidR="00976E31">
        <w:rPr>
          <w:rFonts w:asciiTheme="minorHAnsi" w:hAnsiTheme="minorHAnsi" w:cstheme="minorHAnsi"/>
          <w:color w:val="000000" w:themeColor="text1"/>
          <w:sz w:val="22"/>
          <w:szCs w:val="22"/>
        </w:rPr>
        <w:t>c</w:t>
      </w:r>
      <w:r>
        <w:rPr>
          <w:rFonts w:asciiTheme="minorHAnsi" w:hAnsiTheme="minorHAnsi" w:cstheme="minorHAnsi"/>
          <w:color w:val="000000" w:themeColor="text1"/>
          <w:sz w:val="22"/>
          <w:szCs w:val="22"/>
        </w:rPr>
        <w:t xml:space="preserve">reds needs to be passed </w:t>
      </w:r>
      <w:r w:rsidR="00976E31">
        <w:rPr>
          <w:rFonts w:asciiTheme="minorHAnsi" w:hAnsiTheme="minorHAnsi" w:cstheme="minorHAnsi"/>
          <w:color w:val="000000" w:themeColor="text1"/>
          <w:sz w:val="22"/>
          <w:szCs w:val="22"/>
        </w:rPr>
        <w:t xml:space="preserve">for </w:t>
      </w:r>
      <w:r>
        <w:rPr>
          <w:rFonts w:asciiTheme="minorHAnsi" w:hAnsiTheme="minorHAnsi" w:cstheme="minorHAnsi"/>
          <w:color w:val="000000" w:themeColor="text1"/>
          <w:sz w:val="22"/>
          <w:szCs w:val="22"/>
        </w:rPr>
        <w:t>API calls.</w:t>
      </w:r>
    </w:p>
    <w:p w:rsidR="007804A5" w:rsidP="00F63652" w:rsidRDefault="007804A5" w14:paraId="2D1A1653" w14:textId="7937D8E6">
      <w:pPr>
        <w:pStyle w:val="ListParagraph"/>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This client id generation process may help further to provide client specific services/experience like of call restriction/throttling etc.</w:t>
      </w:r>
    </w:p>
    <w:p w:rsidR="00B80D0F" w:rsidP="00B80D0F" w:rsidRDefault="00B80D0F" w14:paraId="79E48083" w14:textId="1B88F2CB">
      <w:pPr>
        <w:pStyle w:val="ListParagraph"/>
        <w:numPr>
          <w:ilvl w:val="0"/>
          <w:numId w:val="2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Restrictions </w:t>
      </w:r>
      <w:r w:rsidR="00F63652">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w:t>
      </w:r>
    </w:p>
    <w:p w:rsidRPr="00B77B5E" w:rsidR="00F63652" w:rsidP="00976E31" w:rsidRDefault="00F63652" w14:paraId="6FD71163" w14:textId="7E737DA0">
      <w:pPr>
        <w:pStyle w:val="ListParagraph"/>
        <w:numPr>
          <w:ilvl w:val="0"/>
          <w:numId w:val="25"/>
        </w:numPr>
        <w:rPr>
          <w:rFonts w:asciiTheme="minorHAnsi" w:hAnsiTheme="minorHAnsi" w:cstheme="minorHAnsi"/>
          <w:color w:val="C00000"/>
          <w:sz w:val="22"/>
          <w:szCs w:val="22"/>
        </w:rPr>
      </w:pPr>
      <w:r w:rsidRPr="00B77B5E">
        <w:rPr>
          <w:rFonts w:asciiTheme="minorHAnsi" w:hAnsiTheme="minorHAnsi" w:cstheme="minorHAnsi"/>
          <w:color w:val="C00000"/>
          <w:sz w:val="22"/>
          <w:szCs w:val="22"/>
        </w:rPr>
        <w:t xml:space="preserve">Migrating customer </w:t>
      </w:r>
      <w:r w:rsidRPr="00B77B5E" w:rsidR="00A42B80">
        <w:rPr>
          <w:rFonts w:asciiTheme="minorHAnsi" w:hAnsiTheme="minorHAnsi" w:cstheme="minorHAnsi"/>
          <w:color w:val="C00000"/>
          <w:sz w:val="22"/>
          <w:szCs w:val="22"/>
        </w:rPr>
        <w:t>must</w:t>
      </w:r>
      <w:r w:rsidRPr="00B77B5E">
        <w:rPr>
          <w:rFonts w:asciiTheme="minorHAnsi" w:hAnsiTheme="minorHAnsi" w:cstheme="minorHAnsi"/>
          <w:color w:val="C00000"/>
          <w:sz w:val="22"/>
          <w:szCs w:val="22"/>
        </w:rPr>
        <w:t xml:space="preserve"> register, </w:t>
      </w:r>
      <w:proofErr w:type="gramStart"/>
      <w:r w:rsidRPr="00B77B5E" w:rsidR="00A42B80">
        <w:rPr>
          <w:rFonts w:asciiTheme="minorHAnsi" w:hAnsiTheme="minorHAnsi" w:cstheme="minorHAnsi"/>
          <w:color w:val="C00000"/>
          <w:sz w:val="22"/>
          <w:szCs w:val="22"/>
        </w:rPr>
        <w:t>subscribe</w:t>
      </w:r>
      <w:proofErr w:type="gramEnd"/>
      <w:r w:rsidRPr="00B77B5E">
        <w:rPr>
          <w:rFonts w:asciiTheme="minorHAnsi" w:hAnsiTheme="minorHAnsi" w:cstheme="minorHAnsi"/>
          <w:color w:val="C00000"/>
          <w:sz w:val="22"/>
          <w:szCs w:val="22"/>
        </w:rPr>
        <w:t xml:space="preserve"> and use generated keys using the APIGEE platform APIs</w:t>
      </w:r>
      <w:r w:rsidRPr="00B77B5E" w:rsidR="00976E31">
        <w:rPr>
          <w:rFonts w:asciiTheme="minorHAnsi" w:hAnsiTheme="minorHAnsi" w:cstheme="minorHAnsi"/>
          <w:color w:val="C00000"/>
          <w:sz w:val="22"/>
          <w:szCs w:val="22"/>
        </w:rPr>
        <w:t>.</w:t>
      </w:r>
      <w:r w:rsidRPr="00B77B5E" w:rsidR="00A42B80">
        <w:rPr>
          <w:rFonts w:asciiTheme="minorHAnsi" w:hAnsiTheme="minorHAnsi" w:cstheme="minorHAnsi"/>
          <w:color w:val="C00000"/>
          <w:sz w:val="22"/>
          <w:szCs w:val="22"/>
        </w:rPr>
        <w:t xml:space="preserve"> This will lead to development efforts </w:t>
      </w:r>
      <w:r w:rsidRPr="00B77B5E" w:rsidR="00F90DAE">
        <w:rPr>
          <w:rFonts w:asciiTheme="minorHAnsi" w:hAnsiTheme="minorHAnsi" w:cstheme="minorHAnsi"/>
          <w:color w:val="C00000"/>
          <w:sz w:val="22"/>
          <w:szCs w:val="22"/>
        </w:rPr>
        <w:t>on</w:t>
      </w:r>
      <w:r w:rsidRPr="00B77B5E" w:rsidR="007804A5">
        <w:rPr>
          <w:rFonts w:asciiTheme="minorHAnsi" w:hAnsiTheme="minorHAnsi" w:cstheme="minorHAnsi"/>
          <w:color w:val="C00000"/>
          <w:sz w:val="22"/>
          <w:szCs w:val="22"/>
        </w:rPr>
        <w:t xml:space="preserve"> existing</w:t>
      </w:r>
      <w:r w:rsidRPr="00B77B5E" w:rsidR="00F90DAE">
        <w:rPr>
          <w:rFonts w:asciiTheme="minorHAnsi" w:hAnsiTheme="minorHAnsi" w:cstheme="minorHAnsi"/>
          <w:color w:val="C00000"/>
          <w:sz w:val="22"/>
          <w:szCs w:val="22"/>
        </w:rPr>
        <w:t xml:space="preserve"> </w:t>
      </w:r>
      <w:proofErr w:type="gramStart"/>
      <w:r w:rsidRPr="00B77B5E" w:rsidR="00F90DAE">
        <w:rPr>
          <w:rFonts w:asciiTheme="minorHAnsi" w:hAnsiTheme="minorHAnsi" w:cstheme="minorHAnsi"/>
          <w:color w:val="C00000"/>
          <w:sz w:val="22"/>
          <w:szCs w:val="22"/>
        </w:rPr>
        <w:t>customers</w:t>
      </w:r>
      <w:proofErr w:type="gramEnd"/>
      <w:r w:rsidRPr="00B77B5E" w:rsidR="00F90DAE">
        <w:rPr>
          <w:rFonts w:asciiTheme="minorHAnsi" w:hAnsiTheme="minorHAnsi" w:cstheme="minorHAnsi"/>
          <w:color w:val="C00000"/>
          <w:sz w:val="22"/>
          <w:szCs w:val="22"/>
        </w:rPr>
        <w:t xml:space="preserve"> code.</w:t>
      </w:r>
    </w:p>
    <w:p w:rsidR="004D3F27" w:rsidP="00976E31" w:rsidRDefault="004D3F27" w14:paraId="530EE323" w14:textId="64A61FD1">
      <w:pPr>
        <w:pStyle w:val="ListParagraph"/>
        <w:numPr>
          <w:ilvl w:val="0"/>
          <w:numId w:val="25"/>
        </w:numPr>
        <w:rPr>
          <w:rFonts w:asciiTheme="minorHAnsi" w:hAnsiTheme="minorHAnsi" w:cstheme="minorHAnsi"/>
          <w:color w:val="C00000"/>
          <w:sz w:val="22"/>
          <w:szCs w:val="22"/>
        </w:rPr>
      </w:pPr>
      <w:r w:rsidRPr="00B77B5E">
        <w:rPr>
          <w:rFonts w:asciiTheme="minorHAnsi" w:hAnsiTheme="minorHAnsi" w:cstheme="minorHAnsi"/>
          <w:color w:val="C00000"/>
          <w:sz w:val="22"/>
          <w:szCs w:val="22"/>
        </w:rPr>
        <w:t xml:space="preserve">Any regeneration of client secret will be handled through APIGEE </w:t>
      </w:r>
      <w:r w:rsidR="008A2CE3">
        <w:rPr>
          <w:rFonts w:asciiTheme="minorHAnsi" w:hAnsiTheme="minorHAnsi" w:cstheme="minorHAnsi"/>
          <w:color w:val="C00000"/>
          <w:sz w:val="22"/>
          <w:szCs w:val="22"/>
        </w:rPr>
        <w:t>integrated</w:t>
      </w:r>
      <w:r w:rsidRPr="00B77B5E">
        <w:rPr>
          <w:rFonts w:asciiTheme="minorHAnsi" w:hAnsiTheme="minorHAnsi" w:cstheme="minorHAnsi"/>
          <w:color w:val="C00000"/>
          <w:sz w:val="22"/>
          <w:szCs w:val="22"/>
        </w:rPr>
        <w:t xml:space="preserve"> portal only. Older keys can’t be retrieved in case lost by customer.</w:t>
      </w:r>
    </w:p>
    <w:p w:rsidRPr="008A2CE3" w:rsidR="00D20458" w:rsidP="00976E31" w:rsidRDefault="00BD302B" w14:paraId="1AF0894A" w14:textId="02721E26">
      <w:pPr>
        <w:pStyle w:val="ListParagraph"/>
        <w:numPr>
          <w:ilvl w:val="0"/>
          <w:numId w:val="25"/>
        </w:numPr>
        <w:rPr>
          <w:rFonts w:asciiTheme="minorHAnsi" w:hAnsiTheme="minorHAnsi" w:cstheme="minorHAnsi"/>
          <w:color w:val="C00000"/>
          <w:sz w:val="22"/>
          <w:szCs w:val="22"/>
        </w:rPr>
      </w:pPr>
      <w:proofErr w:type="gramStart"/>
      <w:r w:rsidRPr="008A2CE3">
        <w:rPr>
          <w:rFonts w:asciiTheme="minorHAnsi" w:hAnsiTheme="minorHAnsi" w:cstheme="minorHAnsi"/>
          <w:color w:val="C00000"/>
          <w:sz w:val="22"/>
          <w:szCs w:val="22"/>
        </w:rPr>
        <w:t>Admin</w:t>
      </w:r>
      <w:proofErr w:type="gramEnd"/>
      <w:r w:rsidRPr="008A2CE3" w:rsidR="0035705F">
        <w:rPr>
          <w:rFonts w:asciiTheme="minorHAnsi" w:hAnsiTheme="minorHAnsi" w:cstheme="minorHAnsi"/>
          <w:color w:val="C00000"/>
          <w:sz w:val="22"/>
          <w:szCs w:val="22"/>
        </w:rPr>
        <w:t xml:space="preserve"> need to provide access for user to </w:t>
      </w:r>
      <w:r w:rsidRPr="008A2CE3" w:rsidR="0073796E">
        <w:rPr>
          <w:rFonts w:asciiTheme="minorHAnsi" w:hAnsiTheme="minorHAnsi" w:cstheme="minorHAnsi"/>
          <w:color w:val="C00000"/>
          <w:sz w:val="22"/>
          <w:szCs w:val="22"/>
        </w:rPr>
        <w:t xml:space="preserve">login to </w:t>
      </w:r>
      <w:r w:rsidRPr="008A2CE3" w:rsidR="0035705F">
        <w:rPr>
          <w:rFonts w:asciiTheme="minorHAnsi" w:hAnsiTheme="minorHAnsi" w:cstheme="minorHAnsi"/>
          <w:color w:val="C00000"/>
          <w:sz w:val="22"/>
          <w:szCs w:val="22"/>
        </w:rPr>
        <w:t>Integrated Portal.</w:t>
      </w:r>
    </w:p>
    <w:p w:rsidR="0035705F" w:rsidP="0035705F" w:rsidRDefault="0035705F" w14:paraId="6041D0BC" w14:textId="23950E66">
      <w:pPr>
        <w:pStyle w:val="ListParagraph"/>
        <w:ind w:left="1800"/>
        <w:rPr>
          <w:rFonts w:asciiTheme="minorHAnsi" w:hAnsiTheme="minorHAnsi" w:cstheme="minorHAnsi"/>
          <w:color w:val="C00000"/>
          <w:sz w:val="22"/>
          <w:szCs w:val="22"/>
          <w:highlight w:val="yellow"/>
        </w:rPr>
      </w:pPr>
      <w:r>
        <w:rPr>
          <w:noProof/>
        </w:rPr>
        <w:drawing>
          <wp:inline distT="0" distB="0" distL="0" distR="0" wp14:anchorId="7600FC79" wp14:editId="57630B31">
            <wp:extent cx="5010150" cy="2336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0150" cy="2336800"/>
                    </a:xfrm>
                    <a:prstGeom prst="rect">
                      <a:avLst/>
                    </a:prstGeom>
                    <a:noFill/>
                    <a:ln>
                      <a:noFill/>
                    </a:ln>
                  </pic:spPr>
                </pic:pic>
              </a:graphicData>
            </a:graphic>
          </wp:inline>
        </w:drawing>
      </w:r>
    </w:p>
    <w:p w:rsidRPr="006927AA" w:rsidR="00A20015" w:rsidP="00A20015" w:rsidRDefault="00A20015" w14:paraId="28561CCC" w14:textId="3223B9AA">
      <w:pPr>
        <w:pStyle w:val="ListParagraph"/>
        <w:numPr>
          <w:ilvl w:val="0"/>
          <w:numId w:val="22"/>
        </w:numPr>
        <w:rPr>
          <w:rFonts w:asciiTheme="minorHAnsi" w:hAnsiTheme="minorHAnsi" w:cstheme="minorHAnsi"/>
          <w:color w:val="C00000"/>
          <w:sz w:val="22"/>
          <w:szCs w:val="22"/>
          <w:highlight w:val="yellow"/>
        </w:rPr>
      </w:pPr>
      <w:r>
        <w:rPr>
          <w:rFonts w:asciiTheme="minorHAnsi" w:hAnsiTheme="minorHAnsi" w:cstheme="minorHAnsi"/>
          <w:color w:val="000000" w:themeColor="text1"/>
          <w:sz w:val="22"/>
          <w:szCs w:val="22"/>
        </w:rPr>
        <w:t xml:space="preserve">The </w:t>
      </w:r>
      <w:proofErr w:type="spellStart"/>
      <w:r>
        <w:rPr>
          <w:rFonts w:asciiTheme="minorHAnsi" w:hAnsiTheme="minorHAnsi" w:cstheme="minorHAnsi"/>
          <w:color w:val="000000" w:themeColor="text1"/>
          <w:sz w:val="22"/>
          <w:szCs w:val="22"/>
        </w:rPr>
        <w:t>clientId</w:t>
      </w:r>
      <w:proofErr w:type="spellEnd"/>
      <w:r>
        <w:rPr>
          <w:rFonts w:asciiTheme="minorHAnsi" w:hAnsiTheme="minorHAnsi" w:cstheme="minorHAnsi"/>
          <w:color w:val="000000" w:themeColor="text1"/>
          <w:sz w:val="22"/>
          <w:szCs w:val="22"/>
        </w:rPr>
        <w:t xml:space="preserve"> and Secret implementation mentioned in the point 1 will be utilize</w:t>
      </w:r>
      <w:r w:rsidR="009C6521">
        <w:rPr>
          <w:rFonts w:asciiTheme="minorHAnsi" w:hAnsiTheme="minorHAnsi" w:cstheme="minorHAnsi"/>
          <w:color w:val="000000" w:themeColor="text1"/>
          <w:sz w:val="22"/>
          <w:szCs w:val="22"/>
        </w:rPr>
        <w:t>d</w:t>
      </w:r>
      <w:r>
        <w:rPr>
          <w:rFonts w:asciiTheme="minorHAnsi" w:hAnsiTheme="minorHAnsi" w:cstheme="minorHAnsi"/>
          <w:color w:val="000000" w:themeColor="text1"/>
          <w:sz w:val="22"/>
          <w:szCs w:val="22"/>
        </w:rPr>
        <w:t xml:space="preserve"> by </w:t>
      </w:r>
      <w:r w:rsidRPr="009C6521" w:rsidR="009C6521">
        <w:rPr>
          <w:rFonts w:asciiTheme="minorHAnsi" w:hAnsiTheme="minorHAnsi" w:cstheme="minorHAnsi"/>
          <w:color w:val="000000" w:themeColor="text1"/>
          <w:sz w:val="22"/>
          <w:szCs w:val="22"/>
        </w:rPr>
        <w:t xml:space="preserve">Blue Dart Authentication API </w:t>
      </w:r>
      <w:r>
        <w:rPr>
          <w:rFonts w:asciiTheme="minorHAnsi" w:hAnsiTheme="minorHAnsi" w:cstheme="minorHAnsi"/>
          <w:color w:val="000000" w:themeColor="text1"/>
          <w:sz w:val="22"/>
          <w:szCs w:val="22"/>
        </w:rPr>
        <w:t>(JWT token creation)</w:t>
      </w:r>
      <w:r w:rsidR="009C6521">
        <w:rPr>
          <w:rFonts w:asciiTheme="minorHAnsi" w:hAnsiTheme="minorHAnsi" w:cstheme="minorHAnsi"/>
          <w:color w:val="000000" w:themeColor="text1"/>
          <w:sz w:val="22"/>
          <w:szCs w:val="22"/>
        </w:rPr>
        <w:t xml:space="preserve">. </w:t>
      </w:r>
      <w:proofErr w:type="gramStart"/>
      <w:r w:rsidR="009C6521">
        <w:rPr>
          <w:rFonts w:asciiTheme="minorHAnsi" w:hAnsiTheme="minorHAnsi" w:cstheme="minorHAnsi"/>
          <w:color w:val="000000" w:themeColor="text1"/>
          <w:sz w:val="22"/>
          <w:szCs w:val="22"/>
        </w:rPr>
        <w:t>User</w:t>
      </w:r>
      <w:proofErr w:type="gramEnd"/>
      <w:r w:rsidR="009C6521">
        <w:rPr>
          <w:rFonts w:asciiTheme="minorHAnsi" w:hAnsiTheme="minorHAnsi" w:cstheme="minorHAnsi"/>
          <w:color w:val="000000" w:themeColor="text1"/>
          <w:sz w:val="22"/>
          <w:szCs w:val="22"/>
        </w:rPr>
        <w:t xml:space="preserve"> have to first generate token using this API</w:t>
      </w:r>
    </w:p>
    <w:p w:rsidRPr="006927AA" w:rsidR="00A20015" w:rsidP="006927AA" w:rsidRDefault="009C6521" w14:paraId="701B3506" w14:textId="011A90EA">
      <w:pPr>
        <w:pStyle w:val="ListParagraph"/>
        <w:numPr>
          <w:ilvl w:val="0"/>
          <w:numId w:val="22"/>
        </w:numPr>
        <w:rPr>
          <w:rFonts w:asciiTheme="minorHAnsi" w:hAnsiTheme="minorHAnsi" w:cstheme="minorHAnsi"/>
          <w:color w:val="C00000"/>
          <w:sz w:val="22"/>
          <w:szCs w:val="22"/>
          <w:highlight w:val="yellow"/>
        </w:rPr>
      </w:pPr>
      <w:r>
        <w:rPr>
          <w:rFonts w:asciiTheme="minorHAnsi" w:hAnsiTheme="minorHAnsi" w:cstheme="minorHAnsi"/>
          <w:color w:val="000000" w:themeColor="text1"/>
          <w:sz w:val="22"/>
          <w:szCs w:val="22"/>
        </w:rPr>
        <w:t xml:space="preserve">After JWT token creation in step 2 user </w:t>
      </w:r>
      <w:proofErr w:type="gramStart"/>
      <w:r>
        <w:rPr>
          <w:rFonts w:asciiTheme="minorHAnsi" w:hAnsiTheme="minorHAnsi" w:cstheme="minorHAnsi"/>
          <w:color w:val="000000" w:themeColor="text1"/>
          <w:sz w:val="22"/>
          <w:szCs w:val="22"/>
        </w:rPr>
        <w:t>have to</w:t>
      </w:r>
      <w:proofErr w:type="gramEnd"/>
      <w:r>
        <w:rPr>
          <w:rFonts w:asciiTheme="minorHAnsi" w:hAnsiTheme="minorHAnsi" w:cstheme="minorHAnsi"/>
          <w:color w:val="000000" w:themeColor="text1"/>
          <w:sz w:val="22"/>
          <w:szCs w:val="22"/>
        </w:rPr>
        <w:t xml:space="preserve"> call subsequent API by passing the generated token in the header which will be </w:t>
      </w:r>
      <w:proofErr w:type="spellStart"/>
      <w:r>
        <w:rPr>
          <w:rFonts w:asciiTheme="minorHAnsi" w:hAnsiTheme="minorHAnsi" w:cstheme="minorHAnsi"/>
          <w:color w:val="000000" w:themeColor="text1"/>
          <w:sz w:val="22"/>
          <w:szCs w:val="22"/>
        </w:rPr>
        <w:t>use</w:t>
      </w:r>
      <w:proofErr w:type="spellEnd"/>
      <w:r>
        <w:rPr>
          <w:rFonts w:asciiTheme="minorHAnsi" w:hAnsiTheme="minorHAnsi" w:cstheme="minorHAnsi"/>
          <w:color w:val="000000" w:themeColor="text1"/>
          <w:sz w:val="22"/>
          <w:szCs w:val="22"/>
        </w:rPr>
        <w:t xml:space="preserve"> for authenticating.</w:t>
      </w:r>
      <w:r w:rsidR="005F27EA">
        <w:rPr>
          <w:rFonts w:asciiTheme="minorHAnsi" w:hAnsiTheme="minorHAnsi" w:cstheme="minorHAnsi"/>
          <w:color w:val="000000" w:themeColor="text1"/>
          <w:sz w:val="22"/>
          <w:szCs w:val="22"/>
        </w:rPr>
        <w:t xml:space="preserve"> No need to pass ClientID and secret after JWT </w:t>
      </w:r>
      <w:proofErr w:type="spellStart"/>
      <w:proofErr w:type="gramStart"/>
      <w:r w:rsidR="005F27EA">
        <w:rPr>
          <w:rFonts w:asciiTheme="minorHAnsi" w:hAnsiTheme="minorHAnsi" w:cstheme="minorHAnsi"/>
          <w:color w:val="000000" w:themeColor="text1"/>
          <w:sz w:val="22"/>
          <w:szCs w:val="22"/>
        </w:rPr>
        <w:t>generation.</w:t>
      </w:r>
      <w:ins w:author="Sanghita Chakraborty2" w:date="2023-04-05T11:54:00Z" w:id="211">
        <w:r w:rsidR="006927AA">
          <w:rPr>
            <w:rFonts w:asciiTheme="minorHAnsi" w:hAnsiTheme="minorHAnsi" w:cstheme="minorHAnsi"/>
            <w:color w:val="000000" w:themeColor="text1"/>
            <w:sz w:val="22"/>
            <w:szCs w:val="22"/>
          </w:rPr>
          <w:t>Validity</w:t>
        </w:r>
        <w:proofErr w:type="spellEnd"/>
        <w:proofErr w:type="gramEnd"/>
        <w:r w:rsidR="006927AA">
          <w:rPr>
            <w:rFonts w:asciiTheme="minorHAnsi" w:hAnsiTheme="minorHAnsi" w:cstheme="minorHAnsi"/>
            <w:color w:val="000000" w:themeColor="text1"/>
            <w:sz w:val="22"/>
            <w:szCs w:val="22"/>
          </w:rPr>
          <w:t xml:space="preserve"> of the token will be only </w:t>
        </w:r>
      </w:ins>
      <w:ins w:author="Sanghita Chakraborty2" w:date="2023-04-05T11:57:00Z" w:id="212">
        <w:r w:rsidR="00C36501">
          <w:rPr>
            <w:rFonts w:asciiTheme="minorHAnsi" w:hAnsiTheme="minorHAnsi" w:cstheme="minorHAnsi"/>
            <w:color w:val="000000" w:themeColor="text1"/>
            <w:sz w:val="22"/>
            <w:szCs w:val="22"/>
          </w:rPr>
          <w:t xml:space="preserve">be </w:t>
        </w:r>
      </w:ins>
      <w:ins w:author="Sanghita Chakraborty2" w:date="2023-04-05T11:54:00Z" w:id="213">
        <w:r w:rsidR="006927AA">
          <w:rPr>
            <w:rFonts w:asciiTheme="minorHAnsi" w:hAnsiTheme="minorHAnsi" w:cstheme="minorHAnsi"/>
            <w:color w:val="000000" w:themeColor="text1"/>
            <w:sz w:val="22"/>
            <w:szCs w:val="22"/>
          </w:rPr>
          <w:t xml:space="preserve">for 24 hrs. Post that user have to generate new </w:t>
        </w:r>
      </w:ins>
      <w:ins w:author="Sanghita Chakraborty2" w:date="2023-04-05T11:58:00Z" w:id="214">
        <w:r w:rsidR="00503219">
          <w:rPr>
            <w:rFonts w:asciiTheme="minorHAnsi" w:hAnsiTheme="minorHAnsi" w:cstheme="minorHAnsi"/>
            <w:color w:val="000000" w:themeColor="text1"/>
            <w:sz w:val="22"/>
            <w:szCs w:val="22"/>
          </w:rPr>
          <w:t xml:space="preserve">JWT </w:t>
        </w:r>
      </w:ins>
      <w:ins w:author="Sanghita Chakraborty2" w:date="2023-04-05T11:54:00Z" w:id="215">
        <w:r w:rsidR="006927AA">
          <w:rPr>
            <w:rFonts w:asciiTheme="minorHAnsi" w:hAnsiTheme="minorHAnsi" w:cstheme="minorHAnsi"/>
            <w:color w:val="000000" w:themeColor="text1"/>
            <w:sz w:val="22"/>
            <w:szCs w:val="22"/>
          </w:rPr>
          <w:t xml:space="preserve">token. </w:t>
        </w:r>
      </w:ins>
    </w:p>
    <w:p w:rsidR="00A21A61" w:rsidP="00512333" w:rsidRDefault="00A21A61" w14:paraId="356A03F6" w14:textId="2025FC03">
      <w:pPr>
        <w:pStyle w:val="ListParagraph"/>
        <w:numPr>
          <w:ilvl w:val="0"/>
          <w:numId w:val="22"/>
        </w:numPr>
        <w:rPr>
          <w:rFonts w:asciiTheme="minorHAnsi" w:hAnsiTheme="minorHAnsi" w:cstheme="minorHAnsi"/>
          <w:color w:val="000000" w:themeColor="text1"/>
          <w:sz w:val="22"/>
          <w:szCs w:val="22"/>
        </w:rPr>
      </w:pPr>
      <w:r w:rsidRPr="007632D7">
        <w:rPr>
          <w:rFonts w:asciiTheme="minorHAnsi" w:hAnsiTheme="minorHAnsi" w:cstheme="minorHAnsi"/>
          <w:color w:val="000000" w:themeColor="text1"/>
          <w:sz w:val="22"/>
          <w:szCs w:val="22"/>
        </w:rPr>
        <w:t xml:space="preserve">Error </w:t>
      </w:r>
      <w:r w:rsidR="00A42B80">
        <w:rPr>
          <w:rFonts w:asciiTheme="minorHAnsi" w:hAnsiTheme="minorHAnsi" w:cstheme="minorHAnsi"/>
          <w:color w:val="000000" w:themeColor="text1"/>
          <w:sz w:val="22"/>
          <w:szCs w:val="22"/>
        </w:rPr>
        <w:t>Status C</w:t>
      </w:r>
      <w:r w:rsidRPr="007632D7">
        <w:rPr>
          <w:rFonts w:asciiTheme="minorHAnsi" w:hAnsiTheme="minorHAnsi" w:cstheme="minorHAnsi"/>
          <w:color w:val="000000" w:themeColor="text1"/>
          <w:sz w:val="22"/>
          <w:szCs w:val="22"/>
        </w:rPr>
        <w:t xml:space="preserve">ode 401 with error message “Invalid </w:t>
      </w:r>
      <w:r w:rsidR="00976E31">
        <w:rPr>
          <w:rFonts w:asciiTheme="minorHAnsi" w:hAnsiTheme="minorHAnsi" w:cstheme="minorHAnsi"/>
          <w:color w:val="000000" w:themeColor="text1"/>
          <w:sz w:val="22"/>
          <w:szCs w:val="22"/>
        </w:rPr>
        <w:t>Client Id or Secret</w:t>
      </w:r>
      <w:r w:rsidRPr="007632D7">
        <w:rPr>
          <w:rFonts w:asciiTheme="minorHAnsi" w:hAnsiTheme="minorHAnsi" w:cstheme="minorHAnsi"/>
          <w:color w:val="000000" w:themeColor="text1"/>
          <w:sz w:val="22"/>
          <w:szCs w:val="22"/>
        </w:rPr>
        <w:t>” will be generated in case of invalid client id or secret is passed</w:t>
      </w:r>
      <w:r>
        <w:rPr>
          <w:rFonts w:asciiTheme="minorHAnsi" w:hAnsiTheme="minorHAnsi" w:cstheme="minorHAnsi"/>
          <w:color w:val="000000" w:themeColor="text1"/>
          <w:sz w:val="22"/>
          <w:szCs w:val="22"/>
        </w:rPr>
        <w:t xml:space="preserve"> from customer system. </w:t>
      </w:r>
    </w:p>
    <w:p w:rsidR="00540013" w:rsidP="00540013" w:rsidRDefault="00540013" w14:paraId="6C41B27D" w14:textId="0468E441">
      <w:pPr>
        <w:pStyle w:val="ListParagrap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Example error below</w:t>
      </w:r>
    </w:p>
    <w:p w:rsidRPr="005A1DDF" w:rsidR="005A1DDF" w:rsidP="005A1DDF" w:rsidRDefault="005A1DDF" w14:paraId="5914746A" w14:textId="77777777">
      <w:pPr>
        <w:shd w:val="clear" w:color="auto" w:fill="FFFFFE"/>
        <w:spacing w:after="0" w:line="270" w:lineRule="atLeast"/>
        <w:ind w:left="0"/>
        <w:rPr>
          <w:rFonts w:ascii="Courier New" w:hAnsi="Courier New" w:cs="Courier New"/>
          <w:color w:val="000000"/>
          <w:sz w:val="18"/>
          <w:szCs w:val="18"/>
          <w:lang w:eastAsia="en-US"/>
        </w:rPr>
      </w:pPr>
      <w:r w:rsidRPr="005A1DDF">
        <w:rPr>
          <w:rFonts w:ascii="Courier New" w:hAnsi="Courier New" w:cs="Courier New"/>
          <w:color w:val="000000"/>
          <w:sz w:val="18"/>
          <w:szCs w:val="18"/>
          <w:lang w:eastAsia="en-US"/>
        </w:rPr>
        <w:t>{</w:t>
      </w:r>
    </w:p>
    <w:p w:rsidRPr="005A1DDF" w:rsidR="005A1DDF" w:rsidP="005A1DDF" w:rsidRDefault="005A1DDF" w14:paraId="00C2E48C" w14:textId="77777777">
      <w:pPr>
        <w:shd w:val="clear" w:color="auto" w:fill="FFFFFE"/>
        <w:spacing w:after="0" w:line="270" w:lineRule="atLeast"/>
        <w:ind w:left="0"/>
        <w:rPr>
          <w:rFonts w:ascii="Courier New" w:hAnsi="Courier New" w:cs="Courier New"/>
          <w:color w:val="000000"/>
          <w:sz w:val="18"/>
          <w:szCs w:val="18"/>
          <w:lang w:eastAsia="en-US"/>
        </w:rPr>
      </w:pPr>
      <w:r w:rsidRPr="005A1DDF">
        <w:rPr>
          <w:rFonts w:ascii="Courier New" w:hAnsi="Courier New" w:cs="Courier New"/>
          <w:color w:val="000000"/>
          <w:sz w:val="18"/>
          <w:szCs w:val="18"/>
          <w:lang w:eastAsia="en-US"/>
        </w:rPr>
        <w:t>    </w:t>
      </w:r>
      <w:r w:rsidRPr="005A1DDF">
        <w:rPr>
          <w:rFonts w:ascii="Courier New" w:hAnsi="Courier New" w:cs="Courier New"/>
          <w:color w:val="A31515"/>
          <w:sz w:val="18"/>
          <w:szCs w:val="18"/>
          <w:lang w:eastAsia="en-US"/>
        </w:rPr>
        <w:t>"Error Message"</w:t>
      </w:r>
      <w:r w:rsidRPr="005A1DDF">
        <w:rPr>
          <w:rFonts w:ascii="Courier New" w:hAnsi="Courier New" w:cs="Courier New"/>
          <w:color w:val="000000"/>
          <w:sz w:val="18"/>
          <w:szCs w:val="18"/>
          <w:lang w:eastAsia="en-US"/>
        </w:rPr>
        <w:t>: </w:t>
      </w:r>
      <w:r w:rsidRPr="005A1DDF">
        <w:rPr>
          <w:rFonts w:ascii="Courier New" w:hAnsi="Courier New" w:cs="Courier New"/>
          <w:color w:val="0451A5"/>
          <w:sz w:val="18"/>
          <w:szCs w:val="18"/>
          <w:lang w:eastAsia="en-US"/>
        </w:rPr>
        <w:t>"Invalid </w:t>
      </w:r>
      <w:proofErr w:type="spellStart"/>
      <w:r w:rsidRPr="005A1DDF">
        <w:rPr>
          <w:rFonts w:ascii="Courier New" w:hAnsi="Courier New" w:cs="Courier New"/>
          <w:color w:val="0451A5"/>
          <w:sz w:val="18"/>
          <w:szCs w:val="18"/>
          <w:lang w:eastAsia="en-US"/>
        </w:rPr>
        <w:t>User.Check</w:t>
      </w:r>
      <w:proofErr w:type="spellEnd"/>
      <w:r w:rsidRPr="005A1DDF">
        <w:rPr>
          <w:rFonts w:ascii="Courier New" w:hAnsi="Courier New" w:cs="Courier New"/>
          <w:color w:val="0451A5"/>
          <w:sz w:val="18"/>
          <w:szCs w:val="18"/>
          <w:lang w:eastAsia="en-US"/>
        </w:rPr>
        <w:t> Username and Password"</w:t>
      </w:r>
    </w:p>
    <w:p w:rsidRPr="005A1DDF" w:rsidR="005A1DDF" w:rsidP="005A1DDF" w:rsidRDefault="005A1DDF" w14:paraId="4FC680C3" w14:textId="77777777">
      <w:pPr>
        <w:shd w:val="clear" w:color="auto" w:fill="FFFFFE"/>
        <w:spacing w:after="0" w:line="270" w:lineRule="atLeast"/>
        <w:ind w:left="0"/>
        <w:rPr>
          <w:rFonts w:ascii="Courier New" w:hAnsi="Courier New" w:cs="Courier New"/>
          <w:color w:val="000000"/>
          <w:sz w:val="18"/>
          <w:szCs w:val="18"/>
          <w:lang w:eastAsia="en-US"/>
        </w:rPr>
      </w:pPr>
      <w:r w:rsidRPr="005A1DDF">
        <w:rPr>
          <w:rFonts w:ascii="Courier New" w:hAnsi="Courier New" w:cs="Courier New"/>
          <w:color w:val="000000"/>
          <w:sz w:val="18"/>
          <w:szCs w:val="18"/>
          <w:lang w:eastAsia="en-US"/>
        </w:rPr>
        <w:t>}</w:t>
      </w:r>
    </w:p>
    <w:p w:rsidRPr="007632D7" w:rsidR="00540013" w:rsidP="00540013" w:rsidRDefault="00540013" w14:paraId="39DEEC28" w14:textId="77777777">
      <w:pPr>
        <w:pStyle w:val="ListParagraph"/>
        <w:rPr>
          <w:rFonts w:asciiTheme="minorHAnsi" w:hAnsiTheme="minorHAnsi" w:cstheme="minorHAnsi"/>
          <w:color w:val="000000" w:themeColor="text1"/>
          <w:sz w:val="22"/>
          <w:szCs w:val="22"/>
        </w:rPr>
      </w:pPr>
    </w:p>
    <w:p w:rsidR="00A21A61" w:rsidP="00512333" w:rsidRDefault="00A21A61" w14:paraId="3F26B555" w14:textId="10B4E702">
      <w:pPr>
        <w:pStyle w:val="ListParagraph"/>
        <w:numPr>
          <w:ilvl w:val="0"/>
          <w:numId w:val="22"/>
        </w:numPr>
        <w:rPr>
          <w:rFonts w:asciiTheme="minorHAnsi" w:hAnsiTheme="minorHAnsi" w:cstheme="minorHAnsi"/>
          <w:color w:val="000000" w:themeColor="text1"/>
          <w:sz w:val="22"/>
          <w:szCs w:val="22"/>
        </w:rPr>
      </w:pPr>
      <w:r w:rsidRPr="007632D7">
        <w:rPr>
          <w:rFonts w:asciiTheme="minorHAnsi" w:hAnsiTheme="minorHAnsi" w:cstheme="minorHAnsi"/>
          <w:color w:val="000000" w:themeColor="text1"/>
          <w:sz w:val="22"/>
          <w:szCs w:val="22"/>
        </w:rPr>
        <w:t>Business Error is handled by backend APIs</w:t>
      </w:r>
      <w:r w:rsidR="00662F71">
        <w:rPr>
          <w:rFonts w:asciiTheme="minorHAnsi" w:hAnsiTheme="minorHAnsi" w:cstheme="minorHAnsi"/>
          <w:color w:val="000000" w:themeColor="text1"/>
          <w:sz w:val="22"/>
          <w:szCs w:val="22"/>
        </w:rPr>
        <w:t xml:space="preserve"> only</w:t>
      </w:r>
      <w:r w:rsidRPr="007632D7">
        <w:rPr>
          <w:rFonts w:asciiTheme="minorHAnsi" w:hAnsiTheme="minorHAnsi" w:cstheme="minorHAnsi"/>
          <w:color w:val="000000" w:themeColor="text1"/>
          <w:sz w:val="22"/>
          <w:szCs w:val="22"/>
        </w:rPr>
        <w:t>.</w:t>
      </w:r>
      <w:r w:rsidR="00662F71">
        <w:rPr>
          <w:rFonts w:asciiTheme="minorHAnsi" w:hAnsiTheme="minorHAnsi" w:cstheme="minorHAnsi"/>
          <w:color w:val="000000" w:themeColor="text1"/>
          <w:sz w:val="22"/>
          <w:szCs w:val="22"/>
        </w:rPr>
        <w:t xml:space="preserve"> APIGEE layer will act as pass through and will handle Technical Error scenario mentioned in point #</w:t>
      </w:r>
      <w:r w:rsidR="002A555D">
        <w:rPr>
          <w:rFonts w:asciiTheme="minorHAnsi" w:hAnsiTheme="minorHAnsi" w:cstheme="minorHAnsi"/>
          <w:color w:val="000000" w:themeColor="text1"/>
          <w:sz w:val="22"/>
          <w:szCs w:val="22"/>
        </w:rPr>
        <w:t>4</w:t>
      </w:r>
      <w:r w:rsidR="00662F71">
        <w:rPr>
          <w:rFonts w:asciiTheme="minorHAnsi" w:hAnsiTheme="minorHAnsi" w:cstheme="minorHAnsi"/>
          <w:color w:val="000000" w:themeColor="text1"/>
          <w:sz w:val="22"/>
          <w:szCs w:val="22"/>
        </w:rPr>
        <w:t xml:space="preserve"> &amp; #</w:t>
      </w:r>
      <w:r w:rsidR="002A555D">
        <w:rPr>
          <w:rFonts w:asciiTheme="minorHAnsi" w:hAnsiTheme="minorHAnsi" w:cstheme="minorHAnsi"/>
          <w:color w:val="000000" w:themeColor="text1"/>
          <w:sz w:val="22"/>
          <w:szCs w:val="22"/>
        </w:rPr>
        <w:t>5</w:t>
      </w:r>
      <w:r w:rsidR="00662F71">
        <w:rPr>
          <w:rFonts w:asciiTheme="minorHAnsi" w:hAnsiTheme="minorHAnsi" w:cstheme="minorHAnsi"/>
          <w:color w:val="000000" w:themeColor="text1"/>
          <w:sz w:val="22"/>
          <w:szCs w:val="22"/>
        </w:rPr>
        <w:t xml:space="preserve"> along with Client ID/Secret validation mentioned in point # 1.</w:t>
      </w:r>
    </w:p>
    <w:p w:rsidRPr="007632D7" w:rsidR="00A20015" w:rsidP="00512333" w:rsidRDefault="00A20015" w14:paraId="070EE344" w14:textId="7DEF1A22">
      <w:pPr>
        <w:pStyle w:val="ListParagraph"/>
        <w:numPr>
          <w:ilvl w:val="0"/>
          <w:numId w:val="2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If API response from backend has tag “</w:t>
      </w:r>
      <w:proofErr w:type="spellStart"/>
      <w:r>
        <w:rPr>
          <w:rFonts w:asciiTheme="minorHAnsi" w:hAnsiTheme="minorHAnsi" w:cstheme="minorHAnsi"/>
          <w:color w:val="000000" w:themeColor="text1"/>
          <w:sz w:val="22"/>
          <w:szCs w:val="22"/>
        </w:rPr>
        <w:t>IsError</w:t>
      </w:r>
      <w:proofErr w:type="spellEnd"/>
      <w:r>
        <w:rPr>
          <w:rFonts w:asciiTheme="minorHAnsi" w:hAnsiTheme="minorHAnsi" w:cstheme="minorHAnsi"/>
          <w:color w:val="000000" w:themeColor="text1"/>
          <w:sz w:val="22"/>
          <w:szCs w:val="22"/>
        </w:rPr>
        <w:t>” with value as “true”. Then APIGEE will send “400” Bad Request status code to front end/API consumer.</w:t>
      </w:r>
    </w:p>
    <w:p w:rsidR="00A21A61" w:rsidP="00512333" w:rsidRDefault="00A21A61" w14:paraId="4B0743DD" w14:textId="47B08C2B">
      <w:pPr>
        <w:pStyle w:val="ListParagraph"/>
        <w:numPr>
          <w:ilvl w:val="0"/>
          <w:numId w:val="22"/>
        </w:numPr>
        <w:rPr>
          <w:rFonts w:asciiTheme="minorHAnsi" w:hAnsiTheme="minorHAnsi" w:cstheme="minorHAnsi"/>
          <w:color w:val="000000" w:themeColor="text1"/>
          <w:sz w:val="22"/>
          <w:szCs w:val="22"/>
        </w:rPr>
      </w:pPr>
      <w:r w:rsidRPr="007632D7">
        <w:rPr>
          <w:rFonts w:asciiTheme="minorHAnsi" w:hAnsiTheme="minorHAnsi" w:cstheme="minorHAnsi"/>
          <w:color w:val="000000" w:themeColor="text1"/>
          <w:sz w:val="22"/>
          <w:szCs w:val="22"/>
        </w:rPr>
        <w:t xml:space="preserve">In case of backend API </w:t>
      </w:r>
      <w:r w:rsidR="00521FD5">
        <w:rPr>
          <w:rFonts w:asciiTheme="minorHAnsi" w:hAnsiTheme="minorHAnsi" w:cstheme="minorHAnsi"/>
          <w:color w:val="000000" w:themeColor="text1"/>
          <w:sz w:val="22"/>
          <w:szCs w:val="22"/>
        </w:rPr>
        <w:t xml:space="preserve">gets </w:t>
      </w:r>
      <w:r w:rsidRPr="007632D7">
        <w:rPr>
          <w:rFonts w:asciiTheme="minorHAnsi" w:hAnsiTheme="minorHAnsi" w:cstheme="minorHAnsi"/>
          <w:color w:val="000000" w:themeColor="text1"/>
          <w:sz w:val="22"/>
          <w:szCs w:val="22"/>
        </w:rPr>
        <w:t>unavailable</w:t>
      </w:r>
      <w:r w:rsidR="007F59D7">
        <w:rPr>
          <w:rFonts w:asciiTheme="minorHAnsi" w:hAnsiTheme="minorHAnsi" w:cstheme="minorHAnsi"/>
          <w:color w:val="000000" w:themeColor="text1"/>
          <w:sz w:val="22"/>
          <w:szCs w:val="22"/>
        </w:rPr>
        <w:t>,</w:t>
      </w:r>
      <w:r w:rsidRPr="007632D7">
        <w:rPr>
          <w:rFonts w:asciiTheme="minorHAnsi" w:hAnsiTheme="minorHAnsi" w:cstheme="minorHAnsi"/>
          <w:color w:val="000000" w:themeColor="text1"/>
          <w:sz w:val="22"/>
          <w:szCs w:val="22"/>
        </w:rPr>
        <w:t xml:space="preserve"> </w:t>
      </w:r>
      <w:r w:rsidR="00521FD5">
        <w:rPr>
          <w:rFonts w:asciiTheme="minorHAnsi" w:hAnsiTheme="minorHAnsi" w:cstheme="minorHAnsi"/>
          <w:color w:val="000000" w:themeColor="text1"/>
          <w:sz w:val="22"/>
          <w:szCs w:val="22"/>
        </w:rPr>
        <w:t>Error Status code “</w:t>
      </w:r>
      <w:r w:rsidRPr="007632D7">
        <w:rPr>
          <w:rFonts w:asciiTheme="minorHAnsi" w:hAnsiTheme="minorHAnsi" w:cstheme="minorHAnsi"/>
          <w:color w:val="000000" w:themeColor="text1"/>
          <w:sz w:val="22"/>
          <w:szCs w:val="22"/>
        </w:rPr>
        <w:t>500</w:t>
      </w:r>
      <w:r w:rsidR="00521FD5">
        <w:rPr>
          <w:rFonts w:asciiTheme="minorHAnsi" w:hAnsiTheme="minorHAnsi" w:cstheme="minorHAnsi"/>
          <w:color w:val="000000" w:themeColor="text1"/>
          <w:sz w:val="22"/>
          <w:szCs w:val="22"/>
        </w:rPr>
        <w:t>” along</w:t>
      </w:r>
      <w:r w:rsidRPr="007632D7">
        <w:rPr>
          <w:rFonts w:asciiTheme="minorHAnsi" w:hAnsiTheme="minorHAnsi" w:cstheme="minorHAnsi"/>
          <w:color w:val="000000" w:themeColor="text1"/>
          <w:sz w:val="22"/>
          <w:szCs w:val="22"/>
        </w:rPr>
        <w:t xml:space="preserve"> with error message “Service Unavailable”</w:t>
      </w:r>
      <w:r w:rsidR="00521FD5">
        <w:rPr>
          <w:rFonts w:asciiTheme="minorHAnsi" w:hAnsiTheme="minorHAnsi" w:cstheme="minorHAnsi"/>
          <w:color w:val="000000" w:themeColor="text1"/>
          <w:sz w:val="22"/>
          <w:szCs w:val="22"/>
        </w:rPr>
        <w:t xml:space="preserve"> will be generated</w:t>
      </w:r>
    </w:p>
    <w:p w:rsidRPr="00130889" w:rsidR="00A21A61" w:rsidP="009361AB" w:rsidRDefault="00521FD5" w14:paraId="272A854E" w14:textId="5A54FD27">
      <w:pPr>
        <w:pStyle w:val="ListParagraph"/>
        <w:numPr>
          <w:ilvl w:val="0"/>
          <w:numId w:val="22"/>
        </w:numPr>
        <w:rPr>
          <w:lang w:eastAsia="en-US"/>
        </w:rPr>
      </w:pPr>
      <w:r w:rsidRPr="00C251CA">
        <w:rPr>
          <w:rFonts w:asciiTheme="minorHAnsi" w:hAnsiTheme="minorHAnsi" w:cstheme="minorHAnsi"/>
          <w:b/>
          <w:bCs/>
          <w:color w:val="000000" w:themeColor="text1"/>
          <w:sz w:val="22"/>
          <w:szCs w:val="22"/>
        </w:rPr>
        <w:t xml:space="preserve">Default wait </w:t>
      </w:r>
      <w:r w:rsidRPr="00C251CA" w:rsidR="00A21A61">
        <w:rPr>
          <w:rFonts w:asciiTheme="minorHAnsi" w:hAnsiTheme="minorHAnsi" w:cstheme="minorHAnsi"/>
          <w:b/>
          <w:bCs/>
          <w:color w:val="000000" w:themeColor="text1"/>
          <w:sz w:val="22"/>
          <w:szCs w:val="22"/>
        </w:rPr>
        <w:t xml:space="preserve">Timeout </w:t>
      </w:r>
      <w:r w:rsidRPr="00C251CA">
        <w:rPr>
          <w:rFonts w:asciiTheme="minorHAnsi" w:hAnsiTheme="minorHAnsi" w:cstheme="minorHAnsi"/>
          <w:b/>
          <w:bCs/>
          <w:color w:val="000000" w:themeColor="text1"/>
          <w:sz w:val="22"/>
          <w:szCs w:val="22"/>
        </w:rPr>
        <w:t xml:space="preserve">for backend calls at APIGEE layer is </w:t>
      </w:r>
      <w:r w:rsidRPr="00C251CA" w:rsidR="00A03154">
        <w:rPr>
          <w:rFonts w:asciiTheme="minorHAnsi" w:hAnsiTheme="minorHAnsi" w:cstheme="minorHAnsi"/>
          <w:b/>
          <w:bCs/>
          <w:color w:val="000000" w:themeColor="text1"/>
          <w:sz w:val="22"/>
          <w:szCs w:val="22"/>
        </w:rPr>
        <w:t>55</w:t>
      </w:r>
      <w:r w:rsidRPr="00C251CA">
        <w:rPr>
          <w:rFonts w:asciiTheme="minorHAnsi" w:hAnsiTheme="minorHAnsi" w:cstheme="minorHAnsi"/>
          <w:b/>
          <w:bCs/>
          <w:color w:val="000000" w:themeColor="text1"/>
          <w:sz w:val="22"/>
          <w:szCs w:val="22"/>
        </w:rPr>
        <w:t xml:space="preserve"> seconds.</w:t>
      </w:r>
      <w:r w:rsidRPr="00521FD5">
        <w:rPr>
          <w:rFonts w:asciiTheme="minorHAnsi" w:hAnsiTheme="minorHAnsi" w:cstheme="minorHAnsi"/>
          <w:color w:val="000000" w:themeColor="text1"/>
          <w:sz w:val="22"/>
          <w:szCs w:val="22"/>
        </w:rPr>
        <w:t xml:space="preserve"> This</w:t>
      </w:r>
      <w:r>
        <w:rPr>
          <w:rFonts w:asciiTheme="minorHAnsi" w:hAnsiTheme="minorHAnsi" w:cstheme="minorHAnsi"/>
          <w:color w:val="000000" w:themeColor="text1"/>
          <w:sz w:val="22"/>
          <w:szCs w:val="22"/>
        </w:rPr>
        <w:t xml:space="preserve"> in-turn mean APIGEE layer will wait for </w:t>
      </w:r>
      <w:r w:rsidR="003C17B9">
        <w:rPr>
          <w:rFonts w:asciiTheme="minorHAnsi" w:hAnsiTheme="minorHAnsi" w:cstheme="minorHAnsi"/>
          <w:color w:val="000000" w:themeColor="text1"/>
          <w:sz w:val="22"/>
          <w:szCs w:val="22"/>
        </w:rPr>
        <w:t>55</w:t>
      </w:r>
      <w:r>
        <w:rPr>
          <w:rFonts w:asciiTheme="minorHAnsi" w:hAnsiTheme="minorHAnsi" w:cstheme="minorHAnsi"/>
          <w:color w:val="000000" w:themeColor="text1"/>
          <w:sz w:val="22"/>
          <w:szCs w:val="22"/>
        </w:rPr>
        <w:t xml:space="preserve"> seconds for retrieving response from backend. In case backend API doesn’t respon</w:t>
      </w:r>
      <w:r w:rsidR="00122463">
        <w:rPr>
          <w:rFonts w:asciiTheme="minorHAnsi" w:hAnsiTheme="minorHAnsi" w:cstheme="minorHAnsi"/>
          <w:color w:val="000000" w:themeColor="text1"/>
          <w:sz w:val="22"/>
          <w:szCs w:val="22"/>
        </w:rPr>
        <w:t xml:space="preserve">d </w:t>
      </w:r>
      <w:r>
        <w:rPr>
          <w:rFonts w:asciiTheme="minorHAnsi" w:hAnsiTheme="minorHAnsi" w:cstheme="minorHAnsi"/>
          <w:color w:val="000000" w:themeColor="text1"/>
          <w:sz w:val="22"/>
          <w:szCs w:val="22"/>
        </w:rPr>
        <w:t>within this time range an error with Error Status code “</w:t>
      </w:r>
      <w:r w:rsidRPr="007632D7">
        <w:rPr>
          <w:rFonts w:asciiTheme="minorHAnsi" w:hAnsiTheme="minorHAnsi" w:cstheme="minorHAnsi"/>
          <w:color w:val="000000" w:themeColor="text1"/>
          <w:sz w:val="22"/>
          <w:szCs w:val="22"/>
        </w:rPr>
        <w:t>500</w:t>
      </w:r>
      <w:r>
        <w:rPr>
          <w:rFonts w:asciiTheme="minorHAnsi" w:hAnsiTheme="minorHAnsi" w:cstheme="minorHAnsi"/>
          <w:color w:val="000000" w:themeColor="text1"/>
          <w:sz w:val="22"/>
          <w:szCs w:val="22"/>
        </w:rPr>
        <w:t>” along</w:t>
      </w:r>
      <w:r w:rsidRPr="007632D7">
        <w:rPr>
          <w:rFonts w:asciiTheme="minorHAnsi" w:hAnsiTheme="minorHAnsi" w:cstheme="minorHAnsi"/>
          <w:color w:val="000000" w:themeColor="text1"/>
          <w:sz w:val="22"/>
          <w:szCs w:val="22"/>
        </w:rPr>
        <w:t xml:space="preserve"> with error message “Service Unavailable”</w:t>
      </w:r>
      <w:r>
        <w:rPr>
          <w:rFonts w:asciiTheme="minorHAnsi" w:hAnsiTheme="minorHAnsi" w:cstheme="minorHAnsi"/>
          <w:color w:val="000000" w:themeColor="text1"/>
          <w:sz w:val="22"/>
          <w:szCs w:val="22"/>
        </w:rPr>
        <w:t xml:space="preserve"> will be generated.</w:t>
      </w:r>
    </w:p>
    <w:p w:rsidRPr="00683293" w:rsidR="00130889" w:rsidP="00130889" w:rsidRDefault="00130889" w14:paraId="52FE7E8B" w14:textId="77777777">
      <w:pPr>
        <w:pStyle w:val="ListParagraph"/>
        <w:numPr>
          <w:ilvl w:val="0"/>
          <w:numId w:val="22"/>
        </w:numPr>
        <w:jc w:val="both"/>
        <w:rPr>
          <w:rFonts w:cs="Arial" w:asciiTheme="minorHAnsi" w:hAnsiTheme="minorHAnsi"/>
          <w:color w:val="000000"/>
          <w:sz w:val="22"/>
          <w:szCs w:val="22"/>
        </w:rPr>
      </w:pPr>
      <w:r w:rsidRPr="00683293">
        <w:rPr>
          <w:rFonts w:cs="Arial" w:asciiTheme="minorHAnsi" w:hAnsiTheme="minorHAnsi"/>
          <w:color w:val="000000"/>
          <w:sz w:val="22"/>
          <w:szCs w:val="22"/>
        </w:rPr>
        <w:t xml:space="preserve">No modification or changes to existing APIs is factored into the scope. </w:t>
      </w:r>
    </w:p>
    <w:p w:rsidRPr="00EC77BF" w:rsidR="00130889" w:rsidP="0015149E" w:rsidRDefault="00130889" w14:paraId="2E38C586" w14:textId="236DC9DD">
      <w:pPr>
        <w:pStyle w:val="ListParagraph"/>
        <w:numPr>
          <w:ilvl w:val="0"/>
          <w:numId w:val="22"/>
        </w:numPr>
        <w:jc w:val="both"/>
        <w:rPr>
          <w:lang w:eastAsia="en-US"/>
        </w:rPr>
      </w:pPr>
      <w:r w:rsidRPr="00130889">
        <w:rPr>
          <w:rFonts w:cs="Arial" w:asciiTheme="minorHAnsi" w:hAnsiTheme="minorHAnsi"/>
          <w:color w:val="000000"/>
          <w:sz w:val="22"/>
          <w:szCs w:val="22"/>
        </w:rPr>
        <w:t>No data storage will be done on the APIGEE platform.</w:t>
      </w:r>
    </w:p>
    <w:p w:rsidR="00EC77BF" w:rsidP="00EC77BF" w:rsidRDefault="00EC77BF" w14:paraId="36A731FB" w14:textId="09F7DC9F">
      <w:pPr>
        <w:pStyle w:val="ListParagraph"/>
        <w:numPr>
          <w:ilvl w:val="0"/>
          <w:numId w:val="22"/>
        </w:numPr>
        <w:jc w:val="both"/>
        <w:rPr>
          <w:rFonts w:cs="Arial" w:asciiTheme="minorHAnsi" w:hAnsiTheme="minorHAnsi"/>
          <w:color w:val="000000"/>
          <w:sz w:val="22"/>
          <w:szCs w:val="22"/>
        </w:rPr>
      </w:pPr>
      <w:r>
        <w:rPr>
          <w:rFonts w:cs="Arial" w:asciiTheme="minorHAnsi" w:hAnsiTheme="minorHAnsi"/>
          <w:color w:val="000000"/>
          <w:sz w:val="22"/>
          <w:szCs w:val="22"/>
        </w:rPr>
        <w:t>APIs will have field length validation at APIGEE layer.</w:t>
      </w:r>
    </w:p>
    <w:p w:rsidRPr="00EC77BF" w:rsidR="00EC77BF" w:rsidP="00EC77BF" w:rsidRDefault="00EC77BF" w14:paraId="45E5DB68" w14:textId="382EB2B3">
      <w:pPr>
        <w:pStyle w:val="ListParagraph"/>
        <w:numPr>
          <w:ilvl w:val="0"/>
          <w:numId w:val="22"/>
        </w:numPr>
        <w:jc w:val="both"/>
        <w:rPr>
          <w:rFonts w:cs="Arial" w:asciiTheme="minorHAnsi" w:hAnsiTheme="minorHAnsi"/>
          <w:color w:val="000000"/>
          <w:sz w:val="22"/>
          <w:szCs w:val="22"/>
        </w:rPr>
      </w:pPr>
      <w:r>
        <w:rPr>
          <w:rFonts w:cs="Arial" w:asciiTheme="minorHAnsi" w:hAnsiTheme="minorHAnsi"/>
          <w:color w:val="000000"/>
          <w:sz w:val="22"/>
          <w:szCs w:val="22"/>
        </w:rPr>
        <w:t>Date validation is not in scope as pattern definition is not available at API specification document.</w:t>
      </w:r>
    </w:p>
    <w:p w:rsidRPr="004313D7" w:rsidR="00AA595A" w:rsidP="00AA595A" w:rsidRDefault="00AA595A" w14:paraId="259337F0" w14:textId="78FCF278">
      <w:pPr>
        <w:pStyle w:val="ListParagraph"/>
        <w:numPr>
          <w:ilvl w:val="0"/>
          <w:numId w:val="22"/>
        </w:numPr>
        <w:jc w:val="both"/>
        <w:rPr>
          <w:rFonts w:cs="Arial" w:asciiTheme="minorHAnsi" w:hAnsiTheme="minorHAnsi"/>
          <w:color w:val="000000"/>
          <w:sz w:val="22"/>
          <w:szCs w:val="22"/>
        </w:rPr>
      </w:pPr>
      <w:r w:rsidRPr="004313D7">
        <w:rPr>
          <w:rFonts w:cs="Arial" w:asciiTheme="minorHAnsi" w:hAnsiTheme="minorHAnsi"/>
          <w:color w:val="000000"/>
          <w:sz w:val="22"/>
          <w:szCs w:val="22"/>
        </w:rPr>
        <w:t>Only Delivery Pipelines for AIGEE are considered as there is no need for CI</w:t>
      </w:r>
    </w:p>
    <w:p w:rsidRPr="0007783D" w:rsidR="008F5D5D" w:rsidP="00AA595A" w:rsidRDefault="008F5D5D" w14:paraId="69356E80" w14:textId="3FD93AD0">
      <w:pPr>
        <w:pStyle w:val="ListParagraph"/>
        <w:numPr>
          <w:ilvl w:val="0"/>
          <w:numId w:val="22"/>
        </w:numPr>
        <w:jc w:val="both"/>
        <w:rPr>
          <w:rFonts w:cs="Arial" w:asciiTheme="minorHAnsi" w:hAnsiTheme="minorHAnsi"/>
          <w:color w:val="000000"/>
          <w:sz w:val="22"/>
          <w:szCs w:val="22"/>
        </w:rPr>
      </w:pPr>
      <w:r w:rsidRPr="0007783D">
        <w:rPr>
          <w:rFonts w:cs="Arial" w:asciiTheme="minorHAnsi" w:hAnsiTheme="minorHAnsi"/>
          <w:color w:val="000000"/>
          <w:sz w:val="22"/>
          <w:szCs w:val="22"/>
        </w:rPr>
        <w:t xml:space="preserve">As per information received, </w:t>
      </w:r>
      <w:proofErr w:type="gramStart"/>
      <w:r w:rsidRPr="0007783D">
        <w:rPr>
          <w:rFonts w:cs="Arial" w:asciiTheme="minorHAnsi" w:hAnsiTheme="minorHAnsi"/>
          <w:color w:val="000000"/>
          <w:sz w:val="22"/>
          <w:szCs w:val="22"/>
        </w:rPr>
        <w:t>Blue</w:t>
      </w:r>
      <w:proofErr w:type="gramEnd"/>
      <w:r w:rsidRPr="0007783D">
        <w:rPr>
          <w:rFonts w:cs="Arial" w:asciiTheme="minorHAnsi" w:hAnsiTheme="minorHAnsi"/>
          <w:color w:val="000000"/>
          <w:sz w:val="22"/>
          <w:szCs w:val="22"/>
        </w:rPr>
        <w:t xml:space="preserve"> dart</w:t>
      </w:r>
      <w:r w:rsidR="00EA1F3D">
        <w:rPr>
          <w:rFonts w:cs="Arial" w:asciiTheme="minorHAnsi" w:hAnsiTheme="minorHAnsi"/>
          <w:color w:val="000000"/>
          <w:sz w:val="22"/>
          <w:szCs w:val="22"/>
        </w:rPr>
        <w:t>/DHL</w:t>
      </w:r>
      <w:r w:rsidRPr="0007783D">
        <w:rPr>
          <w:rFonts w:cs="Arial" w:asciiTheme="minorHAnsi" w:hAnsiTheme="minorHAnsi"/>
          <w:color w:val="000000"/>
          <w:sz w:val="22"/>
          <w:szCs w:val="22"/>
        </w:rPr>
        <w:t xml:space="preserve"> APIGEE platform is google managed hence high availability is ensured within the platform itself. Considering this there is no DR environment available. </w:t>
      </w:r>
    </w:p>
    <w:p w:rsidRPr="0007783D" w:rsidR="00C05D61" w:rsidP="00AA595A" w:rsidRDefault="00C05D61" w14:paraId="1C356584" w14:textId="558A2D41">
      <w:pPr>
        <w:pStyle w:val="ListParagraph"/>
        <w:numPr>
          <w:ilvl w:val="0"/>
          <w:numId w:val="22"/>
        </w:numPr>
        <w:jc w:val="both"/>
        <w:rPr>
          <w:rFonts w:cs="Arial" w:asciiTheme="minorHAnsi" w:hAnsiTheme="minorHAnsi"/>
          <w:color w:val="000000"/>
          <w:sz w:val="22"/>
          <w:szCs w:val="22"/>
        </w:rPr>
      </w:pPr>
      <w:r w:rsidRPr="0007783D">
        <w:rPr>
          <w:rFonts w:cs="Arial" w:asciiTheme="minorHAnsi" w:hAnsiTheme="minorHAnsi"/>
          <w:color w:val="000000"/>
          <w:sz w:val="22"/>
          <w:szCs w:val="22"/>
        </w:rPr>
        <w:t xml:space="preserve">APIGEE Infra management is within the scope of </w:t>
      </w:r>
      <w:proofErr w:type="spellStart"/>
      <w:r w:rsidRPr="0007783D">
        <w:rPr>
          <w:rFonts w:cs="Arial" w:asciiTheme="minorHAnsi" w:hAnsiTheme="minorHAnsi"/>
          <w:color w:val="000000"/>
          <w:sz w:val="22"/>
          <w:szCs w:val="22"/>
        </w:rPr>
        <w:t>Bluedart</w:t>
      </w:r>
      <w:proofErr w:type="spellEnd"/>
      <w:r w:rsidR="00375132">
        <w:rPr>
          <w:rFonts w:cs="Arial" w:asciiTheme="minorHAnsi" w:hAnsiTheme="minorHAnsi"/>
          <w:color w:val="000000"/>
          <w:sz w:val="22"/>
          <w:szCs w:val="22"/>
        </w:rPr>
        <w:t>/DHL</w:t>
      </w:r>
      <w:r w:rsidRPr="0007783D">
        <w:rPr>
          <w:rFonts w:cs="Arial" w:asciiTheme="minorHAnsi" w:hAnsiTheme="minorHAnsi"/>
          <w:color w:val="000000"/>
          <w:sz w:val="22"/>
          <w:szCs w:val="22"/>
        </w:rPr>
        <w:t xml:space="preserve"> team.</w:t>
      </w:r>
    </w:p>
    <w:p w:rsidR="00C05D61" w:rsidP="00AA595A" w:rsidRDefault="00C05D61" w14:paraId="0CAACCD6" w14:textId="73B21449">
      <w:pPr>
        <w:pStyle w:val="ListParagraph"/>
        <w:numPr>
          <w:ilvl w:val="0"/>
          <w:numId w:val="22"/>
        </w:numPr>
        <w:jc w:val="both"/>
        <w:rPr>
          <w:rFonts w:cs="Arial" w:asciiTheme="minorHAnsi" w:hAnsiTheme="minorHAnsi"/>
          <w:color w:val="000000"/>
          <w:sz w:val="22"/>
          <w:szCs w:val="22"/>
        </w:rPr>
      </w:pPr>
      <w:r w:rsidRPr="0007783D">
        <w:rPr>
          <w:rFonts w:cs="Arial" w:asciiTheme="minorHAnsi" w:hAnsiTheme="minorHAnsi"/>
          <w:color w:val="000000"/>
          <w:sz w:val="22"/>
          <w:szCs w:val="22"/>
        </w:rPr>
        <w:t xml:space="preserve">User management will be APIGEE product driven and will handled via </w:t>
      </w:r>
      <w:proofErr w:type="spellStart"/>
      <w:r w:rsidRPr="0007783D">
        <w:rPr>
          <w:rFonts w:cs="Arial" w:asciiTheme="minorHAnsi" w:hAnsiTheme="minorHAnsi"/>
          <w:color w:val="000000"/>
          <w:sz w:val="22"/>
          <w:szCs w:val="22"/>
        </w:rPr>
        <w:t>Bluedart</w:t>
      </w:r>
      <w:proofErr w:type="spellEnd"/>
      <w:r w:rsidR="00390358">
        <w:rPr>
          <w:rFonts w:cs="Arial" w:asciiTheme="minorHAnsi" w:hAnsiTheme="minorHAnsi"/>
          <w:color w:val="000000"/>
          <w:sz w:val="22"/>
          <w:szCs w:val="22"/>
        </w:rPr>
        <w:t>/DHL</w:t>
      </w:r>
      <w:r w:rsidRPr="0007783D">
        <w:rPr>
          <w:rFonts w:cs="Arial" w:asciiTheme="minorHAnsi" w:hAnsiTheme="minorHAnsi"/>
          <w:color w:val="000000"/>
          <w:sz w:val="22"/>
          <w:szCs w:val="22"/>
        </w:rPr>
        <w:t xml:space="preserve"> team.</w:t>
      </w:r>
    </w:p>
    <w:p w:rsidR="003E199B" w:rsidP="003E199B" w:rsidRDefault="003E199B" w14:paraId="5B5848B8" w14:textId="4CE96647">
      <w:pPr>
        <w:pStyle w:val="ListParagraph"/>
        <w:numPr>
          <w:ilvl w:val="0"/>
          <w:numId w:val="22"/>
        </w:numPr>
        <w:jc w:val="both"/>
        <w:rPr>
          <w:rFonts w:cs="Arial" w:asciiTheme="minorHAnsi" w:hAnsiTheme="minorHAnsi"/>
          <w:color w:val="000000"/>
          <w:sz w:val="22"/>
          <w:szCs w:val="22"/>
        </w:rPr>
      </w:pPr>
      <w:r>
        <w:rPr>
          <w:rFonts w:cs="Arial" w:asciiTheme="minorHAnsi" w:hAnsiTheme="minorHAnsi"/>
          <w:color w:val="000000"/>
          <w:sz w:val="22"/>
          <w:szCs w:val="22"/>
        </w:rPr>
        <w:t xml:space="preserve">All APIGEE APIs will be secured via </w:t>
      </w:r>
      <w:proofErr w:type="spellStart"/>
      <w:r>
        <w:rPr>
          <w:rFonts w:cs="Arial" w:asciiTheme="minorHAnsi" w:hAnsiTheme="minorHAnsi"/>
          <w:color w:val="000000"/>
          <w:sz w:val="22"/>
          <w:szCs w:val="22"/>
        </w:rPr>
        <w:t>api</w:t>
      </w:r>
      <w:proofErr w:type="spellEnd"/>
      <w:r>
        <w:rPr>
          <w:rFonts w:cs="Arial" w:asciiTheme="minorHAnsi" w:hAnsiTheme="minorHAnsi"/>
          <w:color w:val="000000"/>
          <w:sz w:val="22"/>
          <w:szCs w:val="22"/>
        </w:rPr>
        <w:t xml:space="preserve"> key and secret generated during API subscription by customer on its registered Application.</w:t>
      </w:r>
    </w:p>
    <w:p w:rsidR="008765F3" w:rsidP="00AA595A" w:rsidRDefault="008765F3" w14:paraId="500532F5" w14:textId="29090C58">
      <w:pPr>
        <w:pStyle w:val="ListParagraph"/>
        <w:numPr>
          <w:ilvl w:val="0"/>
          <w:numId w:val="22"/>
        </w:numPr>
        <w:jc w:val="both"/>
        <w:rPr>
          <w:rFonts w:cs="Arial" w:asciiTheme="minorHAnsi" w:hAnsiTheme="minorHAnsi"/>
          <w:color w:val="000000"/>
          <w:sz w:val="22"/>
          <w:szCs w:val="22"/>
        </w:rPr>
      </w:pPr>
      <w:r w:rsidRPr="0007783D">
        <w:rPr>
          <w:rFonts w:cs="Arial" w:asciiTheme="minorHAnsi" w:hAnsiTheme="minorHAnsi"/>
          <w:color w:val="000000"/>
          <w:sz w:val="22"/>
          <w:szCs w:val="22"/>
        </w:rPr>
        <w:t xml:space="preserve">Rate limiting functionality will be configuration driven and can be configured </w:t>
      </w:r>
      <w:proofErr w:type="spellStart"/>
      <w:r w:rsidRPr="0007783D">
        <w:rPr>
          <w:rFonts w:cs="Arial" w:asciiTheme="minorHAnsi" w:hAnsiTheme="minorHAnsi"/>
          <w:color w:val="000000"/>
          <w:sz w:val="22"/>
          <w:szCs w:val="22"/>
        </w:rPr>
        <w:t>separartely</w:t>
      </w:r>
      <w:proofErr w:type="spellEnd"/>
      <w:r w:rsidRPr="0007783D">
        <w:rPr>
          <w:rFonts w:cs="Arial" w:asciiTheme="minorHAnsi" w:hAnsiTheme="minorHAnsi"/>
          <w:color w:val="000000"/>
          <w:sz w:val="22"/>
          <w:szCs w:val="22"/>
        </w:rPr>
        <w:t xml:space="preserve"> for each product published on developer porta</w:t>
      </w:r>
      <w:r w:rsidRPr="0007783D" w:rsidR="002F31FE">
        <w:rPr>
          <w:rFonts w:cs="Arial" w:asciiTheme="minorHAnsi" w:hAnsiTheme="minorHAnsi"/>
          <w:color w:val="000000"/>
          <w:sz w:val="22"/>
          <w:szCs w:val="22"/>
        </w:rPr>
        <w:t>l during product publishing phase.</w:t>
      </w:r>
    </w:p>
    <w:p w:rsidR="00671B30" w:rsidP="00AA595A" w:rsidRDefault="00671B30" w14:paraId="5B2B4729" w14:textId="78E5A02B">
      <w:pPr>
        <w:pStyle w:val="ListParagraph"/>
        <w:numPr>
          <w:ilvl w:val="0"/>
          <w:numId w:val="22"/>
        </w:numPr>
        <w:jc w:val="both"/>
        <w:rPr>
          <w:rFonts w:cs="Arial" w:asciiTheme="minorHAnsi" w:hAnsiTheme="minorHAnsi"/>
          <w:color w:val="000000"/>
          <w:sz w:val="22"/>
          <w:szCs w:val="22"/>
        </w:rPr>
      </w:pPr>
      <w:r>
        <w:rPr>
          <w:rFonts w:cs="Arial" w:asciiTheme="minorHAnsi" w:hAnsiTheme="minorHAnsi"/>
          <w:color w:val="000000"/>
          <w:sz w:val="22"/>
          <w:szCs w:val="22"/>
        </w:rPr>
        <w:t>DHL Drupal Developer portal will be used for publishing API Products.</w:t>
      </w:r>
    </w:p>
    <w:p w:rsidR="00671B30" w:rsidP="00AA595A" w:rsidRDefault="00671B30" w14:paraId="1C3E96C5" w14:textId="33FD1573">
      <w:pPr>
        <w:pStyle w:val="ListParagraph"/>
        <w:numPr>
          <w:ilvl w:val="0"/>
          <w:numId w:val="22"/>
        </w:numPr>
        <w:jc w:val="both"/>
        <w:rPr>
          <w:rFonts w:cs="Arial" w:asciiTheme="minorHAnsi" w:hAnsiTheme="minorHAnsi"/>
          <w:color w:val="000000"/>
          <w:sz w:val="22"/>
          <w:szCs w:val="22"/>
        </w:rPr>
      </w:pPr>
      <w:r>
        <w:rPr>
          <w:rFonts w:cs="Arial" w:asciiTheme="minorHAnsi" w:hAnsiTheme="minorHAnsi"/>
          <w:color w:val="000000"/>
          <w:sz w:val="22"/>
          <w:szCs w:val="22"/>
        </w:rPr>
        <w:t>API offering page for each API Product will be created on DHL Drupal Developer portal by IBM</w:t>
      </w:r>
    </w:p>
    <w:p w:rsidR="002A04C2" w:rsidP="009F4B54" w:rsidRDefault="00671B30" w14:paraId="21ED23E2" w14:textId="6EFF201C">
      <w:pPr>
        <w:pStyle w:val="ListParagraph"/>
        <w:numPr>
          <w:ilvl w:val="0"/>
          <w:numId w:val="22"/>
        </w:numPr>
        <w:jc w:val="both"/>
        <w:rPr>
          <w:rFonts w:cs="Arial" w:asciiTheme="minorHAnsi" w:hAnsiTheme="minorHAnsi"/>
          <w:color w:val="FF0000"/>
          <w:sz w:val="22"/>
          <w:szCs w:val="22"/>
        </w:rPr>
      </w:pPr>
      <w:r w:rsidRPr="00671B30">
        <w:rPr>
          <w:rFonts w:cs="Arial" w:asciiTheme="minorHAnsi" w:hAnsiTheme="minorHAnsi"/>
          <w:color w:val="FF0000"/>
          <w:sz w:val="22"/>
          <w:szCs w:val="22"/>
        </w:rPr>
        <w:t>Linkage of API Offering page with APIGEE API proxy will be done by DHL Portal Development team</w:t>
      </w:r>
      <w:r w:rsidR="00045242">
        <w:rPr>
          <w:rFonts w:cs="Arial" w:asciiTheme="minorHAnsi" w:hAnsiTheme="minorHAnsi"/>
          <w:color w:val="FF0000"/>
          <w:sz w:val="22"/>
          <w:szCs w:val="22"/>
        </w:rPr>
        <w:t xml:space="preserve"> only.</w:t>
      </w:r>
    </w:p>
    <w:p w:rsidR="00737453" w:rsidP="009F4B54" w:rsidRDefault="007F7085" w14:paraId="169F2475" w14:textId="77777777">
      <w:pPr>
        <w:pStyle w:val="ListParagraph"/>
        <w:numPr>
          <w:ilvl w:val="0"/>
          <w:numId w:val="22"/>
        </w:numPr>
        <w:jc w:val="both"/>
        <w:rPr>
          <w:rFonts w:cs="Arial" w:asciiTheme="minorHAnsi" w:hAnsiTheme="minorHAnsi"/>
          <w:color w:val="FF0000"/>
          <w:sz w:val="22"/>
          <w:szCs w:val="22"/>
        </w:rPr>
      </w:pPr>
      <w:r>
        <w:rPr>
          <w:rFonts w:cs="Arial" w:asciiTheme="minorHAnsi" w:hAnsiTheme="minorHAnsi"/>
          <w:color w:val="FF0000"/>
          <w:sz w:val="22"/>
          <w:szCs w:val="22"/>
        </w:rPr>
        <w:t xml:space="preserve">DHL </w:t>
      </w:r>
      <w:proofErr w:type="spellStart"/>
      <w:r>
        <w:rPr>
          <w:rFonts w:cs="Arial" w:asciiTheme="minorHAnsi" w:hAnsiTheme="minorHAnsi"/>
          <w:color w:val="FF0000"/>
          <w:sz w:val="22"/>
          <w:szCs w:val="22"/>
        </w:rPr>
        <w:t>drupal</w:t>
      </w:r>
      <w:proofErr w:type="spellEnd"/>
      <w:r>
        <w:rPr>
          <w:rFonts w:cs="Arial" w:asciiTheme="minorHAnsi" w:hAnsiTheme="minorHAnsi"/>
          <w:color w:val="FF0000"/>
          <w:sz w:val="22"/>
          <w:szCs w:val="22"/>
        </w:rPr>
        <w:t xml:space="preserve"> developer port</w:t>
      </w:r>
      <w:r w:rsidR="00737453">
        <w:rPr>
          <w:rFonts w:cs="Arial" w:asciiTheme="minorHAnsi" w:hAnsiTheme="minorHAnsi"/>
          <w:color w:val="FF0000"/>
          <w:sz w:val="22"/>
          <w:szCs w:val="22"/>
        </w:rPr>
        <w:t>al</w:t>
      </w:r>
      <w:r>
        <w:rPr>
          <w:rFonts w:cs="Arial" w:asciiTheme="minorHAnsi" w:hAnsiTheme="minorHAnsi"/>
          <w:color w:val="FF0000"/>
          <w:sz w:val="22"/>
          <w:szCs w:val="22"/>
        </w:rPr>
        <w:t xml:space="preserve"> supports two environments </w:t>
      </w:r>
      <w:r w:rsidR="00737453">
        <w:rPr>
          <w:rFonts w:cs="Arial" w:asciiTheme="minorHAnsi" w:hAnsiTheme="minorHAnsi"/>
          <w:color w:val="FF0000"/>
          <w:sz w:val="22"/>
          <w:szCs w:val="22"/>
        </w:rPr>
        <w:t xml:space="preserve">namely: </w:t>
      </w:r>
      <w:proofErr w:type="gramStart"/>
      <w:r>
        <w:rPr>
          <w:rFonts w:cs="Arial" w:asciiTheme="minorHAnsi" w:hAnsiTheme="minorHAnsi"/>
          <w:color w:val="FF0000"/>
          <w:sz w:val="22"/>
          <w:szCs w:val="22"/>
        </w:rPr>
        <w:t>Non Production</w:t>
      </w:r>
      <w:proofErr w:type="gramEnd"/>
      <w:r>
        <w:rPr>
          <w:rFonts w:cs="Arial" w:asciiTheme="minorHAnsi" w:hAnsiTheme="minorHAnsi"/>
          <w:color w:val="FF0000"/>
          <w:sz w:val="22"/>
          <w:szCs w:val="22"/>
        </w:rPr>
        <w:t xml:space="preserve"> &amp; Production. </w:t>
      </w:r>
    </w:p>
    <w:p w:rsidRPr="00737453" w:rsidR="007F7085" w:rsidP="009F4B54" w:rsidRDefault="007F7085" w14:paraId="4C7FB500" w14:textId="3AEFA524">
      <w:pPr>
        <w:pStyle w:val="ListParagraph"/>
        <w:numPr>
          <w:ilvl w:val="0"/>
          <w:numId w:val="22"/>
        </w:numPr>
        <w:jc w:val="both"/>
        <w:rPr>
          <w:rFonts w:cs="Arial" w:asciiTheme="minorHAnsi" w:hAnsiTheme="minorHAnsi"/>
          <w:sz w:val="22"/>
          <w:szCs w:val="22"/>
        </w:rPr>
      </w:pPr>
      <w:r w:rsidRPr="00737453">
        <w:rPr>
          <w:rFonts w:cs="Arial" w:asciiTheme="minorHAnsi" w:hAnsiTheme="minorHAnsi"/>
          <w:sz w:val="22"/>
          <w:szCs w:val="22"/>
        </w:rPr>
        <w:t xml:space="preserve">SIT &amp; UAT tests will be performed on same product/API released on </w:t>
      </w:r>
      <w:proofErr w:type="gramStart"/>
      <w:r w:rsidRPr="00737453">
        <w:rPr>
          <w:rFonts w:cs="Arial" w:asciiTheme="minorHAnsi" w:hAnsiTheme="minorHAnsi"/>
          <w:sz w:val="22"/>
          <w:szCs w:val="22"/>
        </w:rPr>
        <w:t>Non Prod</w:t>
      </w:r>
      <w:proofErr w:type="gramEnd"/>
      <w:r w:rsidRPr="00737453">
        <w:rPr>
          <w:rFonts w:cs="Arial" w:asciiTheme="minorHAnsi" w:hAnsiTheme="minorHAnsi"/>
          <w:sz w:val="22"/>
          <w:szCs w:val="22"/>
        </w:rPr>
        <w:t xml:space="preserve"> DHL developer portal.</w:t>
      </w:r>
    </w:p>
    <w:p w:rsidRPr="001E1685" w:rsidR="00FA0167" w:rsidP="00CA32F7" w:rsidRDefault="00CD6DDD" w14:paraId="71CBA534" w14:textId="5C29FC6E">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131585292" w:id="216"/>
      <w:r>
        <w:rPr>
          <w:rFonts w:cs="Arial" w:asciiTheme="minorHAnsi" w:hAnsiTheme="minorHAnsi"/>
          <w:color w:val="0070C0"/>
          <w:sz w:val="28"/>
          <w:szCs w:val="28"/>
          <w:lang w:val="en-CA"/>
        </w:rPr>
        <w:t>Location Finder</w:t>
      </w:r>
      <w:bookmarkEnd w:id="216"/>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FA0167" w:rsidTr="0072017F" w14:paraId="6C4BE636" w14:textId="77777777">
        <w:tc>
          <w:tcPr>
            <w:tcW w:w="2424" w:type="dxa"/>
            <w:shd w:val="clear" w:color="auto" w:fill="00B0F0"/>
          </w:tcPr>
          <w:p w:rsidRPr="002D56BE" w:rsidR="00FA0167" w:rsidP="0072017F" w:rsidRDefault="006C7278" w14:paraId="2C8DBA4C" w14:textId="5ECA1CB4">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sidR="00FA0167">
              <w:rPr>
                <w:rFonts w:asciiTheme="minorHAnsi" w:hAnsiTheme="minorHAnsi"/>
                <w:color w:val="FFFFFF"/>
                <w:sz w:val="22"/>
                <w:szCs w:val="22"/>
              </w:rPr>
              <w:t xml:space="preserve"> </w:t>
            </w:r>
          </w:p>
        </w:tc>
        <w:tc>
          <w:tcPr>
            <w:tcW w:w="7135" w:type="dxa"/>
          </w:tcPr>
          <w:p w:rsidRPr="002D56BE" w:rsidR="001C64C1" w:rsidP="001C64C1" w:rsidRDefault="001C64C1" w14:paraId="5430B992" w14:textId="1D0AA4BA">
            <w:pPr>
              <w:pStyle w:val="IBMtabletext"/>
              <w:ind w:left="0" w:right="21"/>
              <w:rPr>
                <w:rFonts w:asciiTheme="minorHAnsi" w:hAnsiTheme="minorHAnsi"/>
                <w:b/>
                <w:sz w:val="22"/>
                <w:szCs w:val="22"/>
              </w:rPr>
            </w:pPr>
            <w:r>
              <w:rPr>
                <w:rFonts w:asciiTheme="minorHAnsi" w:hAnsiTheme="minorHAnsi"/>
                <w:b/>
                <w:sz w:val="22"/>
                <w:szCs w:val="22"/>
              </w:rPr>
              <w:t>Location Finder</w:t>
            </w:r>
          </w:p>
        </w:tc>
      </w:tr>
      <w:tr w:rsidRPr="002D56BE" w:rsidR="00FA0167" w:rsidTr="0072017F" w14:paraId="601228B5" w14:textId="77777777">
        <w:tc>
          <w:tcPr>
            <w:tcW w:w="2424" w:type="dxa"/>
            <w:shd w:val="clear" w:color="auto" w:fill="00B0F0"/>
          </w:tcPr>
          <w:p w:rsidRPr="002D56BE" w:rsidR="00FA0167" w:rsidP="0072017F" w:rsidRDefault="009C0D1F" w14:paraId="36CB8D18" w14:textId="26C89FEC">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2D56BE" w:rsidR="004F62AF" w:rsidP="001E1685" w:rsidRDefault="001C64C1" w14:paraId="39F0A5B7" w14:textId="0FA9026A">
            <w:pPr>
              <w:pStyle w:val="IBMtabletext"/>
              <w:ind w:left="21" w:right="21"/>
              <w:rPr>
                <w:rFonts w:asciiTheme="minorHAnsi" w:hAnsiTheme="minorHAnsi"/>
                <w:sz w:val="22"/>
                <w:szCs w:val="22"/>
              </w:rPr>
            </w:pPr>
            <w:r w:rsidRPr="001C64C1">
              <w:rPr>
                <w:rFonts w:asciiTheme="minorHAnsi" w:hAnsiTheme="minorHAnsi"/>
                <w:sz w:val="22"/>
                <w:szCs w:val="22"/>
              </w:rPr>
              <w:t xml:space="preserve">The Location Finder provides </w:t>
            </w:r>
            <w:r w:rsidR="00227166">
              <w:rPr>
                <w:rFonts w:asciiTheme="minorHAnsi" w:hAnsiTheme="minorHAnsi"/>
                <w:sz w:val="22"/>
                <w:szCs w:val="22"/>
              </w:rPr>
              <w:t>user</w:t>
            </w:r>
            <w:r w:rsidRPr="001C64C1">
              <w:rPr>
                <w:rFonts w:asciiTheme="minorHAnsi" w:hAnsiTheme="minorHAnsi"/>
                <w:sz w:val="22"/>
                <w:szCs w:val="22"/>
              </w:rPr>
              <w:t xml:space="preserve"> with information on locations serviced by Blue Dart. It also outlines the services available for each location</w:t>
            </w:r>
          </w:p>
        </w:tc>
      </w:tr>
      <w:tr w:rsidRPr="002D56BE" w:rsidR="00FA0167" w:rsidTr="0072017F" w14:paraId="5F3548A9" w14:textId="77777777">
        <w:tc>
          <w:tcPr>
            <w:tcW w:w="2424" w:type="dxa"/>
            <w:shd w:val="clear" w:color="auto" w:fill="00B0F0"/>
          </w:tcPr>
          <w:p w:rsidRPr="002D56BE" w:rsidR="00FA0167" w:rsidP="0072017F" w:rsidRDefault="00FA0167" w14:paraId="33B08FAE"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2D56BE" w:rsidR="007673C0" w:rsidP="009E2CEC" w:rsidRDefault="001C64C1" w14:paraId="1784DD95" w14:textId="7BABDD64">
            <w:pPr>
              <w:spacing w:after="0" w:line="240" w:lineRule="auto"/>
              <w:ind w:left="0"/>
              <w:jc w:val="both"/>
              <w:rPr>
                <w:rFonts w:asciiTheme="minorHAnsi" w:hAnsiTheme="minorHAnsi"/>
                <w:sz w:val="22"/>
                <w:szCs w:val="22"/>
              </w:rPr>
            </w:pPr>
            <w:r>
              <w:rPr>
                <w:rFonts w:asciiTheme="minorHAnsi" w:hAnsiTheme="minorHAnsi"/>
                <w:sz w:val="22"/>
                <w:szCs w:val="22"/>
              </w:rPr>
              <w:t xml:space="preserve">Intermediate </w:t>
            </w:r>
            <w:r w:rsidR="005D381E">
              <w:rPr>
                <w:rFonts w:asciiTheme="minorHAnsi" w:hAnsiTheme="minorHAnsi"/>
                <w:sz w:val="22"/>
                <w:szCs w:val="22"/>
              </w:rPr>
              <w:t>layer (bridge API)</w:t>
            </w:r>
            <w:r>
              <w:rPr>
                <w:rFonts w:asciiTheme="minorHAnsi" w:hAnsiTheme="minorHAnsi"/>
                <w:sz w:val="22"/>
                <w:szCs w:val="22"/>
              </w:rPr>
              <w:t xml:space="preserve"> is to be develop</w:t>
            </w:r>
            <w:r w:rsidR="00173EBE">
              <w:rPr>
                <w:rFonts w:asciiTheme="minorHAnsi" w:hAnsiTheme="minorHAnsi"/>
                <w:sz w:val="22"/>
                <w:szCs w:val="22"/>
              </w:rPr>
              <w:t>ed</w:t>
            </w:r>
            <w:r>
              <w:rPr>
                <w:rFonts w:asciiTheme="minorHAnsi" w:hAnsiTheme="minorHAnsi"/>
                <w:sz w:val="22"/>
                <w:szCs w:val="22"/>
              </w:rPr>
              <w:t xml:space="preserve"> between backend and </w:t>
            </w:r>
            <w:r w:rsidR="00CF317F">
              <w:rPr>
                <w:rFonts w:asciiTheme="minorHAnsi" w:hAnsiTheme="minorHAnsi"/>
                <w:sz w:val="22"/>
                <w:szCs w:val="22"/>
              </w:rPr>
              <w:t xml:space="preserve">will be </w:t>
            </w:r>
            <w:r w:rsidR="005D381E">
              <w:rPr>
                <w:rFonts w:asciiTheme="minorHAnsi" w:hAnsiTheme="minorHAnsi"/>
                <w:sz w:val="22"/>
                <w:szCs w:val="22"/>
              </w:rPr>
              <w:t>expos</w:t>
            </w:r>
            <w:r w:rsidR="00CF317F">
              <w:rPr>
                <w:rFonts w:asciiTheme="minorHAnsi" w:hAnsiTheme="minorHAnsi"/>
                <w:sz w:val="22"/>
                <w:szCs w:val="22"/>
              </w:rPr>
              <w:t xml:space="preserve">ed </w:t>
            </w:r>
            <w:r w:rsidR="005D381E">
              <w:rPr>
                <w:rFonts w:asciiTheme="minorHAnsi" w:hAnsiTheme="minorHAnsi"/>
                <w:sz w:val="22"/>
                <w:szCs w:val="22"/>
              </w:rPr>
              <w:t xml:space="preserve">to </w:t>
            </w:r>
            <w:r w:rsidR="00084AFF">
              <w:rPr>
                <w:rFonts w:asciiTheme="minorHAnsi" w:hAnsiTheme="minorHAnsi"/>
                <w:sz w:val="22"/>
                <w:szCs w:val="22"/>
              </w:rPr>
              <w:t xml:space="preserve">DHL </w:t>
            </w:r>
            <w:proofErr w:type="spellStart"/>
            <w:r w:rsidR="00084AFF">
              <w:rPr>
                <w:rFonts w:asciiTheme="minorHAnsi" w:hAnsiTheme="minorHAnsi"/>
                <w:sz w:val="22"/>
                <w:szCs w:val="22"/>
              </w:rPr>
              <w:t>drupal</w:t>
            </w:r>
            <w:proofErr w:type="spellEnd"/>
            <w:r w:rsidR="005D381E">
              <w:rPr>
                <w:rFonts w:asciiTheme="minorHAnsi" w:hAnsiTheme="minorHAnsi"/>
                <w:sz w:val="22"/>
                <w:szCs w:val="22"/>
              </w:rPr>
              <w:t xml:space="preserve"> developer portal</w:t>
            </w:r>
            <w:r>
              <w:rPr>
                <w:rFonts w:asciiTheme="minorHAnsi" w:hAnsiTheme="minorHAnsi"/>
                <w:sz w:val="22"/>
                <w:szCs w:val="22"/>
              </w:rPr>
              <w:t xml:space="preserve"> to handle request and response transaction of the API</w:t>
            </w:r>
          </w:p>
        </w:tc>
      </w:tr>
      <w:tr w:rsidRPr="002D56BE" w:rsidR="00FA0167" w:rsidTr="0072017F" w14:paraId="2F58B123" w14:textId="77777777">
        <w:trPr>
          <w:cantSplit/>
        </w:trPr>
        <w:tc>
          <w:tcPr>
            <w:tcW w:w="2424" w:type="dxa"/>
            <w:shd w:val="clear" w:color="auto" w:fill="00B0F0"/>
          </w:tcPr>
          <w:p w:rsidRPr="002D56BE" w:rsidR="00FA0167" w:rsidP="0072017F" w:rsidRDefault="00FA0167" w14:paraId="1A3169B1"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2D56BE" w:rsidR="00862F68" w:rsidP="009E2CEC" w:rsidRDefault="00FC43A8" w14:paraId="74B06D29" w14:textId="23C86E42">
            <w:pPr>
              <w:spacing w:after="0" w:line="240" w:lineRule="auto"/>
              <w:ind w:left="0"/>
              <w:rPr>
                <w:rFonts w:asciiTheme="minorHAnsi" w:hAnsiTheme="minorHAnsi"/>
                <w:sz w:val="22"/>
                <w:szCs w:val="22"/>
              </w:rPr>
            </w:pPr>
            <w:r>
              <w:rPr>
                <w:rFonts w:asciiTheme="minorHAnsi" w:hAnsiTheme="minorHAnsi"/>
                <w:sz w:val="22"/>
                <w:szCs w:val="22"/>
              </w:rPr>
              <w:t xml:space="preserve">Client ID-Secret validation at </w:t>
            </w:r>
            <w:r w:rsidR="001C64C1">
              <w:rPr>
                <w:rFonts w:asciiTheme="minorHAnsi" w:hAnsiTheme="minorHAnsi"/>
                <w:sz w:val="22"/>
                <w:szCs w:val="22"/>
              </w:rPr>
              <w:t>Apigee</w:t>
            </w:r>
            <w:r>
              <w:rPr>
                <w:rFonts w:asciiTheme="minorHAnsi" w:hAnsiTheme="minorHAnsi"/>
                <w:sz w:val="22"/>
                <w:szCs w:val="22"/>
              </w:rPr>
              <w:t xml:space="preserve"> layer will be incorporated.</w:t>
            </w:r>
          </w:p>
        </w:tc>
      </w:tr>
    </w:tbl>
    <w:p w:rsidR="00824CB5" w:rsidP="00FA0167" w:rsidRDefault="00824CB5" w14:paraId="2D6D9125" w14:textId="5F660A69">
      <w:pPr>
        <w:rPr>
          <w:rFonts w:asciiTheme="minorHAnsi" w:hAnsiTheme="minorHAnsi"/>
          <w:lang w:eastAsia="en-US"/>
        </w:rPr>
      </w:pPr>
    </w:p>
    <w:p w:rsidRPr="00DC79B1" w:rsidR="00824CB5" w:rsidP="00CA32F7" w:rsidRDefault="00824CB5" w14:paraId="1BF65101" w14:textId="1464B6E9">
      <w:pPr>
        <w:pStyle w:val="Heading3"/>
        <w:numPr>
          <w:ilvl w:val="2"/>
          <w:numId w:val="33"/>
        </w:numPr>
        <w:rPr>
          <w:rFonts w:cstheme="minorHAnsi"/>
          <w:i w:val="0"/>
          <w:iCs/>
        </w:rPr>
      </w:pPr>
      <w:bookmarkStart w:name="_Toc95828912" w:id="217"/>
      <w:r w:rsidRPr="00DC79B1">
        <w:rPr>
          <w:rFonts w:cstheme="minorHAnsi"/>
          <w:i w:val="0"/>
          <w:iCs/>
        </w:rPr>
        <w:t xml:space="preserve"> </w:t>
      </w:r>
      <w:bookmarkStart w:name="_Toc131585293" w:id="218"/>
      <w:r w:rsidRPr="00DC79B1">
        <w:rPr>
          <w:rFonts w:cstheme="minorHAnsi"/>
          <w:i w:val="0"/>
          <w:iCs/>
        </w:rPr>
        <w:t>Methods used in Location Finder</w:t>
      </w:r>
      <w:bookmarkEnd w:id="217"/>
      <w:bookmarkEnd w:id="218"/>
      <w:r w:rsidRPr="00DC79B1">
        <w:rPr>
          <w:rFonts w:cstheme="minorHAnsi"/>
          <w:i w:val="0"/>
          <w:iCs/>
        </w:rPr>
        <w:t xml:space="preserve"> </w:t>
      </w:r>
    </w:p>
    <w:p w:rsidR="00824CB5" w:rsidP="00CA32F7" w:rsidRDefault="00824CB5" w14:paraId="76C9B2C0" w14:textId="5DE13512">
      <w:pPr>
        <w:pStyle w:val="Heading3"/>
        <w:numPr>
          <w:ilvl w:val="3"/>
          <w:numId w:val="33"/>
        </w:numPr>
        <w:rPr>
          <w:rFonts w:cstheme="minorHAnsi"/>
          <w:i w:val="0"/>
          <w:iCs/>
        </w:rPr>
      </w:pPr>
      <w:bookmarkStart w:name="_Toc131585294" w:id="219"/>
      <w:proofErr w:type="spellStart"/>
      <w:r w:rsidRPr="008C1656">
        <w:rPr>
          <w:rFonts w:cstheme="minorHAnsi"/>
          <w:i w:val="0"/>
          <w:iCs/>
        </w:rPr>
        <w:t>GetServicesforPincode</w:t>
      </w:r>
      <w:proofErr w:type="spellEnd"/>
      <w:r w:rsidRPr="008C1656">
        <w:rPr>
          <w:rFonts w:cstheme="minorHAnsi"/>
          <w:i w:val="0"/>
          <w:iCs/>
        </w:rPr>
        <w:t>:</w:t>
      </w:r>
      <w:bookmarkEnd w:id="219"/>
      <w:r w:rsidRPr="008C1656">
        <w:rPr>
          <w:rFonts w:cstheme="minorHAnsi"/>
          <w:i w:val="0"/>
          <w:iCs/>
        </w:rPr>
        <w:t xml:space="preserve"> </w:t>
      </w:r>
    </w:p>
    <w:p w:rsidRPr="00D54495" w:rsidR="00D54495" w:rsidP="00D54495" w:rsidRDefault="001264C8" w14:paraId="23BDD938" w14:textId="0AAD6423">
      <w:pPr>
        <w:rPr>
          <w:rFonts w:cs="Arial" w:asciiTheme="minorHAnsi" w:hAnsiTheme="minorHAnsi"/>
          <w:color w:val="000000"/>
          <w:sz w:val="22"/>
          <w:szCs w:val="22"/>
        </w:rPr>
      </w:pPr>
      <w:r>
        <w:rPr>
          <w:rFonts w:cs="Arial" w:asciiTheme="minorHAnsi" w:hAnsiTheme="minorHAnsi"/>
          <w:color w:val="000000"/>
          <w:sz w:val="22"/>
          <w:szCs w:val="22"/>
        </w:rPr>
        <w:tab/>
      </w:r>
      <w:r w:rsidRPr="004C0176" w:rsidR="00D54495">
        <w:t>Pin code wise service listing.</w:t>
      </w:r>
    </w:p>
    <w:p w:rsidR="00824CB5" w:rsidP="00ED4B79" w:rsidRDefault="00824CB5" w14:paraId="0134E179" w14:textId="3892DD7F">
      <w:pPr>
        <w:ind w:firstLine="360"/>
        <w:rPr>
          <w:u w:val="single"/>
        </w:rPr>
      </w:pPr>
      <w:r>
        <w:rPr>
          <w:u w:val="single"/>
        </w:rPr>
        <w:t>Request</w:t>
      </w:r>
      <w:r w:rsidR="00C72EB1">
        <w:rPr>
          <w:u w:val="single"/>
        </w:rPr>
        <w:t>:</w:t>
      </w:r>
    </w:p>
    <w:tbl>
      <w:tblPr>
        <w:tblStyle w:val="TableGrid"/>
        <w:tblW w:w="9625" w:type="dxa"/>
        <w:tblLayout w:type="fixed"/>
        <w:tblLook w:val="04A0" w:firstRow="1" w:lastRow="0" w:firstColumn="1" w:lastColumn="0" w:noHBand="0" w:noVBand="1"/>
      </w:tblPr>
      <w:tblGrid>
        <w:gridCol w:w="1615"/>
        <w:gridCol w:w="1260"/>
        <w:gridCol w:w="1170"/>
        <w:gridCol w:w="1170"/>
        <w:gridCol w:w="1170"/>
        <w:gridCol w:w="3240"/>
      </w:tblGrid>
      <w:tr w:rsidR="001000CE" w:rsidTr="001000CE" w14:paraId="1F858FC3" w14:textId="5D3A07AF">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25F9AA15" w14:textId="03A8982A">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75FEA238" w14:textId="242DB5AA">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44A24032" w14:textId="07886739">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6E319011" w14:textId="03492C19">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46A08268" w14:textId="7BCB1AB1">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000CE" w:rsidP="001000CE" w:rsidRDefault="001000CE" w14:paraId="1645A6D8" w14:textId="1358172B">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1000CE" w:rsidTr="001000CE" w14:paraId="5C1143EC" w14:textId="091E7B99">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61E8FE42" w14:textId="4CCAB55D">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426F22B0" w14:textId="0ADA634E">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3C928551" w14:textId="37C75A99">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4639FB3C" w14:textId="62B29787">
            <w:pPr>
              <w:spacing w:after="0" w:line="240" w:lineRule="auto"/>
              <w:ind w:left="0"/>
              <w:rPr>
                <w:rFonts w:cstheme="minorHAnsi"/>
              </w:rPr>
            </w:pPr>
            <w:r>
              <w:rPr>
                <w:rFonts w:cstheme="minorHAnsi"/>
              </w:rPr>
              <w:t>6</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1F8B6395" w14:textId="481EFBDD">
            <w:pPr>
              <w:spacing w:after="0" w:line="240" w:lineRule="auto"/>
              <w:ind w:left="0"/>
              <w:rPr>
                <w:rFonts w:cstheme="minorHAnsi"/>
              </w:rPr>
            </w:pPr>
            <w:r>
              <w:rPr>
                <w:rFonts w:cstheme="minorHAnsi"/>
              </w:rPr>
              <w:t>0-9</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717848DD" w14:textId="4ED70044">
            <w:pPr>
              <w:spacing w:after="0" w:line="240" w:lineRule="auto"/>
              <w:ind w:left="0"/>
              <w:rPr>
                <w:rFonts w:cstheme="minorHAnsi"/>
              </w:rPr>
            </w:pPr>
            <w:r>
              <w:rPr>
                <w:rFonts w:cstheme="minorHAnsi"/>
              </w:rPr>
              <w:t>Pin code</w:t>
            </w:r>
          </w:p>
        </w:tc>
      </w:tr>
      <w:tr w:rsidR="001000CE" w:rsidTr="001000CE" w14:paraId="560C9213" w14:textId="2E902D8A">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1BE73F45" w14:textId="6D09BE32">
            <w:pPr>
              <w:spacing w:after="0" w:line="240" w:lineRule="auto"/>
              <w:ind w:left="0"/>
              <w:rPr>
                <w:rFonts w:cstheme="minorHAnsi"/>
                <w:noProof/>
                <w:lang w:bidi="hi-IN"/>
              </w:rPr>
            </w:pPr>
            <w:r>
              <w:rPr>
                <w:rFonts w:cstheme="minorHAnsi"/>
                <w:noProof/>
                <w:lang w:bidi="hi-IN"/>
              </w:rPr>
              <w:t>Profile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1172F03E" w14:textId="5D9DAA40">
            <w:pPr>
              <w:spacing w:after="0" w:line="240" w:lineRule="auto"/>
              <w:ind w:left="0"/>
              <w:rPr>
                <w:rFonts w:cstheme="minorHAnsi"/>
              </w:rPr>
            </w:pPr>
            <w:r>
              <w:rPr>
                <w:rFonts w:cstheme="minorHAnsi"/>
              </w:rPr>
              <w:t>Object</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01773A84" w14:textId="75EB65F0">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74664F" w:rsidRDefault="001000CE" w14:paraId="645B0956" w14:textId="77777777">
            <w:pPr>
              <w:spacing w:after="0" w:line="240" w:lineRule="auto"/>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74664F" w:rsidRDefault="001000CE" w14:paraId="35215E74" w14:textId="77777777">
            <w:pPr>
              <w:spacing w:after="0" w:line="240" w:lineRule="auto"/>
              <w:rPr>
                <w:rFonts w:cstheme="minorHAnsi"/>
              </w:rPr>
            </w:pP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000CE" w:rsidP="001000CE" w:rsidRDefault="001000CE" w14:paraId="6C2FC64C" w14:textId="4BE9DFFA">
            <w:pPr>
              <w:spacing w:after="0" w:line="240" w:lineRule="auto"/>
              <w:ind w:left="0"/>
              <w:rPr>
                <w:rFonts w:cstheme="minorHAnsi"/>
              </w:rPr>
            </w:pPr>
            <w:r>
              <w:rPr>
                <w:rFonts w:cstheme="minorHAnsi"/>
              </w:rPr>
              <w:t>Client details,</w:t>
            </w:r>
            <w:r>
              <w:rPr>
                <w:rFonts w:cstheme="minorHAnsi"/>
                <w:b/>
                <w:bCs/>
              </w:rPr>
              <w:t xml:space="preserve"> </w:t>
            </w:r>
            <w:r>
              <w:rPr>
                <w:rFonts w:cstheme="minorHAnsi"/>
                <w:noProof/>
                <w:lang w:bidi="hi-IN"/>
              </w:rPr>
              <w:t>profile</w:t>
            </w:r>
            <w:r>
              <w:rPr>
                <w:rFonts w:cstheme="minorHAnsi"/>
              </w:rPr>
              <w:t xml:space="preserve"> details are given in common objects sheet.</w:t>
            </w:r>
          </w:p>
        </w:tc>
      </w:tr>
    </w:tbl>
    <w:p w:rsidR="00824CB5" w:rsidP="00824CB5" w:rsidRDefault="00824CB5" w14:paraId="3670F1D1" w14:textId="77777777">
      <w:pPr>
        <w:rPr>
          <w:sz w:val="22"/>
          <w:lang w:eastAsia="en-US"/>
        </w:rPr>
      </w:pPr>
    </w:p>
    <w:p w:rsidRPr="00ED4B79" w:rsidR="00824CB5" w:rsidP="00ED4B79" w:rsidRDefault="00824CB5" w14:paraId="6D66B3AF" w14:textId="5A5F64E4">
      <w:pPr>
        <w:ind w:firstLine="360"/>
        <w:rPr>
          <w:u w:val="single"/>
        </w:rPr>
      </w:pPr>
      <w:r>
        <w:rPr>
          <w:u w:val="single"/>
        </w:rPr>
        <w:t>Response</w:t>
      </w:r>
      <w:r w:rsidRPr="00ED4B79">
        <w:rPr>
          <w:u w:val="single"/>
        </w:rPr>
        <w:t xml:space="preserve">: </w:t>
      </w:r>
    </w:p>
    <w:tbl>
      <w:tblPr>
        <w:tblStyle w:val="TableGrid"/>
        <w:tblW w:w="9625" w:type="dxa"/>
        <w:tblLayout w:type="fixed"/>
        <w:tblLook w:val="04A0" w:firstRow="1" w:lastRow="0" w:firstColumn="1" w:lastColumn="0" w:noHBand="0" w:noVBand="1"/>
      </w:tblPr>
      <w:tblGrid>
        <w:gridCol w:w="3959"/>
        <w:gridCol w:w="1996"/>
        <w:gridCol w:w="3670"/>
      </w:tblGrid>
      <w:tr w:rsidR="00824CB5" w:rsidTr="00824CB5" w14:paraId="4358C4EA" w14:textId="77777777">
        <w:trPr>
          <w:trHeight w:val="357"/>
        </w:trPr>
        <w:tc>
          <w:tcPr>
            <w:tcW w:w="395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hideMark/>
          </w:tcPr>
          <w:p w:rsidR="00824CB5" w:rsidP="001000CE" w:rsidRDefault="00824CB5" w14:paraId="18083B3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9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hideMark/>
          </w:tcPr>
          <w:p w:rsidR="00824CB5" w:rsidP="001000CE" w:rsidRDefault="00824CB5" w14:paraId="0ED5448B"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36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hideMark/>
          </w:tcPr>
          <w:p w:rsidR="00824CB5" w:rsidP="001000CE" w:rsidRDefault="00824CB5" w14:paraId="26B33082"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824CB5" w:rsidTr="00824CB5" w14:paraId="087559D8" w14:textId="77777777">
        <w:trPr>
          <w:trHeight w:val="60"/>
        </w:trPr>
        <w:tc>
          <w:tcPr>
            <w:tcW w:w="3959"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824CB5" w:rsidP="001000CE" w:rsidRDefault="00824CB5" w14:paraId="3F872F1B" w14:textId="77777777">
            <w:pPr>
              <w:spacing w:after="0" w:line="240" w:lineRule="auto"/>
              <w:ind w:left="0"/>
              <w:rPr>
                <w:rFonts w:asciiTheme="minorHAnsi" w:hAnsiTheme="minorHAnsi" w:cstheme="minorHAnsi"/>
                <w:color w:val="000000" w:themeColor="text1"/>
                <w:sz w:val="22"/>
                <w:szCs w:val="22"/>
                <w:lang w:val="en-IN"/>
              </w:rPr>
            </w:pPr>
            <w:r>
              <w:rPr>
                <w:rFonts w:cstheme="minorHAnsi"/>
                <w:noProof/>
                <w:color w:val="000000" w:themeColor="text1"/>
                <w:lang w:bidi="hi-IN"/>
              </w:rPr>
              <w:t>ServiceCenterDetailsReference</w:t>
            </w:r>
            <w:r>
              <w:rPr>
                <w:rFonts w:cstheme="minorHAnsi"/>
                <w:color w:val="000000" w:themeColor="text1"/>
              </w:rPr>
              <w:t xml:space="preserve">  </w:t>
            </w:r>
          </w:p>
        </w:tc>
        <w:tc>
          <w:tcPr>
            <w:tcW w:w="1996"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824CB5" w:rsidP="001000CE" w:rsidRDefault="00824CB5" w14:paraId="40270071" w14:textId="77777777">
            <w:pPr>
              <w:spacing w:after="0" w:line="240" w:lineRule="auto"/>
              <w:ind w:left="0"/>
              <w:rPr>
                <w:rFonts w:cstheme="minorHAnsi"/>
              </w:rPr>
            </w:pPr>
            <w:r>
              <w:rPr>
                <w:rFonts w:cstheme="minorHAnsi"/>
              </w:rPr>
              <w:t>Object</w:t>
            </w:r>
          </w:p>
        </w:tc>
        <w:tc>
          <w:tcPr>
            <w:tcW w:w="367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824CB5" w:rsidP="001000CE" w:rsidRDefault="00824CB5" w14:paraId="3348BC87" w14:textId="77777777">
            <w:pPr>
              <w:spacing w:after="0" w:line="240" w:lineRule="auto"/>
              <w:ind w:left="0"/>
              <w:rPr>
                <w:rFonts w:cstheme="minorHAnsi"/>
              </w:rPr>
            </w:pPr>
            <w:r>
              <w:rPr>
                <w:rFonts w:cstheme="minorHAnsi"/>
              </w:rPr>
              <w:t>Return service detail object for a pin code</w:t>
            </w:r>
          </w:p>
        </w:tc>
      </w:tr>
    </w:tbl>
    <w:p w:rsidRPr="00824CB5" w:rsidR="00824CB5" w:rsidP="00824CB5" w:rsidRDefault="00824CB5" w14:paraId="11B0ED8E" w14:textId="77777777"/>
    <w:p w:rsidR="003D401E" w:rsidP="001F0BC7" w:rsidRDefault="00C84D44" w14:paraId="5C053C5D" w14:textId="356AFEBF">
      <w:pPr>
        <w:ind w:firstLine="360"/>
        <w:rPr>
          <w:u w:val="single"/>
        </w:rPr>
      </w:pPr>
      <w:proofErr w:type="spellStart"/>
      <w:r w:rsidRPr="00C84D44">
        <w:rPr>
          <w:u w:val="single"/>
        </w:rPr>
        <w:t>ServiceCenterDetailsReference</w:t>
      </w:r>
      <w:proofErr w:type="spellEnd"/>
      <w:r w:rsidR="007C3B51">
        <w:rPr>
          <w:u w:val="single"/>
        </w:rPr>
        <w:t xml:space="preserve"> </w:t>
      </w:r>
      <w:r w:rsidR="0058759F">
        <w:rPr>
          <w:u w:val="single"/>
        </w:rPr>
        <w:t>D</w:t>
      </w:r>
      <w:r w:rsidRPr="00C84D44">
        <w:rPr>
          <w:u w:val="single"/>
        </w:rPr>
        <w:t>efinition:</w:t>
      </w:r>
    </w:p>
    <w:tbl>
      <w:tblPr>
        <w:tblStyle w:val="TableGrid"/>
        <w:tblW w:w="8455" w:type="dxa"/>
        <w:tblInd w:w="-113" w:type="dxa"/>
        <w:tblLayout w:type="fixed"/>
        <w:tblLook w:val="04A0" w:firstRow="1" w:lastRow="0" w:firstColumn="1" w:lastColumn="0" w:noHBand="0" w:noVBand="1"/>
      </w:tblPr>
      <w:tblGrid>
        <w:gridCol w:w="1615"/>
        <w:gridCol w:w="1260"/>
        <w:gridCol w:w="1170"/>
        <w:gridCol w:w="1643"/>
        <w:gridCol w:w="2767"/>
      </w:tblGrid>
      <w:tr w:rsidR="00C84D44" w:rsidTr="009766DC" w14:paraId="1BA90AE9"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84D44" w:rsidP="00FE45F5" w:rsidRDefault="00C84D44" w14:paraId="40CAA027"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84D44" w:rsidP="00FE45F5" w:rsidRDefault="00C84D44" w14:paraId="386EC126"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84D44" w:rsidP="00FE45F5" w:rsidRDefault="00C84D44" w14:paraId="437DD90C"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84D44" w:rsidP="00FE45F5" w:rsidRDefault="00C84D44" w14:paraId="4DFC6804"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84D44" w:rsidP="00FE45F5" w:rsidRDefault="00C84D44" w14:paraId="672F464E"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9766DC" w:rsidTr="009766DC" w14:paraId="5C314ADF"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F1447B0" w14:textId="7CC1951D">
            <w:pPr>
              <w:spacing w:after="0" w:line="240" w:lineRule="auto"/>
              <w:ind w:left="0"/>
              <w:rPr>
                <w:rFonts w:asciiTheme="minorHAnsi" w:hAnsiTheme="minorHAnsi" w:cstheme="minorHAnsi"/>
                <w:color w:val="000000" w:themeColor="text1"/>
                <w:sz w:val="22"/>
                <w:szCs w:val="22"/>
                <w:lang w:val="en-IN"/>
              </w:rPr>
            </w:pPr>
            <w:r>
              <w:rPr>
                <w:rFonts w:cstheme="minorHAnsi"/>
                <w:noProof/>
                <w:sz w:val="20"/>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80F09E0" w14:textId="76DF4765">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E5358AE" w14:textId="04C60A85">
            <w:pPr>
              <w:spacing w:after="0" w:line="240" w:lineRule="auto"/>
              <w:ind w:left="0"/>
              <w:rPr>
                <w:rFonts w:cstheme="minorHAnsi"/>
              </w:rPr>
            </w:pPr>
            <w:r w:rsidRPr="008B4A31">
              <w:rPr>
                <w:rFonts w:cstheme="minorHAnsi"/>
                <w:sz w:val="20"/>
              </w:rPr>
              <w:t>6</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E7E1946" w14:textId="03C10D4A">
            <w:pPr>
              <w:spacing w:after="0" w:line="240" w:lineRule="auto"/>
              <w:ind w:left="0"/>
              <w:rPr>
                <w:rFonts w:cstheme="minorHAnsi"/>
              </w:rPr>
            </w:pPr>
            <w:r w:rsidRPr="008B4A31">
              <w:rPr>
                <w:rFonts w:cstheme="minorHAnsi"/>
                <w:sz w:val="20"/>
              </w:rPr>
              <w:t>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69C7B42" w14:textId="5C3C5982">
            <w:pPr>
              <w:spacing w:after="0" w:line="240" w:lineRule="auto"/>
              <w:ind w:left="0"/>
              <w:rPr>
                <w:rFonts w:cstheme="minorHAnsi"/>
              </w:rPr>
            </w:pPr>
            <w:r w:rsidRPr="008B4A31">
              <w:rPr>
                <w:rFonts w:cstheme="minorHAnsi"/>
                <w:sz w:val="20"/>
              </w:rPr>
              <w:t>Pin Code</w:t>
            </w:r>
          </w:p>
        </w:tc>
      </w:tr>
      <w:tr w:rsidR="009766DC" w:rsidTr="009766DC" w14:paraId="39559B6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A123A2E" w14:textId="0A603D9F">
            <w:pPr>
              <w:spacing w:after="0" w:line="240" w:lineRule="auto"/>
              <w:ind w:left="0"/>
              <w:rPr>
                <w:rFonts w:cstheme="minorHAnsi"/>
                <w:noProof/>
                <w:lang w:bidi="hi-IN"/>
              </w:rPr>
            </w:pPr>
            <w:r>
              <w:rPr>
                <w:rFonts w:cstheme="minorHAnsi"/>
                <w:noProof/>
                <w:sz w:val="20"/>
                <w:lang w:bidi="hi-IN"/>
              </w:rPr>
              <w:t>PincodeDescription</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84EE980" w14:textId="6EC2F41C">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779222C" w14:textId="3C8E5181">
            <w:pPr>
              <w:spacing w:after="0" w:line="240" w:lineRule="auto"/>
              <w:ind w:left="0"/>
              <w:rPr>
                <w:rFonts w:cstheme="minorHAnsi"/>
              </w:rPr>
            </w:pPr>
            <w:r w:rsidRPr="008B4A31">
              <w:rPr>
                <w:rFonts w:cstheme="minorHAnsi"/>
                <w:sz w:val="20"/>
              </w:rPr>
              <w:t>25</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D20C9DF" w14:textId="20277114">
            <w:pPr>
              <w:spacing w:after="0" w:line="240" w:lineRule="auto"/>
              <w:ind w:left="0"/>
              <w:rPr>
                <w:rFonts w:cstheme="minorHAnsi"/>
              </w:rPr>
            </w:pPr>
            <w:r w:rsidRPr="008B4A31">
              <w:rPr>
                <w:rFonts w:cstheme="minorHAnsi"/>
                <w:sz w:val="20"/>
              </w:rPr>
              <w:t>a-</w:t>
            </w:r>
            <w:proofErr w:type="gramStart"/>
            <w:r w:rsidRPr="008B4A31">
              <w:rPr>
                <w:rFonts w:cstheme="minorHAnsi"/>
                <w:sz w:val="20"/>
              </w:rPr>
              <w:t>z,A</w:t>
            </w:r>
            <w:proofErr w:type="gramEnd"/>
            <w:r w:rsidRPr="008B4A31">
              <w:rPr>
                <w:rFonts w:cstheme="minorHAnsi"/>
                <w:sz w:val="20"/>
              </w:rPr>
              <w:t>-Z,0-9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DED72B0" w14:textId="1242B070">
            <w:pPr>
              <w:spacing w:after="0" w:line="240" w:lineRule="auto"/>
              <w:ind w:left="0"/>
              <w:rPr>
                <w:rFonts w:cstheme="minorHAnsi"/>
              </w:rPr>
            </w:pPr>
            <w:r w:rsidRPr="008B4A31">
              <w:rPr>
                <w:rFonts w:cstheme="minorHAnsi"/>
                <w:sz w:val="20"/>
              </w:rPr>
              <w:t>Pin code location description</w:t>
            </w:r>
          </w:p>
        </w:tc>
      </w:tr>
      <w:tr w:rsidR="009766DC" w:rsidTr="009766DC" w14:paraId="0BA3B9C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817A8AB" w14:textId="38EA8618">
            <w:pPr>
              <w:spacing w:after="0" w:line="240" w:lineRule="auto"/>
              <w:ind w:left="0"/>
              <w:rPr>
                <w:rFonts w:cstheme="minorHAnsi"/>
                <w:noProof/>
                <w:sz w:val="20"/>
                <w:lang w:bidi="hi-IN"/>
              </w:rPr>
            </w:pPr>
            <w:r w:rsidRPr="008B4A31">
              <w:rPr>
                <w:rFonts w:cstheme="minorHAnsi"/>
                <w:noProof/>
                <w:sz w:val="20"/>
                <w:lang w:bidi="hi-IN"/>
              </w:rPr>
              <w:t>AreaCode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EAE76B8" w14:textId="481BD147">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A13296D" w14:textId="3AD99CC0">
            <w:pPr>
              <w:spacing w:after="0" w:line="240" w:lineRule="auto"/>
              <w:ind w:left="0"/>
              <w:rPr>
                <w:rFonts w:cstheme="minorHAnsi"/>
              </w:rPr>
            </w:pPr>
            <w:r w:rsidRPr="008B4A31">
              <w:rPr>
                <w:rFonts w:cstheme="minorHAnsi"/>
                <w:sz w:val="20"/>
              </w:rPr>
              <w:t>3</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C28F6FE" w14:textId="2429D1A7">
            <w:pPr>
              <w:spacing w:after="0" w:line="240" w:lineRule="auto"/>
              <w:ind w:left="0"/>
              <w:rPr>
                <w:rFonts w:cstheme="minorHAnsi"/>
              </w:rPr>
            </w:pPr>
            <w:r w:rsidRPr="008B4A31">
              <w:rPr>
                <w:rFonts w:cstheme="minorHAnsi"/>
                <w:sz w:val="20"/>
              </w:rPr>
              <w:t>A-Z</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A983130" w14:textId="237774DB">
            <w:pPr>
              <w:spacing w:after="0" w:line="240" w:lineRule="auto"/>
              <w:ind w:left="0"/>
              <w:rPr>
                <w:rFonts w:cstheme="minorHAnsi"/>
              </w:rPr>
            </w:pPr>
            <w:r w:rsidRPr="008B4A31">
              <w:rPr>
                <w:rFonts w:cstheme="minorHAnsi"/>
                <w:sz w:val="20"/>
              </w:rPr>
              <w:t xml:space="preserve">Area code of pin code </w:t>
            </w:r>
          </w:p>
        </w:tc>
      </w:tr>
      <w:tr w:rsidR="009766DC" w:rsidTr="009766DC" w14:paraId="76627A0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BFC07BF" w14:textId="182708A9">
            <w:pPr>
              <w:spacing w:after="0" w:line="240" w:lineRule="auto"/>
              <w:ind w:left="0"/>
              <w:rPr>
                <w:rFonts w:cstheme="minorHAnsi"/>
                <w:noProof/>
                <w:sz w:val="20"/>
                <w:lang w:bidi="hi-IN"/>
              </w:rPr>
            </w:pPr>
            <w:r w:rsidRPr="008B4A31">
              <w:rPr>
                <w:rFonts w:cstheme="minorHAnsi"/>
                <w:noProof/>
                <w:sz w:val="20"/>
                <w:lang w:bidi="hi-IN"/>
              </w:rPr>
              <w:t>ServiceCenterCode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EC1F8C3" w14:textId="6E387B6A">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A796725" w14:textId="495F5840">
            <w:pPr>
              <w:spacing w:after="0" w:line="240" w:lineRule="auto"/>
              <w:ind w:left="0"/>
              <w:rPr>
                <w:rFonts w:cstheme="minorHAnsi"/>
              </w:rPr>
            </w:pPr>
            <w:r w:rsidRPr="008B4A31">
              <w:rPr>
                <w:rFonts w:cstheme="minorHAnsi"/>
                <w:sz w:val="20"/>
              </w:rPr>
              <w:t>3</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E76B1B7" w14:textId="735CAEC9">
            <w:pPr>
              <w:spacing w:after="0" w:line="240" w:lineRule="auto"/>
              <w:ind w:left="0"/>
              <w:rPr>
                <w:rFonts w:cstheme="minorHAnsi"/>
              </w:rPr>
            </w:pPr>
            <w:r w:rsidRPr="008B4A31">
              <w:rPr>
                <w:rFonts w:cstheme="minorHAnsi"/>
                <w:sz w:val="20"/>
              </w:rPr>
              <w:t>A-Z</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A8C6097" w14:textId="38CAC9EE">
            <w:pPr>
              <w:spacing w:after="0" w:line="240" w:lineRule="auto"/>
              <w:ind w:left="0"/>
              <w:rPr>
                <w:rFonts w:cstheme="minorHAnsi"/>
              </w:rPr>
            </w:pPr>
            <w:r w:rsidRPr="008B4A31">
              <w:rPr>
                <w:rFonts w:cstheme="minorHAnsi"/>
                <w:sz w:val="20"/>
              </w:rPr>
              <w:t xml:space="preserve">Service </w:t>
            </w:r>
            <w:proofErr w:type="spellStart"/>
            <w:r w:rsidRPr="008B4A31">
              <w:rPr>
                <w:rFonts w:cstheme="minorHAnsi"/>
                <w:sz w:val="20"/>
              </w:rPr>
              <w:t>centre</w:t>
            </w:r>
            <w:proofErr w:type="spellEnd"/>
            <w:r w:rsidRPr="008B4A31">
              <w:rPr>
                <w:rFonts w:cstheme="minorHAnsi"/>
                <w:sz w:val="20"/>
              </w:rPr>
              <w:t xml:space="preserve"> code of pin code</w:t>
            </w:r>
          </w:p>
        </w:tc>
      </w:tr>
      <w:tr w:rsidR="009766DC" w:rsidTr="009766DC" w14:paraId="3A1923EB"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01E8B82" w14:textId="2C83E8E1">
            <w:pPr>
              <w:spacing w:after="0" w:line="240" w:lineRule="auto"/>
              <w:ind w:left="0"/>
              <w:rPr>
                <w:rFonts w:cstheme="minorHAnsi"/>
                <w:noProof/>
                <w:sz w:val="20"/>
                <w:lang w:bidi="hi-IN"/>
              </w:rPr>
            </w:pPr>
            <w:r w:rsidRPr="008B4A31">
              <w:rPr>
                <w:rFonts w:cstheme="minorHAnsi"/>
                <w:noProof/>
                <w:sz w:val="20"/>
                <w:lang w:bidi="hi-IN"/>
              </w:rPr>
              <w:t>DomesticPriorityInbound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EDAC0A8" w14:textId="07E37D8F">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AA7799D" w14:textId="69C97BAB">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5F1634A" w14:textId="45AA3AEC">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87ACD0D" w14:textId="56B1772B">
            <w:pPr>
              <w:spacing w:after="0" w:line="240" w:lineRule="auto"/>
              <w:ind w:left="0"/>
              <w:rPr>
                <w:rFonts w:cstheme="minorHAnsi"/>
              </w:rPr>
            </w:pPr>
            <w:r w:rsidRPr="008B4A31">
              <w:rPr>
                <w:rFonts w:cstheme="minorHAnsi"/>
                <w:sz w:val="20"/>
              </w:rPr>
              <w:t>Domestic Priority Inbound service</w:t>
            </w:r>
          </w:p>
        </w:tc>
      </w:tr>
      <w:tr w:rsidR="009766DC" w:rsidTr="009766DC" w14:paraId="309B5B2E"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BD5BB54" w14:textId="5B89BD07">
            <w:pPr>
              <w:spacing w:after="0" w:line="240" w:lineRule="auto"/>
              <w:ind w:left="0"/>
              <w:rPr>
                <w:rFonts w:cstheme="minorHAnsi"/>
                <w:noProof/>
                <w:sz w:val="20"/>
                <w:lang w:bidi="hi-IN"/>
              </w:rPr>
            </w:pPr>
            <w:r w:rsidRPr="008B4A31">
              <w:rPr>
                <w:rFonts w:cstheme="minorHAnsi"/>
                <w:noProof/>
                <w:sz w:val="20"/>
                <w:lang w:bidi="hi-IN"/>
              </w:rPr>
              <w:t>DomesticPriorityOutbound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1803E63" w14:textId="3D5487BA">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CE49A6E" w14:textId="719A48F4">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905573D" w14:textId="2EA34AC6">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CF07A93" w14:textId="41C1BDFC">
            <w:pPr>
              <w:spacing w:after="0" w:line="240" w:lineRule="auto"/>
              <w:ind w:left="0"/>
              <w:rPr>
                <w:rFonts w:cstheme="minorHAnsi"/>
              </w:rPr>
            </w:pPr>
            <w:r w:rsidRPr="008B4A31">
              <w:rPr>
                <w:rFonts w:cstheme="minorHAnsi"/>
                <w:sz w:val="20"/>
              </w:rPr>
              <w:t xml:space="preserve">Domestic Priority Outbound Service </w:t>
            </w:r>
          </w:p>
        </w:tc>
      </w:tr>
      <w:tr w:rsidR="009766DC" w:rsidTr="009766DC" w14:paraId="6B411796"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A3A73B0" w14:textId="4E25A5B6">
            <w:pPr>
              <w:spacing w:after="0" w:line="240" w:lineRule="auto"/>
              <w:ind w:left="0"/>
              <w:rPr>
                <w:rFonts w:cstheme="minorHAnsi"/>
                <w:noProof/>
                <w:sz w:val="20"/>
                <w:lang w:bidi="hi-IN"/>
              </w:rPr>
            </w:pPr>
            <w:r w:rsidRPr="008B4A31">
              <w:rPr>
                <w:rFonts w:cstheme="minorHAnsi"/>
                <w:noProof/>
                <w:sz w:val="20"/>
                <w:lang w:bidi="hi-IN"/>
              </w:rPr>
              <w:t>ApexInbound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F74EDF8" w14:textId="6EE7CDEC">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2B44190" w14:textId="46ED9FD1">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8441499" w14:textId="49785C01">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6D6D89F" w14:textId="2C7A19CB">
            <w:pPr>
              <w:spacing w:after="0" w:line="240" w:lineRule="auto"/>
              <w:ind w:left="0"/>
              <w:rPr>
                <w:rFonts w:cstheme="minorHAnsi"/>
              </w:rPr>
            </w:pPr>
            <w:r w:rsidRPr="008B4A31">
              <w:rPr>
                <w:rFonts w:cstheme="minorHAnsi"/>
                <w:sz w:val="20"/>
              </w:rPr>
              <w:t>Dart Apex Inbound service</w:t>
            </w:r>
          </w:p>
        </w:tc>
      </w:tr>
      <w:tr w:rsidR="009766DC" w:rsidTr="009766DC" w14:paraId="06C32846"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F3AF1F7" w14:textId="15530DBD">
            <w:pPr>
              <w:spacing w:after="0" w:line="240" w:lineRule="auto"/>
              <w:ind w:left="0"/>
              <w:rPr>
                <w:rFonts w:cstheme="minorHAnsi"/>
                <w:noProof/>
                <w:sz w:val="20"/>
                <w:lang w:bidi="hi-IN"/>
              </w:rPr>
            </w:pPr>
            <w:r w:rsidRPr="008B4A31">
              <w:rPr>
                <w:rFonts w:cstheme="minorHAnsi"/>
                <w:noProof/>
                <w:sz w:val="20"/>
                <w:lang w:bidi="hi-IN"/>
              </w:rPr>
              <w:t>ApexOutbound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361810C" w14:textId="4DD3D164">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0711ADA" w14:textId="2518F36A">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E201D19" w14:textId="296E768B">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1092451" w14:textId="633C411C">
            <w:pPr>
              <w:spacing w:after="0" w:line="240" w:lineRule="auto"/>
              <w:ind w:left="0"/>
              <w:rPr>
                <w:rFonts w:cstheme="minorHAnsi"/>
              </w:rPr>
            </w:pPr>
            <w:r w:rsidRPr="008B4A31">
              <w:rPr>
                <w:rFonts w:cstheme="minorHAnsi"/>
                <w:sz w:val="20"/>
              </w:rPr>
              <w:t>Dart Apex outbound service</w:t>
            </w:r>
          </w:p>
        </w:tc>
      </w:tr>
      <w:tr w:rsidR="009766DC" w:rsidTr="009766DC" w14:paraId="3ECE18C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6BD51BF" w14:textId="2E42BE3D">
            <w:pPr>
              <w:spacing w:after="0" w:line="240" w:lineRule="auto"/>
              <w:ind w:left="0"/>
              <w:rPr>
                <w:rFonts w:cstheme="minorHAnsi"/>
                <w:noProof/>
                <w:sz w:val="20"/>
                <w:lang w:bidi="hi-IN"/>
              </w:rPr>
            </w:pPr>
            <w:r w:rsidRPr="008B4A31">
              <w:rPr>
                <w:rFonts w:cstheme="minorHAnsi"/>
                <w:noProof/>
                <w:sz w:val="20"/>
                <w:lang w:bidi="hi-IN"/>
              </w:rPr>
              <w:t>GroundInbound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7F5F549" w14:textId="5214D081">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D6E466F" w14:textId="493EDEDB">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A91037E" w14:textId="0DC686B8">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83FB34A" w14:textId="199AAA23">
            <w:pPr>
              <w:spacing w:after="0" w:line="240" w:lineRule="auto"/>
              <w:ind w:left="0"/>
              <w:rPr>
                <w:rFonts w:cstheme="minorHAnsi"/>
              </w:rPr>
            </w:pPr>
            <w:r w:rsidRPr="008B4A31">
              <w:rPr>
                <w:rFonts w:cstheme="minorHAnsi"/>
                <w:sz w:val="20"/>
              </w:rPr>
              <w:t>Surface Inbound service</w:t>
            </w:r>
          </w:p>
        </w:tc>
      </w:tr>
      <w:tr w:rsidR="009766DC" w:rsidTr="009766DC" w14:paraId="5FC8C61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F241AEE" w14:textId="5188F4F0">
            <w:pPr>
              <w:spacing w:after="0" w:line="240" w:lineRule="auto"/>
              <w:ind w:left="0"/>
              <w:rPr>
                <w:rFonts w:cstheme="minorHAnsi"/>
                <w:noProof/>
                <w:sz w:val="20"/>
                <w:lang w:bidi="hi-IN"/>
              </w:rPr>
            </w:pPr>
            <w:r w:rsidRPr="008B4A31">
              <w:rPr>
                <w:rFonts w:cstheme="minorHAnsi"/>
                <w:noProof/>
                <w:sz w:val="20"/>
                <w:lang w:bidi="hi-IN"/>
              </w:rPr>
              <w:t>GroundOutbound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729FB3F" w14:textId="038FC347">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338151D" w14:textId="0BF85DFD">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98EE07D" w14:textId="142AFA9E">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946E4EA" w14:textId="5D7DC7D2">
            <w:pPr>
              <w:spacing w:after="0" w:line="240" w:lineRule="auto"/>
              <w:ind w:left="0"/>
              <w:rPr>
                <w:rFonts w:cstheme="minorHAnsi"/>
              </w:rPr>
            </w:pPr>
            <w:r w:rsidRPr="008B4A31">
              <w:rPr>
                <w:rFonts w:cstheme="minorHAnsi"/>
                <w:sz w:val="20"/>
              </w:rPr>
              <w:t>Surface Outbound Service</w:t>
            </w:r>
          </w:p>
        </w:tc>
      </w:tr>
      <w:tr w:rsidR="009766DC" w:rsidTr="009766DC" w14:paraId="2AC10C9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407C231" w14:textId="0E297FAB">
            <w:pPr>
              <w:spacing w:after="0" w:line="240" w:lineRule="auto"/>
              <w:ind w:left="0"/>
              <w:rPr>
                <w:rFonts w:cstheme="minorHAnsi"/>
                <w:noProof/>
                <w:sz w:val="20"/>
                <w:lang w:bidi="hi-IN"/>
              </w:rPr>
            </w:pPr>
            <w:r w:rsidRPr="008B4A31">
              <w:rPr>
                <w:rFonts w:cstheme="minorHAnsi"/>
                <w:noProof/>
                <w:sz w:val="20"/>
                <w:lang w:bidi="hi-IN"/>
              </w:rPr>
              <w:t>eTailCODAirInbound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8B190E4" w14:textId="3D43292D">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036B9AD" w14:textId="523A7200">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E7DDD6A" w14:textId="4FDD3499">
            <w:pPr>
              <w:spacing w:after="0" w:line="240" w:lineRule="auto"/>
              <w:ind w:left="0"/>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DA414DC" w14:textId="3D67AB97">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COD Apex Inbound Service</w:t>
            </w:r>
          </w:p>
        </w:tc>
      </w:tr>
      <w:tr w:rsidR="009766DC" w:rsidTr="009766DC" w14:paraId="0AF9B7F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18EDC97" w14:textId="69138CD9">
            <w:pPr>
              <w:spacing w:after="0" w:line="240" w:lineRule="auto"/>
              <w:ind w:left="0"/>
              <w:rPr>
                <w:rFonts w:cstheme="minorHAnsi"/>
                <w:noProof/>
                <w:sz w:val="20"/>
                <w:lang w:bidi="hi-IN"/>
              </w:rPr>
            </w:pPr>
            <w:r w:rsidRPr="008B4A31">
              <w:rPr>
                <w:rFonts w:cstheme="minorHAnsi"/>
                <w:noProof/>
                <w:sz w:val="20"/>
                <w:lang w:bidi="hi-IN"/>
              </w:rPr>
              <w:t>eTailCODAirOutbound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0B14DBF" w14:textId="548F6788">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125DB0B" w14:textId="27344198">
            <w:pPr>
              <w:spacing w:after="0" w:line="240" w:lineRule="auto"/>
              <w:ind w:left="0"/>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450F98F" w14:textId="7437AA12">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1829E26" w14:textId="4D2E93B3">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COD Apex Outbound Service</w:t>
            </w:r>
          </w:p>
        </w:tc>
      </w:tr>
      <w:tr w:rsidR="009766DC" w:rsidTr="009766DC" w14:paraId="4D4C1C9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BB95329" w14:textId="2E0F56D8">
            <w:pPr>
              <w:spacing w:after="0" w:line="240" w:lineRule="auto"/>
              <w:ind w:left="0"/>
              <w:rPr>
                <w:rFonts w:cstheme="minorHAnsi"/>
                <w:noProof/>
                <w:sz w:val="20"/>
                <w:lang w:bidi="hi-IN"/>
              </w:rPr>
            </w:pPr>
            <w:r w:rsidRPr="008B4A31">
              <w:rPr>
                <w:rFonts w:cstheme="minorHAnsi"/>
                <w:noProof/>
                <w:sz w:val="20"/>
                <w:lang w:bidi="hi-IN"/>
              </w:rPr>
              <w:t>eTailCODGroundInbound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FB82E6D" w14:textId="1C83B17D">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C74D4AC" w14:textId="1AC524A9">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90F99AF" w14:textId="1684623D">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687A82F" w14:textId="0EE51DAF">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COD surface Inbound service </w:t>
            </w:r>
          </w:p>
        </w:tc>
      </w:tr>
      <w:tr w:rsidR="009766DC" w:rsidTr="009766DC" w14:paraId="43129F65"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069C660" w14:textId="1D837988">
            <w:pPr>
              <w:spacing w:after="0" w:line="240" w:lineRule="auto"/>
              <w:ind w:left="0"/>
              <w:rPr>
                <w:rFonts w:cstheme="minorHAnsi"/>
                <w:noProof/>
                <w:sz w:val="20"/>
                <w:lang w:bidi="hi-IN"/>
              </w:rPr>
            </w:pPr>
            <w:r w:rsidRPr="008B4A31">
              <w:rPr>
                <w:rFonts w:cstheme="minorHAnsi"/>
                <w:noProof/>
                <w:sz w:val="20"/>
                <w:lang w:bidi="hi-IN"/>
              </w:rPr>
              <w:t>eTailCODGroundOutbound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4EC1069" w14:textId="033CBD2A">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DC91065" w14:textId="181C22F7">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586D90B" w14:textId="6FB96EA3">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141597C" w14:textId="2C413D28">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COD surface Outbound service</w:t>
            </w:r>
          </w:p>
        </w:tc>
      </w:tr>
      <w:tr w:rsidR="009766DC" w:rsidTr="009766DC" w14:paraId="07945D9A"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E37178F" w14:textId="57DA20CF">
            <w:pPr>
              <w:spacing w:after="0" w:line="240" w:lineRule="auto"/>
              <w:ind w:left="0"/>
              <w:rPr>
                <w:rFonts w:cstheme="minorHAnsi"/>
                <w:noProof/>
                <w:sz w:val="20"/>
                <w:lang w:bidi="hi-IN"/>
              </w:rPr>
            </w:pPr>
            <w:r w:rsidRPr="008B4A31">
              <w:rPr>
                <w:rFonts w:cstheme="minorHAnsi"/>
                <w:noProof/>
                <w:sz w:val="20"/>
                <w:lang w:bidi="hi-IN"/>
              </w:rPr>
              <w:t>eTailPrePaidAirInbound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28F869D" w14:textId="4C31A2F0">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314F8BC" w14:textId="0A7620B8">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6972D0D" w14:textId="37D65110">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0A7FCA7" w14:textId="5DD4056A">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Prepaid Apex Inbound Service</w:t>
            </w:r>
          </w:p>
        </w:tc>
      </w:tr>
      <w:tr w:rsidR="009766DC" w:rsidTr="009766DC" w14:paraId="761ECA8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AFA21D1" w14:textId="66298D33">
            <w:pPr>
              <w:spacing w:after="0" w:line="240" w:lineRule="auto"/>
              <w:ind w:left="0"/>
              <w:rPr>
                <w:rFonts w:cstheme="minorHAnsi"/>
                <w:noProof/>
                <w:sz w:val="20"/>
                <w:lang w:bidi="hi-IN"/>
              </w:rPr>
            </w:pPr>
            <w:r w:rsidRPr="008B4A31">
              <w:rPr>
                <w:rFonts w:cstheme="minorHAnsi"/>
                <w:noProof/>
                <w:sz w:val="20"/>
                <w:lang w:bidi="hi-IN"/>
              </w:rPr>
              <w:t>eTailPrePaidAirOutound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8F03EA4" w14:textId="2744B140">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F0CEAB6" w14:textId="70D1F527">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D950C86" w14:textId="33F09161">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A0E6AA9" w14:textId="29E0A434">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Prepaid Apex Outbound Service</w:t>
            </w:r>
          </w:p>
        </w:tc>
      </w:tr>
      <w:tr w:rsidR="009766DC" w:rsidTr="009766DC" w14:paraId="5140807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5F78D9A3" w14:textId="3A02F1C7">
            <w:pPr>
              <w:spacing w:after="0" w:line="240" w:lineRule="auto"/>
              <w:ind w:left="0"/>
              <w:rPr>
                <w:rFonts w:cstheme="minorHAnsi"/>
                <w:noProof/>
                <w:sz w:val="20"/>
                <w:lang w:bidi="hi-IN"/>
              </w:rPr>
            </w:pPr>
            <w:r w:rsidRPr="008B4A31">
              <w:rPr>
                <w:rFonts w:cstheme="minorHAnsi"/>
                <w:noProof/>
                <w:sz w:val="20"/>
                <w:lang w:bidi="hi-IN"/>
              </w:rPr>
              <w:t>eTailPrePaidGroundInbound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A423BAD" w14:textId="1150A97D">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EF777B9" w14:textId="41B6CFDB">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6B8ED71" w14:textId="2F06036A">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F79DDD9" w14:textId="2A081990">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Prepaid surface Inbound service </w:t>
            </w:r>
          </w:p>
        </w:tc>
      </w:tr>
      <w:tr w:rsidR="009766DC" w:rsidTr="009766DC" w14:paraId="112D2A40"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7275DE2A" w14:textId="1E022760">
            <w:pPr>
              <w:spacing w:after="0" w:line="240" w:lineRule="auto"/>
              <w:ind w:left="0"/>
              <w:rPr>
                <w:rFonts w:cstheme="minorHAnsi"/>
                <w:noProof/>
                <w:sz w:val="20"/>
                <w:lang w:bidi="hi-IN"/>
              </w:rPr>
            </w:pPr>
            <w:r w:rsidRPr="008B4A31">
              <w:rPr>
                <w:rFonts w:cstheme="minorHAnsi"/>
                <w:noProof/>
                <w:sz w:val="20"/>
                <w:lang w:bidi="hi-IN"/>
              </w:rPr>
              <w:t>eTailPrePaidGroundOutbound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ED8F01D" w14:textId="5E82CD97">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C87AE5C" w14:textId="1D50D39C">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C38E924" w14:textId="14BDD6CC">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E5515AC" w14:textId="13C96568">
            <w:pPr>
              <w:spacing w:after="0" w:line="240" w:lineRule="auto"/>
              <w:ind w:left="0"/>
              <w:rPr>
                <w:rFonts w:cstheme="minorHAnsi"/>
              </w:rPr>
            </w:pPr>
            <w:proofErr w:type="spellStart"/>
            <w:r w:rsidRPr="008B4A31">
              <w:rPr>
                <w:rFonts w:cstheme="minorHAnsi"/>
                <w:sz w:val="20"/>
              </w:rPr>
              <w:t>eTail</w:t>
            </w:r>
            <w:proofErr w:type="spellEnd"/>
            <w:r w:rsidRPr="008B4A31">
              <w:rPr>
                <w:rFonts w:cstheme="minorHAnsi"/>
                <w:sz w:val="20"/>
              </w:rPr>
              <w:t xml:space="preserve"> Prepaid surface Outbound service</w:t>
            </w:r>
          </w:p>
        </w:tc>
      </w:tr>
      <w:tr w:rsidR="009766DC" w:rsidTr="009766DC" w14:paraId="5976A69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0FD3DAF7" w14:textId="53AD5DAC">
            <w:pPr>
              <w:spacing w:after="0" w:line="240" w:lineRule="auto"/>
              <w:ind w:left="0"/>
              <w:rPr>
                <w:rFonts w:cstheme="minorHAnsi"/>
                <w:noProof/>
                <w:sz w:val="20"/>
                <w:lang w:bidi="hi-IN"/>
              </w:rPr>
            </w:pPr>
            <w:r w:rsidRPr="00DA437B">
              <w:rPr>
                <w:rFonts w:cstheme="minorHAnsi"/>
                <w:noProof/>
                <w:sz w:val="20"/>
                <w:lang w:bidi="hi-IN"/>
              </w:rPr>
              <w:t>ApexEconomyInbound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D83F738" w14:textId="5B160800">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A8D220B" w14:textId="40D2D35A">
            <w:pPr>
              <w:spacing w:after="0" w:line="240" w:lineRule="auto"/>
              <w:rPr>
                <w:rFonts w:cstheme="minorHAnsi"/>
              </w:rPr>
            </w:pPr>
            <w:r>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35FC78F" w14:textId="51E6090E">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C7757F9" w14:textId="3044142F">
            <w:pPr>
              <w:spacing w:after="0" w:line="240" w:lineRule="auto"/>
              <w:ind w:left="0"/>
              <w:rPr>
                <w:rFonts w:cstheme="minorHAnsi"/>
              </w:rPr>
            </w:pPr>
            <w:r>
              <w:rPr>
                <w:rFonts w:cstheme="minorHAnsi"/>
                <w:sz w:val="20"/>
              </w:rPr>
              <w:t>Apex Economy</w:t>
            </w:r>
            <w:r w:rsidRPr="008B4A31">
              <w:rPr>
                <w:rFonts w:cstheme="minorHAnsi"/>
                <w:sz w:val="20"/>
              </w:rPr>
              <w:t xml:space="preserve"> Inbound service</w:t>
            </w:r>
          </w:p>
        </w:tc>
      </w:tr>
      <w:tr w:rsidR="009766DC" w:rsidTr="009766DC" w14:paraId="13ECC39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4E5EE86A" w14:textId="3CEF7A7C">
            <w:pPr>
              <w:spacing w:after="0" w:line="240" w:lineRule="auto"/>
              <w:ind w:left="0"/>
              <w:rPr>
                <w:rFonts w:cstheme="minorHAnsi"/>
                <w:noProof/>
                <w:sz w:val="20"/>
                <w:lang w:bidi="hi-IN"/>
              </w:rPr>
            </w:pPr>
            <w:r w:rsidRPr="00DA437B">
              <w:rPr>
                <w:rFonts w:cstheme="minorHAnsi"/>
                <w:noProof/>
                <w:sz w:val="20"/>
                <w:lang w:bidi="hi-IN"/>
              </w:rPr>
              <w:t>ApexEconomyOutbound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A07126F" w14:textId="773DC249">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AA96F32" w14:textId="7302E8B4">
            <w:pPr>
              <w:spacing w:after="0" w:line="240" w:lineRule="auto"/>
              <w:rPr>
                <w:rFonts w:cstheme="minorHAnsi"/>
              </w:rPr>
            </w:pPr>
            <w:r>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11BBF88" w14:textId="00F639BA">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08FB3AD" w14:textId="3EC71AE7">
            <w:pPr>
              <w:spacing w:after="0" w:line="240" w:lineRule="auto"/>
              <w:ind w:left="0"/>
              <w:rPr>
                <w:rFonts w:cstheme="minorHAnsi"/>
              </w:rPr>
            </w:pPr>
            <w:r>
              <w:rPr>
                <w:rFonts w:cstheme="minorHAnsi"/>
                <w:sz w:val="20"/>
              </w:rPr>
              <w:t>Apex Economy</w:t>
            </w:r>
            <w:r w:rsidRPr="008B4A31">
              <w:rPr>
                <w:rFonts w:cstheme="minorHAnsi"/>
                <w:sz w:val="20"/>
              </w:rPr>
              <w:t xml:space="preserve"> Outbound service</w:t>
            </w:r>
          </w:p>
        </w:tc>
      </w:tr>
      <w:tr w:rsidR="009766DC" w:rsidTr="009766DC" w14:paraId="3B7F3385"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0AC40F8C" w14:textId="4A3AA935">
            <w:pPr>
              <w:spacing w:after="0" w:line="240" w:lineRule="auto"/>
              <w:ind w:left="0"/>
              <w:rPr>
                <w:rFonts w:cstheme="minorHAnsi"/>
                <w:noProof/>
                <w:sz w:val="20"/>
                <w:lang w:bidi="hi-IN"/>
              </w:rPr>
            </w:pPr>
            <w:r w:rsidRPr="008B4A31">
              <w:rPr>
                <w:rFonts w:cstheme="minorHAnsi"/>
                <w:noProof/>
                <w:sz w:val="20"/>
                <w:lang w:bidi="hi-IN"/>
              </w:rPr>
              <w:t>DomesticPriorityTDD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E95296E" w14:textId="17536601">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566E398" w14:textId="51A62665">
            <w:pPr>
              <w:spacing w:after="0" w:line="240" w:lineRule="auto"/>
              <w:rPr>
                <w:rFonts w:cstheme="minorHAnsi"/>
              </w:rPr>
            </w:pPr>
            <w:r w:rsidRPr="008B4A31">
              <w:rPr>
                <w:rFonts w:cstheme="minorHAnsi"/>
                <w:sz w:val="20"/>
              </w:rPr>
              <w:t>5</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735E82D" w14:textId="01114DAB">
            <w:pPr>
              <w:spacing w:after="0" w:line="240" w:lineRule="auto"/>
              <w:rPr>
                <w:rFonts w:cstheme="minorHAnsi"/>
              </w:rPr>
            </w:pPr>
            <w:r w:rsidRPr="008B4A31">
              <w:rPr>
                <w:rFonts w:cstheme="minorHAnsi"/>
                <w:sz w:val="20"/>
              </w:rPr>
              <w:t>10:30</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A18FBC3" w14:textId="775FE2DC">
            <w:pPr>
              <w:spacing w:after="0" w:line="240" w:lineRule="auto"/>
              <w:ind w:left="0"/>
              <w:rPr>
                <w:rFonts w:cstheme="minorHAnsi"/>
              </w:rPr>
            </w:pPr>
            <w:r w:rsidRPr="008B4A31">
              <w:rPr>
                <w:rFonts w:cstheme="minorHAnsi"/>
                <w:sz w:val="20"/>
              </w:rPr>
              <w:t>DP TDD (Time Definite delivery)</w:t>
            </w:r>
          </w:p>
        </w:tc>
      </w:tr>
      <w:tr w:rsidR="009766DC" w:rsidTr="009766DC" w14:paraId="75A6D90B"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5EF066D5" w14:textId="477A3F01">
            <w:pPr>
              <w:spacing w:after="0" w:line="240" w:lineRule="auto"/>
              <w:ind w:left="0"/>
              <w:rPr>
                <w:rFonts w:cstheme="minorHAnsi"/>
                <w:noProof/>
                <w:sz w:val="20"/>
                <w:lang w:bidi="hi-IN"/>
              </w:rPr>
            </w:pPr>
            <w:r w:rsidRPr="008B4A31">
              <w:rPr>
                <w:rFonts w:cstheme="minorHAnsi"/>
                <w:noProof/>
                <w:sz w:val="20"/>
                <w:lang w:bidi="hi-IN"/>
              </w:rPr>
              <w:t>ApexTDD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7A5EF17" w14:textId="757CF506">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1119B2B" w14:textId="6E1BC4D5">
            <w:pPr>
              <w:spacing w:after="0" w:line="240" w:lineRule="auto"/>
              <w:rPr>
                <w:rFonts w:cstheme="minorHAnsi"/>
              </w:rPr>
            </w:pPr>
            <w:r w:rsidRPr="008B4A31">
              <w:rPr>
                <w:rFonts w:cstheme="minorHAnsi"/>
                <w:sz w:val="20"/>
              </w:rPr>
              <w:t>5</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B7AA71F" w14:textId="0FDD5C56">
            <w:pPr>
              <w:spacing w:after="0" w:line="240" w:lineRule="auto"/>
              <w:rPr>
                <w:rFonts w:cstheme="minorHAnsi"/>
              </w:rPr>
            </w:pPr>
            <w:r w:rsidRPr="008B4A31">
              <w:rPr>
                <w:rFonts w:cstheme="minorHAnsi"/>
                <w:sz w:val="20"/>
              </w:rPr>
              <w:t>12:30</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B6A3CAF" w14:textId="348F150C">
            <w:pPr>
              <w:spacing w:after="0" w:line="240" w:lineRule="auto"/>
              <w:ind w:left="0"/>
              <w:rPr>
                <w:rFonts w:cstheme="minorHAnsi"/>
              </w:rPr>
            </w:pPr>
            <w:r w:rsidRPr="008B4A31">
              <w:rPr>
                <w:rFonts w:cstheme="minorHAnsi"/>
                <w:sz w:val="20"/>
              </w:rPr>
              <w:t>Apex TDD (Time Definite delivery)</w:t>
            </w:r>
          </w:p>
        </w:tc>
      </w:tr>
      <w:tr w:rsidR="009766DC" w:rsidTr="009766DC" w14:paraId="591E82D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46605940" w14:textId="37CFE0A8">
            <w:pPr>
              <w:spacing w:after="0" w:line="240" w:lineRule="auto"/>
              <w:ind w:left="0"/>
              <w:rPr>
                <w:rFonts w:cstheme="minorHAnsi"/>
                <w:noProof/>
                <w:sz w:val="20"/>
                <w:lang w:bidi="hi-IN"/>
              </w:rPr>
            </w:pPr>
            <w:r>
              <w:rPr>
                <w:rFonts w:cstheme="minorHAnsi"/>
                <w:noProof/>
                <w:sz w:val="20"/>
                <w:lang w:bidi="hi-IN"/>
              </w:rPr>
              <w:t>Embargo</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94CD9A4" w14:textId="55D0DE04">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D4E0578" w14:textId="3A5B1EE8">
            <w:pPr>
              <w:spacing w:after="0" w:line="240" w:lineRule="auto"/>
              <w:rPr>
                <w:rFonts w:cstheme="minorHAnsi"/>
              </w:rPr>
            </w:pPr>
            <w:r>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534B6D7" w14:textId="3A2C0B98">
            <w:pPr>
              <w:spacing w:after="0" w:line="240" w:lineRule="auto"/>
              <w:rPr>
                <w:rFonts w:cstheme="minorHAnsi"/>
              </w:rPr>
            </w:pPr>
            <w:r>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25745D3" w14:textId="70274266">
            <w:pPr>
              <w:spacing w:after="0" w:line="240" w:lineRule="auto"/>
              <w:ind w:left="0"/>
              <w:rPr>
                <w:rFonts w:cstheme="minorHAnsi"/>
              </w:rPr>
            </w:pPr>
            <w:r>
              <w:rPr>
                <w:rFonts w:cstheme="minorHAnsi"/>
                <w:sz w:val="20"/>
              </w:rPr>
              <w:t>Embargo Service</w:t>
            </w:r>
          </w:p>
        </w:tc>
      </w:tr>
      <w:tr w:rsidR="009766DC" w:rsidTr="009766DC" w14:paraId="2021E3D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13213991" w14:textId="3CEA57F6">
            <w:pPr>
              <w:spacing w:after="0" w:line="240" w:lineRule="auto"/>
              <w:ind w:left="0"/>
              <w:rPr>
                <w:rFonts w:cstheme="minorHAnsi"/>
                <w:noProof/>
                <w:sz w:val="20"/>
                <w:lang w:bidi="hi-IN"/>
              </w:rPr>
            </w:pPr>
            <w:r w:rsidRPr="008B4A31">
              <w:rPr>
                <w:rFonts w:cstheme="minorHAnsi"/>
                <w:noProof/>
                <w:sz w:val="20"/>
                <w:lang w:bidi="hi-IN"/>
              </w:rPr>
              <w:t>ErrorMessage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CAA2B64" w14:textId="48E21C97">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2B87178" w14:textId="54BD8A1D">
            <w:pPr>
              <w:spacing w:after="0" w:line="240" w:lineRule="auto"/>
              <w:ind w:left="0"/>
              <w:rPr>
                <w:rFonts w:cstheme="minorHAnsi"/>
              </w:rPr>
            </w:pPr>
            <w:r w:rsidRPr="008B4A31">
              <w:rPr>
                <w:rFonts w:cstheme="minorHAnsi"/>
                <w:sz w:val="20"/>
              </w:rPr>
              <w:t>500</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8E5D9AA" w14:textId="77777777">
            <w:pPr>
              <w:spacing w:after="0" w:line="240" w:lineRule="auto"/>
              <w:rPr>
                <w:rFonts w:cstheme="minorHAnsi"/>
              </w:rPr>
            </w:pP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4DC3D20" w14:textId="2D2B497A">
            <w:pPr>
              <w:spacing w:after="0" w:line="240" w:lineRule="auto"/>
              <w:ind w:left="0"/>
              <w:rPr>
                <w:rFonts w:cstheme="minorHAnsi"/>
              </w:rPr>
            </w:pPr>
            <w:r w:rsidRPr="008B4A31">
              <w:rPr>
                <w:rFonts w:cstheme="minorHAnsi"/>
                <w:sz w:val="20"/>
              </w:rPr>
              <w:t xml:space="preserve">If any </w:t>
            </w:r>
            <w:proofErr w:type="gramStart"/>
            <w:r w:rsidRPr="008B4A31">
              <w:rPr>
                <w:rFonts w:cstheme="minorHAnsi"/>
                <w:sz w:val="20"/>
              </w:rPr>
              <w:t>error ,</w:t>
            </w:r>
            <w:proofErr w:type="gramEnd"/>
            <w:r w:rsidRPr="008B4A31">
              <w:rPr>
                <w:rFonts w:cstheme="minorHAnsi"/>
                <w:sz w:val="20"/>
              </w:rPr>
              <w:t xml:space="preserve"> error message details</w:t>
            </w:r>
          </w:p>
        </w:tc>
      </w:tr>
      <w:tr w:rsidR="009766DC" w:rsidTr="009766DC" w14:paraId="3754B7C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7C3A02FF" w14:textId="481AB684">
            <w:pPr>
              <w:spacing w:after="0" w:line="240" w:lineRule="auto"/>
              <w:ind w:left="0"/>
              <w:rPr>
                <w:rFonts w:cstheme="minorHAnsi"/>
                <w:noProof/>
                <w:sz w:val="20"/>
                <w:lang w:bidi="hi-IN"/>
              </w:rPr>
            </w:pPr>
            <w:r w:rsidRPr="008B4A31">
              <w:rPr>
                <w:rFonts w:cstheme="minorHAnsi"/>
                <w:noProof/>
                <w:sz w:val="20"/>
                <w:lang w:bidi="hi-IN"/>
              </w:rPr>
              <w:t>IsError</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891FCE7" w14:textId="256F9E3B">
            <w:pPr>
              <w:spacing w:after="0" w:line="240" w:lineRule="auto"/>
              <w:ind w:left="0"/>
              <w:rPr>
                <w:rFonts w:cstheme="minorHAnsi"/>
              </w:rPr>
            </w:pPr>
            <w:r w:rsidRPr="008B4A31">
              <w:rPr>
                <w:rFonts w:cstheme="minorHAnsi"/>
                <w:sz w:val="20"/>
              </w:rPr>
              <w:t>Boolean</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CEAF914" w14:textId="06686097">
            <w:pPr>
              <w:spacing w:after="0" w:line="240" w:lineRule="auto"/>
              <w:rPr>
                <w:rFonts w:cstheme="minorHAnsi"/>
              </w:rPr>
            </w:pPr>
            <w:r w:rsidRPr="008B4A31">
              <w:rPr>
                <w:rFonts w:cstheme="minorHAnsi"/>
                <w:sz w:val="20"/>
              </w:rPr>
              <w:t>5</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D625898" w14:textId="46C5A830">
            <w:pPr>
              <w:spacing w:after="0" w:line="240" w:lineRule="auto"/>
              <w:ind w:left="0"/>
              <w:rPr>
                <w:rFonts w:cstheme="minorHAnsi"/>
              </w:rPr>
            </w:pPr>
            <w:r w:rsidRPr="008B4A31">
              <w:rPr>
                <w:rFonts w:cstheme="minorHAnsi"/>
                <w:sz w:val="20"/>
              </w:rPr>
              <w:t>True/False</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0EDA161" w14:textId="70AEA210">
            <w:pPr>
              <w:spacing w:after="0" w:line="240" w:lineRule="auto"/>
              <w:ind w:left="0"/>
              <w:rPr>
                <w:rFonts w:cstheme="minorHAnsi"/>
              </w:rPr>
            </w:pPr>
            <w:r w:rsidRPr="008B4A31">
              <w:rPr>
                <w:rFonts w:cstheme="minorHAnsi"/>
                <w:sz w:val="20"/>
              </w:rPr>
              <w:t xml:space="preserve">If error then </w:t>
            </w:r>
            <w:proofErr w:type="gramStart"/>
            <w:r w:rsidRPr="008B4A31">
              <w:rPr>
                <w:rFonts w:cstheme="minorHAnsi"/>
                <w:sz w:val="20"/>
              </w:rPr>
              <w:t>true ,</w:t>
            </w:r>
            <w:proofErr w:type="gramEnd"/>
            <w:r w:rsidRPr="008B4A31">
              <w:rPr>
                <w:rFonts w:cstheme="minorHAnsi"/>
                <w:sz w:val="20"/>
              </w:rPr>
              <w:t xml:space="preserve"> else false</w:t>
            </w:r>
          </w:p>
        </w:tc>
      </w:tr>
      <w:tr w:rsidR="009766DC" w:rsidTr="009766DC" w14:paraId="6E4D68F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0D3519D0" w14:textId="2AC1F21A">
            <w:pPr>
              <w:spacing w:after="0" w:line="240" w:lineRule="auto"/>
              <w:ind w:left="0"/>
              <w:rPr>
                <w:rFonts w:cstheme="minorHAnsi"/>
                <w:noProof/>
                <w:sz w:val="20"/>
                <w:lang w:bidi="hi-IN"/>
              </w:rPr>
            </w:pPr>
            <w:r w:rsidRPr="008B4A31">
              <w:rPr>
                <w:rFonts w:cstheme="minorHAnsi"/>
                <w:noProof/>
                <w:sz w:val="20"/>
                <w:lang w:bidi="hi-IN"/>
              </w:rPr>
              <w:t>AirValueLimit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92BEEA5" w14:textId="4615FAF3">
            <w:pPr>
              <w:spacing w:after="0" w:line="240" w:lineRule="auto"/>
              <w:ind w:left="0"/>
              <w:rPr>
                <w:rFonts w:cstheme="minorHAnsi"/>
              </w:rPr>
            </w:pPr>
            <w:r w:rsidRPr="008B4A31">
              <w:rPr>
                <w:rFonts w:cstheme="minorHAnsi"/>
                <w:sz w:val="20"/>
              </w:rPr>
              <w:t>double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E2AC298" w14:textId="6D4E4377">
            <w:pPr>
              <w:spacing w:after="0" w:line="240" w:lineRule="auto"/>
              <w:ind w:left="0"/>
              <w:rPr>
                <w:rFonts w:cstheme="minorHAnsi"/>
              </w:rPr>
            </w:pPr>
            <w:r w:rsidRPr="008B4A31">
              <w:rPr>
                <w:rFonts w:cstheme="minorHAnsi"/>
                <w:sz w:val="20"/>
              </w:rPr>
              <w:t>10,2</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9784132" w14:textId="27D2130E">
            <w:pPr>
              <w:spacing w:after="0" w:line="240" w:lineRule="auto"/>
              <w:ind w:left="0"/>
              <w:rPr>
                <w:rFonts w:cstheme="minorHAnsi"/>
              </w:rPr>
            </w:pPr>
            <w:r w:rsidRPr="008B4A31">
              <w:rPr>
                <w:rFonts w:cstheme="minorHAnsi"/>
                <w:sz w:val="20"/>
              </w:rPr>
              <w:t>9999999.99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569FE4C" w14:textId="768C2A5C">
            <w:pPr>
              <w:spacing w:after="0" w:line="240" w:lineRule="auto"/>
              <w:ind w:left="0"/>
              <w:rPr>
                <w:rFonts w:cstheme="minorHAnsi"/>
              </w:rPr>
            </w:pPr>
            <w:r w:rsidRPr="008B4A31">
              <w:rPr>
                <w:rFonts w:cstheme="minorHAnsi"/>
                <w:sz w:val="20"/>
              </w:rPr>
              <w:t>Declared value limit</w:t>
            </w:r>
          </w:p>
        </w:tc>
      </w:tr>
      <w:tr w:rsidR="009766DC" w:rsidTr="009766DC" w14:paraId="6E2FE700"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36AA5945" w14:textId="3EBDD9E5">
            <w:pPr>
              <w:spacing w:after="0" w:line="240" w:lineRule="auto"/>
              <w:ind w:left="0"/>
              <w:rPr>
                <w:rFonts w:cstheme="minorHAnsi"/>
                <w:noProof/>
                <w:sz w:val="20"/>
                <w:lang w:bidi="hi-IN"/>
              </w:rPr>
            </w:pPr>
            <w:r w:rsidRPr="008B4A31">
              <w:rPr>
                <w:rFonts w:cstheme="minorHAnsi"/>
                <w:noProof/>
                <w:sz w:val="20"/>
                <w:lang w:bidi="hi-IN"/>
              </w:rPr>
              <w:t>GroundValueLimit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02F84EF" w14:textId="54491AFC">
            <w:pPr>
              <w:spacing w:after="0" w:line="240" w:lineRule="auto"/>
              <w:ind w:left="0"/>
              <w:rPr>
                <w:rFonts w:cstheme="minorHAnsi"/>
              </w:rPr>
            </w:pPr>
            <w:r w:rsidRPr="008B4A31">
              <w:rPr>
                <w:rFonts w:cstheme="minorHAnsi"/>
                <w:sz w:val="20"/>
              </w:rPr>
              <w:t>double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7859774" w14:textId="6E7F186D">
            <w:pPr>
              <w:spacing w:after="0" w:line="240" w:lineRule="auto"/>
              <w:ind w:left="0"/>
              <w:rPr>
                <w:rFonts w:cstheme="minorHAnsi"/>
              </w:rPr>
            </w:pPr>
            <w:r w:rsidRPr="008B4A31">
              <w:rPr>
                <w:rFonts w:cstheme="minorHAnsi"/>
                <w:sz w:val="20"/>
              </w:rPr>
              <w:t>10,2</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B10067F" w14:textId="4131BCDA">
            <w:pPr>
              <w:spacing w:after="0" w:line="240" w:lineRule="auto"/>
              <w:ind w:left="0"/>
              <w:rPr>
                <w:rFonts w:cstheme="minorHAnsi"/>
              </w:rPr>
            </w:pPr>
            <w:r w:rsidRPr="008B4A31">
              <w:rPr>
                <w:rFonts w:cstheme="minorHAnsi"/>
                <w:sz w:val="20"/>
              </w:rPr>
              <w:t>9999999.99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0D6094F" w14:textId="7A41F0A6">
            <w:pPr>
              <w:spacing w:after="0" w:line="240" w:lineRule="auto"/>
              <w:ind w:left="0"/>
              <w:rPr>
                <w:rFonts w:cstheme="minorHAnsi"/>
              </w:rPr>
            </w:pPr>
            <w:r w:rsidRPr="008B4A31">
              <w:rPr>
                <w:rFonts w:cstheme="minorHAnsi"/>
                <w:sz w:val="20"/>
              </w:rPr>
              <w:t>Declared value limit</w:t>
            </w:r>
          </w:p>
        </w:tc>
      </w:tr>
      <w:tr w:rsidR="009766DC" w:rsidTr="009766DC" w14:paraId="50BA79D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4DF47B6F" w14:textId="1CE03346">
            <w:pPr>
              <w:spacing w:after="0" w:line="240" w:lineRule="auto"/>
              <w:ind w:left="0"/>
              <w:rPr>
                <w:rFonts w:cstheme="minorHAnsi"/>
                <w:noProof/>
                <w:sz w:val="20"/>
                <w:lang w:bidi="hi-IN"/>
              </w:rPr>
            </w:pPr>
            <w:r w:rsidRPr="007B5048">
              <w:rPr>
                <w:rFonts w:cstheme="minorHAnsi"/>
                <w:noProof/>
                <w:color w:val="000000" w:themeColor="text1"/>
                <w:sz w:val="20"/>
                <w:lang w:bidi="hi-IN"/>
              </w:rPr>
              <w:t>DPDutsValueLimit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73034D4" w14:textId="139D262B">
            <w:pPr>
              <w:spacing w:after="0" w:line="240" w:lineRule="auto"/>
              <w:ind w:left="0"/>
              <w:rPr>
                <w:rFonts w:cstheme="minorHAnsi"/>
              </w:rPr>
            </w:pPr>
            <w:r w:rsidRPr="008B4A31">
              <w:rPr>
                <w:rFonts w:cstheme="minorHAnsi"/>
                <w:sz w:val="20"/>
              </w:rPr>
              <w:t>double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255CEBF" w14:textId="1CD8F287">
            <w:pPr>
              <w:spacing w:after="0" w:line="240" w:lineRule="auto"/>
              <w:ind w:left="0"/>
              <w:rPr>
                <w:rFonts w:cstheme="minorHAnsi"/>
              </w:rPr>
            </w:pPr>
            <w:r w:rsidRPr="008B4A31">
              <w:rPr>
                <w:rFonts w:cstheme="minorHAnsi"/>
                <w:sz w:val="20"/>
              </w:rPr>
              <w:t>10,2</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0E94D94" w14:textId="2C26DCF3">
            <w:pPr>
              <w:spacing w:after="0" w:line="240" w:lineRule="auto"/>
              <w:ind w:left="0"/>
              <w:rPr>
                <w:rFonts w:cstheme="minorHAnsi"/>
              </w:rPr>
            </w:pPr>
            <w:r w:rsidRPr="008B4A31">
              <w:rPr>
                <w:rFonts w:cstheme="minorHAnsi"/>
                <w:sz w:val="20"/>
              </w:rPr>
              <w:t>9999999.99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151F896" w14:textId="4EB9F96E">
            <w:pPr>
              <w:spacing w:after="0" w:line="240" w:lineRule="auto"/>
              <w:ind w:left="0"/>
              <w:rPr>
                <w:rFonts w:cstheme="minorHAnsi"/>
              </w:rPr>
            </w:pPr>
            <w:r w:rsidRPr="008B4A31">
              <w:rPr>
                <w:rFonts w:cstheme="minorHAnsi"/>
                <w:sz w:val="20"/>
              </w:rPr>
              <w:t>Declared value limit</w:t>
            </w:r>
          </w:p>
        </w:tc>
      </w:tr>
      <w:tr w:rsidR="009766DC" w:rsidTr="009766DC" w14:paraId="5624EC67"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7B5048" w:rsidR="009766DC" w:rsidP="009766DC" w:rsidRDefault="009766DC" w14:paraId="148F317E" w14:textId="618E0CD3">
            <w:pPr>
              <w:spacing w:after="0" w:line="240" w:lineRule="auto"/>
              <w:ind w:left="0"/>
              <w:rPr>
                <w:rFonts w:cstheme="minorHAnsi"/>
                <w:noProof/>
                <w:color w:val="000000" w:themeColor="text1"/>
                <w:sz w:val="20"/>
                <w:lang w:bidi="hi-IN"/>
              </w:rPr>
            </w:pPr>
            <w:r w:rsidRPr="008B4A31">
              <w:rPr>
                <w:rFonts w:cstheme="minorHAnsi"/>
                <w:noProof/>
                <w:color w:val="000000" w:themeColor="text1"/>
                <w:sz w:val="20"/>
                <w:lang w:bidi="hi-IN"/>
              </w:rPr>
              <w:t>BlueDartHolidays</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46A77C1" w14:textId="0ECDF353">
            <w:pPr>
              <w:spacing w:after="0" w:line="240" w:lineRule="auto"/>
              <w:ind w:left="0"/>
              <w:rPr>
                <w:rFonts w:cstheme="minorHAnsi"/>
              </w:rPr>
            </w:pPr>
            <w:r w:rsidRPr="008B4A31">
              <w:rPr>
                <w:rFonts w:cstheme="minorHAnsi"/>
                <w:noProof/>
                <w:color w:val="000000" w:themeColor="text1"/>
                <w:sz w:val="20"/>
                <w:lang w:bidi="hi-IN"/>
              </w:rPr>
              <w:t>List &lt;Holiday&gt;</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695A7BE" w14:textId="77777777">
            <w:pPr>
              <w:spacing w:after="0" w:line="240" w:lineRule="auto"/>
              <w:rPr>
                <w:rFonts w:cstheme="minorHAnsi"/>
              </w:rPr>
            </w:pP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651110B" w14:textId="77777777">
            <w:pPr>
              <w:spacing w:after="0" w:line="240" w:lineRule="auto"/>
              <w:rPr>
                <w:rFonts w:cstheme="minorHAnsi"/>
              </w:rPr>
            </w:pP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F07B7DA" w14:textId="4FA2C4CE">
            <w:pPr>
              <w:spacing w:after="0" w:line="240" w:lineRule="auto"/>
              <w:ind w:left="0"/>
              <w:rPr>
                <w:rFonts w:cstheme="minorHAnsi"/>
              </w:rPr>
            </w:pPr>
            <w:r w:rsidRPr="008B4A31">
              <w:rPr>
                <w:rFonts w:cstheme="minorHAnsi"/>
                <w:color w:val="000000" w:themeColor="text1"/>
                <w:sz w:val="20"/>
              </w:rPr>
              <w:t>Holiday Object</w:t>
            </w:r>
          </w:p>
        </w:tc>
      </w:tr>
      <w:tr w:rsidR="009766DC" w:rsidTr="009766DC" w14:paraId="2E53515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B4A31" w:rsidR="009766DC" w:rsidP="009766DC" w:rsidRDefault="009766DC" w14:paraId="3334ABB3" w14:textId="4D653054">
            <w:pPr>
              <w:spacing w:after="0" w:line="240" w:lineRule="auto"/>
              <w:ind w:left="0"/>
              <w:rPr>
                <w:rFonts w:cstheme="minorHAnsi"/>
                <w:noProof/>
                <w:color w:val="000000" w:themeColor="text1"/>
                <w:sz w:val="20"/>
                <w:lang w:bidi="hi-IN"/>
              </w:rPr>
            </w:pPr>
            <w:proofErr w:type="spellStart"/>
            <w:r w:rsidRPr="003A468E">
              <w:rPr>
                <w:rFonts w:cstheme="minorHAnsi"/>
                <w:sz w:val="20"/>
              </w:rPr>
              <w:t>eTail</w:t>
            </w:r>
            <w:r>
              <w:rPr>
                <w:rFonts w:cstheme="minorHAnsi"/>
                <w:sz w:val="20"/>
              </w:rPr>
              <w:t>Express</w:t>
            </w:r>
            <w:r w:rsidRPr="003A468E">
              <w:rPr>
                <w:rFonts w:cstheme="minorHAnsi"/>
                <w:sz w:val="20"/>
              </w:rPr>
              <w:t>CODAirInbound</w:t>
            </w:r>
            <w:proofErr w:type="spellEnd"/>
            <w:r w:rsidRPr="003A468E">
              <w:rPr>
                <w:rFonts w:cstheme="minorHAnsi"/>
                <w:sz w:val="20"/>
              </w:rPr>
              <w:t xml:space="preserve">         </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6ABBBFC" w14:textId="0DFC775F">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68CD35D" w14:textId="49DCF24B">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3953BF3" w14:textId="69F72360">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F29B6B6" w14:textId="3E7AC028">
            <w:pPr>
              <w:spacing w:after="0" w:line="240" w:lineRule="auto"/>
              <w:ind w:left="0" w:firstLine="720"/>
              <w:rPr>
                <w:rFonts w:cstheme="minorHAnsi"/>
              </w:rPr>
            </w:pPr>
            <w:proofErr w:type="spellStart"/>
            <w:r w:rsidRPr="003A468E">
              <w:rPr>
                <w:rFonts w:cstheme="minorHAnsi"/>
                <w:sz w:val="20"/>
              </w:rPr>
              <w:t>eTail</w:t>
            </w:r>
            <w:proofErr w:type="spellEnd"/>
            <w:r>
              <w:rPr>
                <w:rFonts w:cstheme="minorHAnsi"/>
                <w:sz w:val="20"/>
              </w:rPr>
              <w:t xml:space="preserve"> Express COD</w:t>
            </w:r>
            <w:r w:rsidRPr="008B4A31">
              <w:rPr>
                <w:rFonts w:cstheme="minorHAnsi"/>
                <w:sz w:val="20"/>
              </w:rPr>
              <w:t xml:space="preserve"> Apex </w:t>
            </w:r>
            <w:r>
              <w:rPr>
                <w:rFonts w:cstheme="minorHAnsi"/>
                <w:sz w:val="20"/>
              </w:rPr>
              <w:t>In</w:t>
            </w:r>
            <w:r w:rsidRPr="008B4A31">
              <w:rPr>
                <w:rFonts w:cstheme="minorHAnsi"/>
                <w:sz w:val="20"/>
              </w:rPr>
              <w:t>bound Service</w:t>
            </w:r>
          </w:p>
        </w:tc>
      </w:tr>
      <w:tr w:rsidR="009766DC" w:rsidTr="009766DC" w14:paraId="59E5B47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3A468E" w:rsidR="009766DC" w:rsidP="009766DC" w:rsidRDefault="009766DC" w14:paraId="3DF45960" w14:textId="5C495F1F">
            <w:pPr>
              <w:spacing w:after="0" w:line="240" w:lineRule="auto"/>
              <w:ind w:left="0"/>
              <w:rPr>
                <w:rFonts w:cstheme="minorHAnsi"/>
                <w:sz w:val="20"/>
              </w:rPr>
            </w:pPr>
            <w:proofErr w:type="spellStart"/>
            <w:r w:rsidRPr="003A468E">
              <w:rPr>
                <w:rFonts w:cstheme="minorHAnsi"/>
                <w:sz w:val="20"/>
              </w:rPr>
              <w:t>eTail</w:t>
            </w:r>
            <w:r>
              <w:rPr>
                <w:rFonts w:cstheme="minorHAnsi"/>
                <w:sz w:val="20"/>
              </w:rPr>
              <w:t>Express</w:t>
            </w:r>
            <w:r w:rsidRPr="004E3B3E">
              <w:rPr>
                <w:rFonts w:cstheme="minorHAnsi"/>
                <w:sz w:val="20"/>
              </w:rPr>
              <w:t>CODAirOutbound</w:t>
            </w:r>
            <w:proofErr w:type="spellEnd"/>
            <w:r w:rsidRPr="004E3B3E">
              <w:rPr>
                <w:rFonts w:cstheme="minorHAnsi"/>
                <w:sz w:val="20"/>
              </w:rPr>
              <w:t>            </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2159F33" w14:textId="297C1E2D">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96384E1" w14:textId="3C480B80">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9ED70C0" w14:textId="4915168E">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50B3464" w14:textId="062A8724">
            <w:pPr>
              <w:spacing w:after="0" w:line="240" w:lineRule="auto"/>
              <w:ind w:left="0"/>
              <w:rPr>
                <w:rFonts w:cstheme="minorHAnsi"/>
              </w:rPr>
            </w:pPr>
            <w:proofErr w:type="spellStart"/>
            <w:r w:rsidRPr="003A468E">
              <w:rPr>
                <w:rFonts w:cstheme="minorHAnsi"/>
                <w:sz w:val="20"/>
              </w:rPr>
              <w:t>eTail</w:t>
            </w:r>
            <w:proofErr w:type="spellEnd"/>
            <w:r>
              <w:rPr>
                <w:rFonts w:cstheme="minorHAnsi"/>
                <w:sz w:val="20"/>
              </w:rPr>
              <w:t xml:space="preserve"> Express COD</w:t>
            </w:r>
            <w:r w:rsidRPr="008B4A31">
              <w:rPr>
                <w:rFonts w:cstheme="minorHAnsi"/>
                <w:sz w:val="20"/>
              </w:rPr>
              <w:t xml:space="preserve"> Apex </w:t>
            </w:r>
            <w:r>
              <w:rPr>
                <w:rFonts w:cstheme="minorHAnsi"/>
                <w:sz w:val="20"/>
              </w:rPr>
              <w:t>Out</w:t>
            </w:r>
            <w:r w:rsidRPr="008B4A31">
              <w:rPr>
                <w:rFonts w:cstheme="minorHAnsi"/>
                <w:sz w:val="20"/>
              </w:rPr>
              <w:t>bound Service</w:t>
            </w:r>
          </w:p>
        </w:tc>
      </w:tr>
      <w:tr w:rsidR="009766DC" w:rsidTr="009766DC" w14:paraId="3399EE78"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3A468E" w:rsidR="009766DC" w:rsidP="009766DC" w:rsidRDefault="009766DC" w14:paraId="7EF7E8D4" w14:textId="335E3DCC">
            <w:pPr>
              <w:spacing w:after="0" w:line="240" w:lineRule="auto"/>
              <w:ind w:left="0"/>
              <w:rPr>
                <w:rFonts w:cstheme="minorHAnsi"/>
                <w:sz w:val="20"/>
              </w:rPr>
            </w:pPr>
            <w:r w:rsidRPr="004E3B3E">
              <w:rPr>
                <w:rFonts w:cstheme="minorHAnsi"/>
                <w:sz w:val="20"/>
              </w:rPr>
              <w:t> </w:t>
            </w:r>
            <w:proofErr w:type="spellStart"/>
            <w:r w:rsidRPr="003A468E">
              <w:rPr>
                <w:rFonts w:cstheme="minorHAnsi"/>
                <w:sz w:val="20"/>
              </w:rPr>
              <w:t>eTail</w:t>
            </w:r>
            <w:r>
              <w:rPr>
                <w:rFonts w:cstheme="minorHAnsi"/>
                <w:sz w:val="20"/>
              </w:rPr>
              <w:t>Express</w:t>
            </w:r>
            <w:r w:rsidRPr="004E3B3E">
              <w:rPr>
                <w:rFonts w:cstheme="minorHAnsi"/>
                <w:sz w:val="20"/>
              </w:rPr>
              <w:t>PrePaidAirInbound</w:t>
            </w:r>
            <w:proofErr w:type="spellEnd"/>
            <w:r w:rsidRPr="004E3B3E">
              <w:rPr>
                <w:rFonts w:cstheme="minorHAnsi"/>
                <w:sz w:val="20"/>
              </w:rPr>
              <w:t xml:space="preserve">        </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7AC0F8B" w14:textId="199E73B3">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101D832" w14:textId="32EE08B0">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ECFC7EA" w14:textId="490F2904">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4351600" w14:textId="288F23EE">
            <w:pPr>
              <w:spacing w:after="0" w:line="240" w:lineRule="auto"/>
              <w:ind w:left="0"/>
              <w:rPr>
                <w:rFonts w:cstheme="minorHAnsi"/>
              </w:rPr>
            </w:pPr>
            <w:proofErr w:type="spellStart"/>
            <w:r w:rsidRPr="003A468E">
              <w:rPr>
                <w:rFonts w:cstheme="minorHAnsi"/>
                <w:sz w:val="20"/>
              </w:rPr>
              <w:t>eTail</w:t>
            </w:r>
            <w:proofErr w:type="spellEnd"/>
            <w:r>
              <w:rPr>
                <w:rFonts w:cstheme="minorHAnsi"/>
                <w:sz w:val="20"/>
              </w:rPr>
              <w:t xml:space="preserve"> Express </w:t>
            </w:r>
            <w:r w:rsidRPr="008B4A31">
              <w:rPr>
                <w:rFonts w:cstheme="minorHAnsi"/>
                <w:sz w:val="20"/>
              </w:rPr>
              <w:t xml:space="preserve">Prepaid Apex </w:t>
            </w:r>
            <w:r>
              <w:rPr>
                <w:rFonts w:cstheme="minorHAnsi"/>
                <w:sz w:val="20"/>
              </w:rPr>
              <w:t>In</w:t>
            </w:r>
            <w:r w:rsidRPr="008B4A31">
              <w:rPr>
                <w:rFonts w:cstheme="minorHAnsi"/>
                <w:sz w:val="20"/>
              </w:rPr>
              <w:t>bound Service</w:t>
            </w:r>
          </w:p>
        </w:tc>
      </w:tr>
      <w:tr w:rsidR="009766DC" w:rsidTr="009766DC" w14:paraId="64AB3BD5"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E3B3E" w:rsidR="009766DC" w:rsidP="009766DC" w:rsidRDefault="009766DC" w14:paraId="4B4EAE82" w14:textId="18235258">
            <w:pPr>
              <w:spacing w:after="0" w:line="240" w:lineRule="auto"/>
              <w:ind w:left="0"/>
              <w:rPr>
                <w:rFonts w:cstheme="minorHAnsi"/>
                <w:sz w:val="20"/>
              </w:rPr>
            </w:pPr>
            <w:r>
              <w:rPr>
                <w:rFonts w:cstheme="minorHAnsi"/>
                <w:sz w:val="20"/>
              </w:rPr>
              <w:t> </w:t>
            </w:r>
            <w:proofErr w:type="spellStart"/>
            <w:r w:rsidRPr="003A468E">
              <w:rPr>
                <w:rFonts w:cstheme="minorHAnsi"/>
                <w:sz w:val="20"/>
              </w:rPr>
              <w:t>eTail</w:t>
            </w:r>
            <w:r>
              <w:rPr>
                <w:rFonts w:cstheme="minorHAnsi"/>
                <w:sz w:val="20"/>
              </w:rPr>
              <w:t>Express</w:t>
            </w:r>
            <w:r w:rsidRPr="004E3B3E">
              <w:rPr>
                <w:rFonts w:cstheme="minorHAnsi"/>
                <w:sz w:val="20"/>
              </w:rPr>
              <w:t>PrePaidAirOutound</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24897E2E" w14:textId="6EC95B36">
            <w:pPr>
              <w:spacing w:after="0" w:line="240" w:lineRule="auto"/>
              <w:ind w:left="0"/>
              <w:rPr>
                <w:rFonts w:cstheme="minorHAnsi"/>
              </w:rPr>
            </w:pPr>
            <w:r w:rsidRPr="008B4A31">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0DE2508" w14:textId="70D023F2">
            <w:pPr>
              <w:spacing w:after="0" w:line="240" w:lineRule="auto"/>
              <w:rPr>
                <w:rFonts w:cstheme="minorHAnsi"/>
              </w:rPr>
            </w:pPr>
            <w:r w:rsidRPr="008B4A31">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353F580F" w14:textId="65A559B7">
            <w:pPr>
              <w:spacing w:after="0" w:line="240" w:lineRule="auto"/>
              <w:rPr>
                <w:rFonts w:cstheme="minorHAnsi"/>
              </w:rPr>
            </w:pPr>
            <w:r w:rsidRPr="008B4A31">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A21FB1C" w14:textId="16622F9D">
            <w:pPr>
              <w:spacing w:after="0" w:line="240" w:lineRule="auto"/>
              <w:ind w:left="0"/>
              <w:rPr>
                <w:rFonts w:cstheme="minorHAnsi"/>
              </w:rPr>
            </w:pPr>
            <w:proofErr w:type="spellStart"/>
            <w:r w:rsidRPr="003A468E">
              <w:rPr>
                <w:rFonts w:cstheme="minorHAnsi"/>
                <w:sz w:val="20"/>
              </w:rPr>
              <w:t>eTail</w:t>
            </w:r>
            <w:r>
              <w:rPr>
                <w:rFonts w:cstheme="minorHAnsi"/>
                <w:sz w:val="20"/>
              </w:rPr>
              <w:t>Express</w:t>
            </w:r>
            <w:r w:rsidRPr="008B4A31">
              <w:rPr>
                <w:rFonts w:cstheme="minorHAnsi"/>
                <w:sz w:val="20"/>
              </w:rPr>
              <w:t>Prepaid</w:t>
            </w:r>
            <w:proofErr w:type="spellEnd"/>
            <w:r w:rsidRPr="008B4A31">
              <w:rPr>
                <w:rFonts w:cstheme="minorHAnsi"/>
                <w:sz w:val="20"/>
              </w:rPr>
              <w:t xml:space="preserve"> Apex </w:t>
            </w:r>
            <w:r>
              <w:rPr>
                <w:rFonts w:cstheme="minorHAnsi"/>
                <w:sz w:val="20"/>
              </w:rPr>
              <w:t>Out</w:t>
            </w:r>
            <w:r w:rsidRPr="008B4A31">
              <w:rPr>
                <w:rFonts w:cstheme="minorHAnsi"/>
                <w:sz w:val="20"/>
              </w:rPr>
              <w:t>bound Service</w:t>
            </w:r>
          </w:p>
        </w:tc>
      </w:tr>
      <w:tr w:rsidRPr="006F353F" w:rsidR="009766DC" w:rsidTr="009766DC" w14:paraId="7D6320E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B26E992" w14:textId="5EF1BDC4">
            <w:pPr>
              <w:spacing w:after="0" w:line="240" w:lineRule="auto"/>
              <w:ind w:left="0"/>
              <w:rPr>
                <w:rFonts w:cstheme="minorHAnsi"/>
                <w:sz w:val="20"/>
              </w:rPr>
            </w:pPr>
            <w:proofErr w:type="spellStart"/>
            <w:r w:rsidRPr="006F353F">
              <w:rPr>
                <w:rFonts w:cstheme="minorHAnsi"/>
                <w:sz w:val="20"/>
              </w:rPr>
              <w:t>RVPService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EDB44FB" w14:textId="3DBD27DE">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EFC72C9" w14:textId="7BFFFD36">
            <w:pPr>
              <w:spacing w:after="0" w:line="240" w:lineRule="auto"/>
              <w:rPr>
                <w:rFonts w:cstheme="minorHAnsi"/>
              </w:rPr>
            </w:pPr>
            <w:r w:rsidRPr="006F353F">
              <w:rPr>
                <w:rFonts w:cstheme="minorHAnsi"/>
                <w:sz w:val="20"/>
              </w:rPr>
              <w:t>9</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5CC6A33" w14:textId="136FA477">
            <w:pPr>
              <w:spacing w:after="0" w:line="240" w:lineRule="auto"/>
              <w:ind w:left="0"/>
              <w:rPr>
                <w:rFonts w:cstheme="minorHAnsi"/>
              </w:rPr>
            </w:pPr>
            <w:r w:rsidRPr="006F353F">
              <w:rPr>
                <w:rFonts w:cstheme="minorHAnsi"/>
                <w:sz w:val="20"/>
              </w:rPr>
              <w:t>Full RVP, Open RVP, Close RVP</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E1316EC" w14:textId="4FC95ED2">
            <w:pPr>
              <w:spacing w:after="0" w:line="240" w:lineRule="auto"/>
              <w:ind w:left="0"/>
              <w:rPr>
                <w:rFonts w:cstheme="minorHAnsi"/>
              </w:rPr>
            </w:pPr>
            <w:r w:rsidRPr="006F353F">
              <w:rPr>
                <w:rFonts w:cstheme="minorHAnsi"/>
                <w:sz w:val="20"/>
              </w:rPr>
              <w:t>RVP embargo service</w:t>
            </w:r>
          </w:p>
        </w:tc>
      </w:tr>
      <w:tr w:rsidRPr="006F353F" w:rsidR="009766DC" w:rsidTr="009766DC" w14:paraId="3F9B9E9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C9B5B26" w14:textId="162AC8C3">
            <w:pPr>
              <w:spacing w:after="0" w:line="240" w:lineRule="auto"/>
              <w:ind w:left="0"/>
              <w:rPr>
                <w:rFonts w:cstheme="minorHAnsi"/>
                <w:sz w:val="20"/>
              </w:rPr>
            </w:pPr>
            <w:proofErr w:type="spellStart"/>
            <w:r w:rsidRPr="006F353F">
              <w:rPr>
                <w:rFonts w:cstheme="minorHAnsi"/>
                <w:sz w:val="20"/>
              </w:rPr>
              <w:t>ApexEDLDist</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F04752F" w14:textId="1CAF563A">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F31F818" w14:textId="26A1FC07">
            <w:pPr>
              <w:spacing w:after="0" w:line="240" w:lineRule="auto"/>
              <w:rPr>
                <w:rFonts w:cstheme="minorHAnsi"/>
              </w:rPr>
            </w:pPr>
            <w:r w:rsidRPr="006F353F">
              <w:rPr>
                <w:rFonts w:cstheme="minorHAnsi"/>
                <w:sz w:val="20"/>
              </w:rPr>
              <w:t>10</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B078370" w14:textId="3D051AAF">
            <w:pPr>
              <w:spacing w:after="0" w:line="240" w:lineRule="auto"/>
              <w:rPr>
                <w:rFonts w:cstheme="minorHAnsi"/>
              </w:rPr>
            </w:pPr>
            <w:r w:rsidRPr="006F353F">
              <w:rPr>
                <w:rFonts w:cstheme="minorHAnsi"/>
                <w:sz w:val="20"/>
              </w:rPr>
              <w:t>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A4A4DE8" w14:textId="7B476E62">
            <w:pPr>
              <w:spacing w:after="0" w:line="240" w:lineRule="auto"/>
              <w:ind w:left="0"/>
              <w:rPr>
                <w:rFonts w:cstheme="minorHAnsi"/>
              </w:rPr>
            </w:pPr>
            <w:r w:rsidRPr="006F353F">
              <w:rPr>
                <w:rFonts w:cstheme="minorHAnsi"/>
                <w:sz w:val="20"/>
              </w:rPr>
              <w:t>Apex EDL Distance</w:t>
            </w:r>
          </w:p>
        </w:tc>
      </w:tr>
      <w:tr w:rsidRPr="006F353F" w:rsidR="009766DC" w:rsidTr="009766DC" w14:paraId="315F242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013CF07" w14:textId="02649F42">
            <w:pPr>
              <w:spacing w:after="0" w:line="240" w:lineRule="auto"/>
              <w:ind w:left="0"/>
              <w:rPr>
                <w:rFonts w:cstheme="minorHAnsi"/>
                <w:sz w:val="20"/>
              </w:rPr>
            </w:pPr>
            <w:r w:rsidRPr="006F353F">
              <w:rPr>
                <w:rFonts w:cstheme="minorHAnsi"/>
                <w:noProof/>
                <w:sz w:val="20"/>
                <w:lang w:bidi="hi-IN"/>
              </w:rPr>
              <w:t>Ground</w:t>
            </w:r>
            <w:proofErr w:type="spellStart"/>
            <w:r w:rsidRPr="006F353F">
              <w:rPr>
                <w:rFonts w:cstheme="minorHAnsi"/>
                <w:sz w:val="20"/>
              </w:rPr>
              <w:t>EDLDist</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2FA15DC" w14:textId="0D8BBC1A">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C2063F5" w14:textId="2F4E5250">
            <w:pPr>
              <w:spacing w:after="0" w:line="240" w:lineRule="auto"/>
              <w:rPr>
                <w:rFonts w:cstheme="minorHAnsi"/>
              </w:rPr>
            </w:pPr>
            <w:r w:rsidRPr="006F353F">
              <w:rPr>
                <w:rFonts w:cstheme="minorHAnsi"/>
                <w:sz w:val="20"/>
              </w:rPr>
              <w:t>10</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1A790FC" w14:textId="07DD80EC">
            <w:pPr>
              <w:spacing w:after="0" w:line="240" w:lineRule="auto"/>
              <w:rPr>
                <w:rFonts w:cstheme="minorHAnsi"/>
              </w:rPr>
            </w:pPr>
            <w:r w:rsidRPr="006F353F">
              <w:rPr>
                <w:rFonts w:cstheme="minorHAnsi"/>
                <w:sz w:val="20"/>
              </w:rPr>
              <w:t>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471EB5D" w14:textId="7E62AC78">
            <w:pPr>
              <w:spacing w:after="0" w:line="240" w:lineRule="auto"/>
              <w:ind w:left="0"/>
              <w:rPr>
                <w:rFonts w:cstheme="minorHAnsi"/>
              </w:rPr>
            </w:pPr>
            <w:r w:rsidRPr="006F353F">
              <w:rPr>
                <w:rFonts w:cstheme="minorHAnsi"/>
                <w:sz w:val="20"/>
              </w:rPr>
              <w:t>Surface EDL Distance</w:t>
            </w:r>
          </w:p>
        </w:tc>
      </w:tr>
      <w:tr w:rsidRPr="006F353F" w:rsidR="009766DC" w:rsidTr="009766DC" w14:paraId="2B2EA648"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849FBB4" w14:textId="693E6637">
            <w:pPr>
              <w:spacing w:after="0" w:line="240" w:lineRule="auto"/>
              <w:ind w:left="0"/>
              <w:rPr>
                <w:rFonts w:cstheme="minorHAnsi"/>
                <w:sz w:val="20"/>
              </w:rPr>
            </w:pPr>
            <w:proofErr w:type="spellStart"/>
            <w:r w:rsidRPr="006F353F">
              <w:rPr>
                <w:rFonts w:cstheme="minorHAnsi"/>
                <w:sz w:val="20"/>
              </w:rPr>
              <w:t>ApexEDLAddDays</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94A1449" w14:textId="44BBDA6E">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5E48BEC" w14:textId="6AB8A29F">
            <w:pPr>
              <w:spacing w:after="0" w:line="240" w:lineRule="auto"/>
              <w:rPr>
                <w:rFonts w:cstheme="minorHAnsi"/>
              </w:rPr>
            </w:pPr>
            <w:r w:rsidRPr="006F353F">
              <w:rPr>
                <w:rFonts w:cstheme="minorHAnsi"/>
                <w:sz w:val="20"/>
              </w:rPr>
              <w:t>10</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BD8BF7E" w14:textId="57A78CF0">
            <w:pPr>
              <w:spacing w:after="0" w:line="240" w:lineRule="auto"/>
              <w:rPr>
                <w:rFonts w:cstheme="minorHAnsi"/>
              </w:rPr>
            </w:pPr>
            <w:r w:rsidRPr="006F353F">
              <w:rPr>
                <w:rFonts w:cstheme="minorHAnsi"/>
                <w:sz w:val="20"/>
              </w:rPr>
              <w:t>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53707B0" w14:textId="2A7F7600">
            <w:pPr>
              <w:spacing w:after="0" w:line="240" w:lineRule="auto"/>
              <w:ind w:left="0"/>
              <w:rPr>
                <w:rFonts w:cstheme="minorHAnsi"/>
              </w:rPr>
            </w:pPr>
            <w:r w:rsidRPr="006F353F">
              <w:rPr>
                <w:rFonts w:cstheme="minorHAnsi"/>
                <w:sz w:val="20"/>
              </w:rPr>
              <w:t>Apex EDL days</w:t>
            </w:r>
          </w:p>
        </w:tc>
      </w:tr>
      <w:tr w:rsidRPr="006F353F" w:rsidR="009766DC" w:rsidTr="009766DC" w14:paraId="25DF12A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D357CFA" w14:textId="19E43183">
            <w:pPr>
              <w:spacing w:after="0" w:line="240" w:lineRule="auto"/>
              <w:ind w:left="0"/>
              <w:rPr>
                <w:rFonts w:cstheme="minorHAnsi"/>
                <w:sz w:val="20"/>
              </w:rPr>
            </w:pPr>
            <w:r w:rsidRPr="006F353F">
              <w:rPr>
                <w:rFonts w:cstheme="minorHAnsi"/>
                <w:noProof/>
                <w:sz w:val="20"/>
                <w:lang w:bidi="hi-IN"/>
              </w:rPr>
              <w:t>Ground</w:t>
            </w:r>
            <w:proofErr w:type="spellStart"/>
            <w:r w:rsidRPr="006F353F">
              <w:rPr>
                <w:rFonts w:cstheme="minorHAnsi"/>
                <w:sz w:val="20"/>
              </w:rPr>
              <w:t>EDLAddDays</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8084521" w14:textId="75B79582">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D8730E5" w14:textId="4843AC9D">
            <w:pPr>
              <w:spacing w:after="0" w:line="240" w:lineRule="auto"/>
              <w:rPr>
                <w:rFonts w:cstheme="minorHAnsi"/>
              </w:rPr>
            </w:pPr>
            <w:r w:rsidRPr="006F353F">
              <w:rPr>
                <w:rFonts w:cstheme="minorHAnsi"/>
                <w:sz w:val="20"/>
              </w:rPr>
              <w:t>10</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66BB34E" w14:textId="51D6BDA9">
            <w:pPr>
              <w:spacing w:after="0" w:line="240" w:lineRule="auto"/>
              <w:rPr>
                <w:rFonts w:cstheme="minorHAnsi"/>
              </w:rPr>
            </w:pPr>
            <w:r w:rsidRPr="006F353F">
              <w:rPr>
                <w:rFonts w:cstheme="minorHAnsi"/>
                <w:sz w:val="20"/>
              </w:rPr>
              <w:t>0-9</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CCAA9C1" w14:textId="76DEA1F5">
            <w:pPr>
              <w:spacing w:after="0" w:line="240" w:lineRule="auto"/>
              <w:ind w:left="0"/>
              <w:rPr>
                <w:rFonts w:cstheme="minorHAnsi"/>
              </w:rPr>
            </w:pPr>
            <w:r w:rsidRPr="006F353F">
              <w:rPr>
                <w:rFonts w:cstheme="minorHAnsi"/>
                <w:sz w:val="20"/>
              </w:rPr>
              <w:t>Surface EDL days</w:t>
            </w:r>
          </w:p>
        </w:tc>
      </w:tr>
      <w:tr w:rsidRPr="006F353F" w:rsidR="009766DC" w:rsidTr="009766DC" w14:paraId="532DD15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CA2BACE" w14:textId="624C3DCA">
            <w:pPr>
              <w:spacing w:after="0" w:line="240" w:lineRule="auto"/>
              <w:ind w:left="0"/>
              <w:rPr>
                <w:rFonts w:cstheme="minorHAnsi"/>
                <w:sz w:val="20"/>
              </w:rPr>
            </w:pPr>
            <w:r w:rsidRPr="006F353F">
              <w:rPr>
                <w:rFonts w:cstheme="minorHAnsi"/>
                <w:sz w:val="20"/>
              </w:rPr>
              <w:t>DPTDD10Inbound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9E555C3" w14:textId="1EEF9D7B">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BC61F87" w14:textId="6741F0BA">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AB436FE" w14:textId="3636DA81">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EAE638D" w14:textId="55F82A8A">
            <w:pPr>
              <w:spacing w:after="0" w:line="240" w:lineRule="auto"/>
              <w:ind w:left="0"/>
              <w:rPr>
                <w:rFonts w:cstheme="minorHAnsi"/>
              </w:rPr>
            </w:pPr>
            <w:r w:rsidRPr="006F353F">
              <w:rPr>
                <w:rFonts w:cstheme="minorHAnsi"/>
                <w:sz w:val="20"/>
              </w:rPr>
              <w:t>DP TDD 10 Inbound service</w:t>
            </w:r>
          </w:p>
        </w:tc>
      </w:tr>
      <w:tr w:rsidRPr="006F353F" w:rsidR="009766DC" w:rsidTr="009766DC" w14:paraId="2FC621D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B0203B9" w14:textId="21EB4800">
            <w:pPr>
              <w:spacing w:after="0" w:line="240" w:lineRule="auto"/>
              <w:ind w:left="0"/>
              <w:rPr>
                <w:rFonts w:cstheme="minorHAnsi"/>
                <w:sz w:val="20"/>
              </w:rPr>
            </w:pPr>
            <w:r w:rsidRPr="006F353F">
              <w:rPr>
                <w:rFonts w:cstheme="minorHAnsi"/>
                <w:sz w:val="20"/>
              </w:rPr>
              <w:t>DPTDD10Outbound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755AA33" w14:textId="697937E5">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E22C014" w14:textId="67BD0CC6">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62F8E51" w14:textId="71696618">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973851B" w14:textId="2C84D7C3">
            <w:pPr>
              <w:spacing w:after="0" w:line="240" w:lineRule="auto"/>
              <w:ind w:left="0"/>
              <w:rPr>
                <w:rFonts w:cstheme="minorHAnsi"/>
              </w:rPr>
            </w:pPr>
            <w:r w:rsidRPr="006F353F">
              <w:rPr>
                <w:rFonts w:cstheme="minorHAnsi"/>
                <w:sz w:val="20"/>
              </w:rPr>
              <w:t>DP TDD 10 Outbound service</w:t>
            </w:r>
          </w:p>
        </w:tc>
      </w:tr>
      <w:tr w:rsidRPr="006F353F" w:rsidR="009766DC" w:rsidTr="009766DC" w14:paraId="054C7EB7"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9D7AA51" w14:textId="62A5E116">
            <w:pPr>
              <w:spacing w:after="0" w:line="240" w:lineRule="auto"/>
              <w:ind w:left="0"/>
              <w:rPr>
                <w:rFonts w:cstheme="minorHAnsi"/>
                <w:sz w:val="20"/>
              </w:rPr>
            </w:pPr>
            <w:r w:rsidRPr="006F353F">
              <w:rPr>
                <w:rFonts w:cstheme="minorHAnsi"/>
                <w:sz w:val="20"/>
              </w:rPr>
              <w:t>DPTDD12Inbound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1AD96E2" w14:textId="6A623F94">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6EFFA33" w14:textId="5A9FF5C6">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F5E51B6" w14:textId="737EA1C0">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071B57E" w14:textId="7F560F54">
            <w:pPr>
              <w:spacing w:after="0" w:line="240" w:lineRule="auto"/>
              <w:ind w:left="0"/>
              <w:rPr>
                <w:rFonts w:cstheme="minorHAnsi"/>
              </w:rPr>
            </w:pPr>
            <w:r w:rsidRPr="006F353F">
              <w:rPr>
                <w:rFonts w:cstheme="minorHAnsi"/>
                <w:sz w:val="20"/>
              </w:rPr>
              <w:t>DP TDD 12 Inbound service</w:t>
            </w:r>
          </w:p>
        </w:tc>
      </w:tr>
      <w:tr w:rsidRPr="006F353F" w:rsidR="009766DC" w:rsidTr="009766DC" w14:paraId="48ED12D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C0A9D5F" w14:textId="49F95338">
            <w:pPr>
              <w:spacing w:after="0" w:line="240" w:lineRule="auto"/>
              <w:ind w:left="0"/>
              <w:rPr>
                <w:rFonts w:cstheme="minorHAnsi"/>
                <w:sz w:val="20"/>
              </w:rPr>
            </w:pPr>
            <w:r w:rsidRPr="006F353F">
              <w:rPr>
                <w:rFonts w:cstheme="minorHAnsi"/>
                <w:sz w:val="20"/>
              </w:rPr>
              <w:t>DPTDD12Outbound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E442C8A" w14:textId="562E067A">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B05694C" w14:textId="45A491B5">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9A54C0B" w14:textId="5C10267A">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5632E1F" w14:textId="23971243">
            <w:pPr>
              <w:spacing w:after="0" w:line="240" w:lineRule="auto"/>
              <w:ind w:left="0"/>
              <w:rPr>
                <w:rFonts w:cstheme="minorHAnsi"/>
              </w:rPr>
            </w:pPr>
            <w:r w:rsidRPr="006F353F">
              <w:rPr>
                <w:rFonts w:cstheme="minorHAnsi"/>
                <w:sz w:val="20"/>
              </w:rPr>
              <w:t>DP TDD 12 Outbound service</w:t>
            </w:r>
          </w:p>
        </w:tc>
      </w:tr>
      <w:tr w:rsidRPr="006F353F" w:rsidR="009766DC" w:rsidTr="009766DC" w14:paraId="5394723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4DBB78A" w14:textId="00EDBB7D">
            <w:pPr>
              <w:spacing w:after="0" w:line="240" w:lineRule="auto"/>
              <w:ind w:left="0"/>
              <w:rPr>
                <w:rFonts w:cstheme="minorHAnsi"/>
                <w:sz w:val="20"/>
              </w:rPr>
            </w:pPr>
            <w:r w:rsidRPr="006F353F">
              <w:rPr>
                <w:rFonts w:cstheme="minorHAnsi"/>
                <w:sz w:val="20"/>
              </w:rPr>
              <w:t>ApexETailTDD10Inbound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C1CF004" w14:textId="3EBB5DDF">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CFE110B" w14:textId="5576B25B">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9E08F2A" w14:textId="72A10D87">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6E112A1" w14:textId="75A45AD8">
            <w:pPr>
              <w:spacing w:after="0" w:line="240" w:lineRule="auto"/>
              <w:ind w:left="0"/>
              <w:rPr>
                <w:rFonts w:cstheme="minorHAnsi"/>
              </w:rPr>
            </w:pPr>
            <w:r w:rsidRPr="006F353F">
              <w:rPr>
                <w:rFonts w:cstheme="minorHAnsi"/>
                <w:sz w:val="20"/>
              </w:rPr>
              <w:t>Etail Apex TDD 10 Inbound service</w:t>
            </w:r>
          </w:p>
        </w:tc>
      </w:tr>
      <w:tr w:rsidRPr="006F353F" w:rsidR="009766DC" w:rsidTr="009766DC" w14:paraId="12B05CA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7E2C386" w14:textId="12DEBF1F">
            <w:pPr>
              <w:spacing w:after="0" w:line="240" w:lineRule="auto"/>
              <w:ind w:left="0"/>
              <w:rPr>
                <w:rFonts w:cstheme="minorHAnsi"/>
                <w:sz w:val="20"/>
              </w:rPr>
            </w:pPr>
            <w:r w:rsidRPr="006F353F">
              <w:rPr>
                <w:rFonts w:cstheme="minorHAnsi"/>
                <w:sz w:val="20"/>
              </w:rPr>
              <w:t>ApexETailTDD10Outbound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173D388" w14:textId="350D0EE7">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7382CDB" w14:textId="45A53296">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11D951E" w14:textId="2790F3DF">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6EE6548" w14:textId="3D3E0DC0">
            <w:pPr>
              <w:spacing w:after="0" w:line="240" w:lineRule="auto"/>
              <w:ind w:left="0"/>
              <w:rPr>
                <w:rFonts w:cstheme="minorHAnsi"/>
              </w:rPr>
            </w:pPr>
            <w:r w:rsidRPr="006F353F">
              <w:rPr>
                <w:rFonts w:cstheme="minorHAnsi"/>
                <w:sz w:val="20"/>
              </w:rPr>
              <w:t>Etail Apex TDD 10 Outbound service</w:t>
            </w:r>
          </w:p>
        </w:tc>
      </w:tr>
      <w:tr w:rsidRPr="006F353F" w:rsidR="009766DC" w:rsidTr="009766DC" w14:paraId="578B0B7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951F02D" w14:textId="0C44D9F0">
            <w:pPr>
              <w:spacing w:after="0" w:line="240" w:lineRule="auto"/>
              <w:ind w:left="0"/>
              <w:rPr>
                <w:rFonts w:cstheme="minorHAnsi"/>
                <w:sz w:val="20"/>
              </w:rPr>
            </w:pPr>
            <w:r w:rsidRPr="006F353F">
              <w:rPr>
                <w:rFonts w:cstheme="minorHAnsi"/>
                <w:sz w:val="20"/>
              </w:rPr>
              <w:t>ApexETailTDD12Inbound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777B5AD" w14:textId="5101740E">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78BFFA4" w14:textId="6D92830D">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0DB2253" w14:textId="7EE8875A">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1C0ABCA" w14:textId="10A24D34">
            <w:pPr>
              <w:spacing w:after="0" w:line="240" w:lineRule="auto"/>
              <w:ind w:left="0"/>
              <w:rPr>
                <w:rFonts w:cstheme="minorHAnsi"/>
              </w:rPr>
            </w:pPr>
            <w:r w:rsidRPr="006F353F">
              <w:rPr>
                <w:rFonts w:cstheme="minorHAnsi"/>
                <w:sz w:val="20"/>
              </w:rPr>
              <w:t>Etail Apex TDD 12 Inbound service</w:t>
            </w:r>
          </w:p>
        </w:tc>
      </w:tr>
      <w:tr w:rsidRPr="006F353F" w:rsidR="009766DC" w:rsidTr="009766DC" w14:paraId="56F11EA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E27986F" w14:textId="7B310A49">
            <w:pPr>
              <w:spacing w:after="0" w:line="240" w:lineRule="auto"/>
              <w:ind w:left="0"/>
              <w:rPr>
                <w:rFonts w:cstheme="minorHAnsi"/>
                <w:sz w:val="20"/>
              </w:rPr>
            </w:pPr>
            <w:r w:rsidRPr="006F353F">
              <w:rPr>
                <w:rFonts w:cstheme="minorHAnsi"/>
                <w:sz w:val="20"/>
              </w:rPr>
              <w:t>ApexETailTDD12Outbound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00F99F0" w14:textId="3FCE2982">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33D3E1F" w14:textId="28BA6C68">
            <w:pPr>
              <w:spacing w:after="0" w:line="240" w:lineRule="auto"/>
              <w:rPr>
                <w:rFonts w:cstheme="minorHAnsi"/>
              </w:rPr>
            </w:pPr>
            <w:r w:rsidRPr="006F353F">
              <w:rPr>
                <w:rFonts w:cstheme="minorHAnsi"/>
                <w:sz w:val="20"/>
              </w:rPr>
              <w:t>1</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F84E974" w14:textId="399D83A1">
            <w:pPr>
              <w:spacing w:after="0" w:line="240" w:lineRule="auto"/>
              <w:rPr>
                <w:rFonts w:cstheme="minorHAnsi"/>
              </w:rPr>
            </w:pPr>
            <w:r w:rsidRPr="006F353F">
              <w:rPr>
                <w:rFonts w:cstheme="minorHAnsi"/>
                <w:sz w:val="20"/>
              </w:rPr>
              <w:t>Y/N</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8FCD7D7" w14:textId="3D787E2F">
            <w:pPr>
              <w:spacing w:after="0" w:line="240" w:lineRule="auto"/>
              <w:ind w:left="0"/>
              <w:rPr>
                <w:rFonts w:cstheme="minorHAnsi"/>
              </w:rPr>
            </w:pPr>
            <w:r w:rsidRPr="006F353F">
              <w:rPr>
                <w:rFonts w:cstheme="minorHAnsi"/>
                <w:sz w:val="20"/>
              </w:rPr>
              <w:t>Etail Apex TDD 12 Outbound service</w:t>
            </w:r>
          </w:p>
        </w:tc>
      </w:tr>
      <w:tr w:rsidRPr="006F353F" w:rsidR="009766DC" w:rsidTr="009766DC" w14:paraId="02610D8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989B4F0" w14:textId="605102EE">
            <w:pPr>
              <w:spacing w:after="0" w:line="240" w:lineRule="auto"/>
              <w:ind w:left="0"/>
              <w:rPr>
                <w:rFonts w:cstheme="minorHAnsi"/>
                <w:sz w:val="20"/>
              </w:rPr>
            </w:pPr>
            <w:proofErr w:type="spellStart"/>
            <w:r w:rsidRPr="006F353F">
              <w:rPr>
                <w:rFonts w:cstheme="minorHAnsi"/>
                <w:sz w:val="20"/>
              </w:rPr>
              <w:t>ApexEtailRVP</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2EF4F8E" w14:textId="631B33B2">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E62C7A9" w14:textId="12DD8DCD">
            <w:pPr>
              <w:spacing w:after="0" w:line="240" w:lineRule="auto"/>
              <w:rPr>
                <w:rFonts w:cstheme="minorHAnsi"/>
              </w:rPr>
            </w:pPr>
            <w:r w:rsidRPr="006F353F">
              <w:rPr>
                <w:rFonts w:cstheme="minorHAnsi"/>
                <w:sz w:val="20"/>
              </w:rPr>
              <w:t>9</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E92A485" w14:textId="6ACF7BBF">
            <w:pPr>
              <w:spacing w:after="0" w:line="240" w:lineRule="auto"/>
              <w:ind w:left="0"/>
              <w:rPr>
                <w:rFonts w:cstheme="minorHAnsi"/>
              </w:rPr>
            </w:pPr>
            <w:r w:rsidRPr="006F353F">
              <w:rPr>
                <w:rFonts w:cstheme="minorHAnsi"/>
                <w:sz w:val="20"/>
              </w:rPr>
              <w:t>Full RVP, Open RVP, Close RVP</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4ABE521D" w14:textId="528DB70D">
            <w:pPr>
              <w:spacing w:after="0" w:line="240" w:lineRule="auto"/>
              <w:ind w:left="0"/>
              <w:rPr>
                <w:rFonts w:cstheme="minorHAnsi"/>
              </w:rPr>
            </w:pPr>
            <w:r w:rsidRPr="006F353F">
              <w:rPr>
                <w:rFonts w:cstheme="minorHAnsi"/>
                <w:sz w:val="20"/>
              </w:rPr>
              <w:t>Apex RVP service</w:t>
            </w:r>
          </w:p>
        </w:tc>
      </w:tr>
      <w:tr w:rsidRPr="006F353F" w:rsidR="009766DC" w:rsidTr="009766DC" w14:paraId="5620ECB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3D1648C8" w14:textId="48273214">
            <w:pPr>
              <w:spacing w:after="0" w:line="240" w:lineRule="auto"/>
              <w:ind w:left="0"/>
              <w:rPr>
                <w:rFonts w:cstheme="minorHAnsi"/>
                <w:sz w:val="20"/>
              </w:rPr>
            </w:pPr>
            <w:proofErr w:type="spellStart"/>
            <w:r w:rsidRPr="006F353F">
              <w:rPr>
                <w:rFonts w:cstheme="minorHAnsi"/>
                <w:sz w:val="20"/>
              </w:rPr>
              <w:t>DartPlusRVP</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1AF2E7D7" w14:textId="259B1AD8">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7ECEFECF" w14:textId="5895B7E7">
            <w:pPr>
              <w:spacing w:after="0" w:line="240" w:lineRule="auto"/>
              <w:rPr>
                <w:rFonts w:cstheme="minorHAnsi"/>
              </w:rPr>
            </w:pPr>
            <w:r w:rsidRPr="006F353F">
              <w:rPr>
                <w:rFonts w:cstheme="minorHAnsi"/>
                <w:sz w:val="20"/>
              </w:rPr>
              <w:t>9</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6125597" w14:textId="34CB3A6F">
            <w:pPr>
              <w:spacing w:after="0" w:line="240" w:lineRule="auto"/>
              <w:ind w:left="0"/>
              <w:rPr>
                <w:rFonts w:cstheme="minorHAnsi"/>
              </w:rPr>
            </w:pPr>
            <w:r w:rsidRPr="006F353F">
              <w:rPr>
                <w:rFonts w:cstheme="minorHAnsi"/>
                <w:sz w:val="20"/>
              </w:rPr>
              <w:t>Full RVP, Open RVP, Close RVP</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86A6E93" w14:textId="21B44FBB">
            <w:pPr>
              <w:spacing w:after="0" w:line="240" w:lineRule="auto"/>
              <w:ind w:left="0"/>
              <w:rPr>
                <w:rFonts w:cstheme="minorHAnsi"/>
              </w:rPr>
            </w:pPr>
            <w:r w:rsidRPr="006F353F">
              <w:rPr>
                <w:rFonts w:cstheme="minorHAnsi"/>
                <w:sz w:val="20"/>
              </w:rPr>
              <w:t>DP RVP service</w:t>
            </w:r>
          </w:p>
        </w:tc>
      </w:tr>
      <w:tr w:rsidR="009766DC" w:rsidTr="009766DC" w14:paraId="33C75CF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634B5C3A" w14:textId="024571B5">
            <w:pPr>
              <w:spacing w:after="0" w:line="240" w:lineRule="auto"/>
              <w:ind w:left="0"/>
              <w:rPr>
                <w:rFonts w:cstheme="minorHAnsi"/>
                <w:sz w:val="20"/>
              </w:rPr>
            </w:pPr>
            <w:r w:rsidRPr="006F353F">
              <w:rPr>
                <w:rFonts w:cstheme="minorHAnsi"/>
                <w:noProof/>
                <w:sz w:val="20"/>
                <w:lang w:bidi="hi-IN"/>
              </w:rPr>
              <w:t>Ground</w:t>
            </w:r>
            <w:r w:rsidRPr="006F353F">
              <w:rPr>
                <w:color w:val="000000"/>
                <w:lang w:eastAsia="en-IN"/>
              </w:rPr>
              <w:t>RVP</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5D1E145B" w14:textId="4A618884">
            <w:pPr>
              <w:spacing w:after="0" w:line="240" w:lineRule="auto"/>
              <w:ind w:left="0"/>
              <w:rPr>
                <w:rFonts w:cstheme="minorHAnsi"/>
              </w:rPr>
            </w:pPr>
            <w:r w:rsidRPr="006F353F">
              <w:rPr>
                <w:rFonts w:cstheme="minorHAnsi"/>
                <w:sz w:val="20"/>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2094FDD9" w14:textId="02BD0F3C">
            <w:pPr>
              <w:spacing w:after="0" w:line="240" w:lineRule="auto"/>
              <w:rPr>
                <w:rFonts w:cstheme="minorHAnsi"/>
              </w:rPr>
            </w:pPr>
            <w:r w:rsidRPr="006F353F">
              <w:rPr>
                <w:rFonts w:cstheme="minorHAnsi"/>
                <w:sz w:val="20"/>
              </w:rPr>
              <w:t>9</w:t>
            </w:r>
          </w:p>
        </w:tc>
        <w:tc>
          <w:tcPr>
            <w:tcW w:w="16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F353F" w:rsidR="009766DC" w:rsidP="009766DC" w:rsidRDefault="009766DC" w14:paraId="0EDB35D7" w14:textId="738D8B77">
            <w:pPr>
              <w:spacing w:after="0" w:line="240" w:lineRule="auto"/>
              <w:ind w:left="0"/>
              <w:rPr>
                <w:rFonts w:cstheme="minorHAnsi"/>
              </w:rPr>
            </w:pPr>
            <w:r w:rsidRPr="006F353F">
              <w:rPr>
                <w:rFonts w:cstheme="minorHAnsi"/>
                <w:sz w:val="20"/>
              </w:rPr>
              <w:t>Full RVP, Open RVP, Close RVP</w:t>
            </w:r>
          </w:p>
        </w:tc>
        <w:tc>
          <w:tcPr>
            <w:tcW w:w="2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AAD41F0" w14:textId="1D6382E4">
            <w:pPr>
              <w:spacing w:after="0" w:line="240" w:lineRule="auto"/>
              <w:ind w:left="0"/>
              <w:rPr>
                <w:rFonts w:cstheme="minorHAnsi"/>
              </w:rPr>
            </w:pPr>
            <w:r w:rsidRPr="006F353F">
              <w:rPr>
                <w:rFonts w:cstheme="minorHAnsi"/>
                <w:sz w:val="20"/>
              </w:rPr>
              <w:t>Surface RVP service</w:t>
            </w:r>
          </w:p>
        </w:tc>
      </w:tr>
    </w:tbl>
    <w:p w:rsidR="00C84D44" w:rsidP="0063647B" w:rsidRDefault="00C84D44" w14:paraId="4020AE47" w14:textId="099E64E1">
      <w:pPr>
        <w:rPr>
          <w:u w:val="single"/>
        </w:rPr>
      </w:pPr>
    </w:p>
    <w:p w:rsidRPr="009766DC" w:rsidR="009766DC" w:rsidP="008E7E4F" w:rsidRDefault="009766DC" w14:paraId="1C90CCDA" w14:textId="43BE9229">
      <w:pPr>
        <w:ind w:firstLine="360"/>
        <w:rPr>
          <w:u w:val="single"/>
        </w:rPr>
      </w:pPr>
      <w:r w:rsidRPr="009766DC">
        <w:rPr>
          <w:u w:val="single"/>
        </w:rPr>
        <w:t>Holiday Object</w:t>
      </w:r>
    </w:p>
    <w:tbl>
      <w:tblPr>
        <w:tblStyle w:val="TableGrid"/>
        <w:tblW w:w="8455" w:type="dxa"/>
        <w:tblLayout w:type="fixed"/>
        <w:tblLook w:val="04A0" w:firstRow="1" w:lastRow="0" w:firstColumn="1" w:lastColumn="0" w:noHBand="0" w:noVBand="1"/>
      </w:tblPr>
      <w:tblGrid>
        <w:gridCol w:w="1615"/>
        <w:gridCol w:w="1260"/>
        <w:gridCol w:w="1170"/>
        <w:gridCol w:w="1170"/>
        <w:gridCol w:w="3240"/>
      </w:tblGrid>
      <w:tr w:rsidR="009766DC" w:rsidTr="009766DC" w14:paraId="38E2EA97"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766DC" w:rsidP="00FE45F5" w:rsidRDefault="009766DC" w14:paraId="7D5C087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766DC" w:rsidP="00FE45F5" w:rsidRDefault="009766DC" w14:paraId="4EBEAF3A"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766DC" w:rsidP="00FE45F5" w:rsidRDefault="009766DC" w14:paraId="5018C8F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766DC" w:rsidP="00FE45F5" w:rsidRDefault="009766DC" w14:paraId="61E178E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766DC" w:rsidP="00FE45F5" w:rsidRDefault="009766DC" w14:paraId="21E7137A"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9766DC" w:rsidTr="009766DC" w14:paraId="46913D47"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44E7054" w14:textId="16DE644B">
            <w:pPr>
              <w:spacing w:after="0" w:line="240" w:lineRule="auto"/>
              <w:ind w:left="0"/>
              <w:rPr>
                <w:rFonts w:asciiTheme="minorHAnsi" w:hAnsiTheme="minorHAnsi" w:cstheme="minorHAnsi"/>
                <w:color w:val="000000" w:themeColor="text1"/>
                <w:sz w:val="22"/>
                <w:szCs w:val="22"/>
                <w:lang w:val="en-IN"/>
              </w:rPr>
            </w:pPr>
            <w:r w:rsidRPr="009766DC">
              <w:rPr>
                <w:rFonts w:cstheme="minorHAnsi"/>
              </w:rPr>
              <w:t>Description</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0383FAE" w14:textId="1453C7E4">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6BA9E97D" w14:textId="48C6B6AF">
            <w:pPr>
              <w:spacing w:after="0" w:line="240" w:lineRule="auto"/>
              <w:ind w:left="0"/>
              <w:rPr>
                <w:rFonts w:cstheme="minorHAnsi"/>
              </w:rPr>
            </w:pPr>
            <w:r>
              <w:rPr>
                <w:rFonts w:cstheme="minorHAnsi"/>
              </w:rPr>
              <w:t>30</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06F6266" w14:textId="421A29F5">
            <w:pPr>
              <w:spacing w:after="0" w:line="240" w:lineRule="auto"/>
              <w:ind w:left="0"/>
              <w:rPr>
                <w:rFonts w:cstheme="minorHAnsi"/>
              </w:rPr>
            </w:pPr>
            <w:r w:rsidRPr="005F6730">
              <w:rPr>
                <w:rFonts w:cstheme="minorHAnsi"/>
              </w:rPr>
              <w:t>a-z,</w:t>
            </w:r>
            <w:r w:rsidR="001A40C9">
              <w:rPr>
                <w:rFonts w:cstheme="minorHAnsi"/>
              </w:rPr>
              <w:t xml:space="preserve"> </w:t>
            </w:r>
            <w:r w:rsidRPr="005F6730">
              <w:rPr>
                <w:rFonts w:cstheme="minorHAnsi"/>
              </w:rPr>
              <w:t>A-Z,</w:t>
            </w:r>
            <w:r w:rsidR="001A40C9">
              <w:rPr>
                <w:rFonts w:cstheme="minorHAnsi"/>
              </w:rPr>
              <w:t xml:space="preserve"> </w:t>
            </w:r>
            <w:r w:rsidRPr="005F6730">
              <w:rPr>
                <w:rFonts w:cstheme="minorHAnsi"/>
              </w:rPr>
              <w:t>0-9</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C1ED9AA" w14:textId="03DA1A55">
            <w:pPr>
              <w:spacing w:after="0" w:line="240" w:lineRule="auto"/>
              <w:ind w:left="0"/>
              <w:rPr>
                <w:rFonts w:cstheme="minorHAnsi"/>
              </w:rPr>
            </w:pPr>
            <w:r w:rsidRPr="00605972">
              <w:t xml:space="preserve"> Holiday Description</w:t>
            </w:r>
          </w:p>
        </w:tc>
      </w:tr>
      <w:tr w:rsidR="009766DC" w:rsidTr="009766DC" w14:paraId="24DAE7E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4CE8A3A2" w14:textId="450A2F6B">
            <w:pPr>
              <w:spacing w:after="0" w:line="240" w:lineRule="auto"/>
              <w:ind w:left="0"/>
              <w:rPr>
                <w:rFonts w:cstheme="minorHAnsi"/>
              </w:rPr>
            </w:pPr>
            <w:proofErr w:type="spellStart"/>
            <w:r w:rsidRPr="009766DC">
              <w:rPr>
                <w:rFonts w:cstheme="minorHAnsi"/>
              </w:rPr>
              <w:t>HolidayDate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13DA6BB3" w14:textId="3B7FE795">
            <w:pPr>
              <w:spacing w:after="0" w:line="240" w:lineRule="auto"/>
              <w:ind w:left="0"/>
              <w:rPr>
                <w:rFonts w:cstheme="minorHAnsi"/>
              </w:rPr>
            </w:pPr>
            <w:proofErr w:type="spellStart"/>
            <w:r w:rsidRPr="009766DC">
              <w:rPr>
                <w:rFonts w:cstheme="minorHAnsi"/>
              </w:rPr>
              <w:t>DateTime</w:t>
            </w:r>
            <w:proofErr w:type="spellEnd"/>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048084A8" w14:textId="313491E0">
            <w:pPr>
              <w:spacing w:after="0" w:line="240" w:lineRule="auto"/>
              <w:ind w:left="0"/>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516DE032" w14:textId="044833D4">
            <w:pPr>
              <w:spacing w:after="0" w:line="240" w:lineRule="auto"/>
              <w:ind w:left="0"/>
              <w:rPr>
                <w:rFonts w:cstheme="minorHAnsi"/>
              </w:rPr>
            </w:pP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766DC" w:rsidP="009766DC" w:rsidRDefault="009766DC" w14:paraId="7F3EBCB8" w14:textId="2C236653">
            <w:pPr>
              <w:spacing w:after="0" w:line="240" w:lineRule="auto"/>
              <w:ind w:left="0"/>
              <w:rPr>
                <w:rFonts w:cstheme="minorHAnsi"/>
              </w:rPr>
            </w:pPr>
            <w:r w:rsidRPr="00605972">
              <w:t xml:space="preserve"> Blue Dart Holiday dates</w:t>
            </w:r>
          </w:p>
        </w:tc>
      </w:tr>
    </w:tbl>
    <w:p w:rsidR="003D401E" w:rsidP="0063647B" w:rsidRDefault="003D401E" w14:paraId="513D345B" w14:textId="77777777">
      <w:pPr>
        <w:rPr>
          <w:u w:val="single"/>
        </w:rPr>
      </w:pPr>
    </w:p>
    <w:p w:rsidR="00DC79B1" w:rsidP="00CA32F7" w:rsidRDefault="00DC79B1" w14:paraId="46B84A4E" w14:textId="729AA453">
      <w:pPr>
        <w:pStyle w:val="Heading3"/>
        <w:numPr>
          <w:ilvl w:val="3"/>
          <w:numId w:val="33"/>
        </w:numPr>
        <w:rPr>
          <w:rFonts w:cstheme="minorHAnsi"/>
          <w:i w:val="0"/>
          <w:iCs/>
        </w:rPr>
      </w:pPr>
      <w:bookmarkStart w:name="_Toc131585295" w:id="220"/>
      <w:proofErr w:type="spellStart"/>
      <w:r w:rsidRPr="000C59C1">
        <w:rPr>
          <w:rFonts w:cstheme="minorHAnsi"/>
          <w:i w:val="0"/>
          <w:iCs/>
        </w:rPr>
        <w:t>GetServicesforProduct</w:t>
      </w:r>
      <w:proofErr w:type="spellEnd"/>
      <w:r w:rsidRPr="000C59C1">
        <w:rPr>
          <w:rFonts w:cstheme="minorHAnsi"/>
          <w:i w:val="0"/>
          <w:iCs/>
        </w:rPr>
        <w:t>:</w:t>
      </w:r>
      <w:bookmarkEnd w:id="220"/>
      <w:r w:rsidRPr="000C59C1">
        <w:rPr>
          <w:rFonts w:cstheme="minorHAnsi"/>
          <w:i w:val="0"/>
          <w:iCs/>
        </w:rPr>
        <w:t xml:space="preserve"> </w:t>
      </w:r>
    </w:p>
    <w:p w:rsidRPr="00B971B3" w:rsidR="00B971B3" w:rsidP="00B971B3" w:rsidRDefault="00B971B3" w14:paraId="319EFE36" w14:textId="59817D5F">
      <w:r w:rsidRPr="004C0176">
        <w:t>Product wise service listing.</w:t>
      </w:r>
    </w:p>
    <w:p w:rsidR="00DC79B1" w:rsidP="00F13236" w:rsidRDefault="00DC79B1" w14:paraId="4145F8E6" w14:textId="7C27A08F">
      <w:pPr>
        <w:ind w:firstLine="360"/>
        <w:rPr>
          <w:u w:val="single"/>
        </w:rPr>
      </w:pPr>
      <w:r w:rsidRPr="00DC79B1">
        <w:rPr>
          <w:u w:val="single"/>
        </w:rPr>
        <w:t>Request</w:t>
      </w:r>
      <w:r>
        <w:rPr>
          <w:u w:val="single"/>
        </w:rPr>
        <w:t>:</w:t>
      </w:r>
    </w:p>
    <w:tbl>
      <w:tblPr>
        <w:tblStyle w:val="TableGrid"/>
        <w:tblW w:w="9625" w:type="dxa"/>
        <w:tblLayout w:type="fixed"/>
        <w:tblLook w:val="04A0" w:firstRow="1" w:lastRow="0" w:firstColumn="1" w:lastColumn="0" w:noHBand="0" w:noVBand="1"/>
      </w:tblPr>
      <w:tblGrid>
        <w:gridCol w:w="1615"/>
        <w:gridCol w:w="1260"/>
        <w:gridCol w:w="1170"/>
        <w:gridCol w:w="1170"/>
        <w:gridCol w:w="1170"/>
        <w:gridCol w:w="3240"/>
      </w:tblGrid>
      <w:tr w:rsidR="00DC79B1" w:rsidTr="0074664F" w14:paraId="3598302D"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4267677F"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13FA3A1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01938516"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136552B8"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31231963"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DC79B1" w:rsidP="0074664F" w:rsidRDefault="00DC79B1" w14:paraId="2A91C751"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DC79B1" w:rsidTr="0074664F" w14:paraId="63BE8DA8"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2A7D03F4" w14:textId="77777777">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190D8275" w14:textId="77777777">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36527BAD"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155F6608" w14:textId="77777777">
            <w:pPr>
              <w:spacing w:after="0" w:line="240" w:lineRule="auto"/>
              <w:ind w:left="0"/>
              <w:rPr>
                <w:rFonts w:cstheme="minorHAnsi"/>
              </w:rPr>
            </w:pPr>
            <w:r>
              <w:rPr>
                <w:rFonts w:cstheme="minorHAnsi"/>
              </w:rPr>
              <w:t>6</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07D9EDA4" w14:textId="77777777">
            <w:pPr>
              <w:spacing w:after="0" w:line="240" w:lineRule="auto"/>
              <w:ind w:left="0"/>
              <w:rPr>
                <w:rFonts w:cstheme="minorHAnsi"/>
              </w:rPr>
            </w:pPr>
            <w:r>
              <w:rPr>
                <w:rFonts w:cstheme="minorHAnsi"/>
              </w:rPr>
              <w:t>0-9</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4E7E70EA" w14:textId="77777777">
            <w:pPr>
              <w:spacing w:after="0" w:line="240" w:lineRule="auto"/>
              <w:ind w:left="0"/>
              <w:rPr>
                <w:rFonts w:cstheme="minorHAnsi"/>
              </w:rPr>
            </w:pPr>
            <w:r>
              <w:rPr>
                <w:rFonts w:cstheme="minorHAnsi"/>
              </w:rPr>
              <w:t>Pin code</w:t>
            </w:r>
          </w:p>
        </w:tc>
      </w:tr>
      <w:tr w:rsidR="00DC79B1" w:rsidTr="0074664F" w14:paraId="6D14F5B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204D5F44" w14:textId="0D726BBD">
            <w:pPr>
              <w:spacing w:after="0" w:line="240" w:lineRule="auto"/>
              <w:ind w:left="0"/>
              <w:rPr>
                <w:rFonts w:cstheme="minorHAnsi"/>
                <w:noProof/>
                <w:lang w:bidi="hi-IN"/>
              </w:rPr>
            </w:pPr>
            <w:proofErr w:type="spellStart"/>
            <w:r>
              <w:rPr>
                <w:rFonts w:cstheme="minorHAnsi"/>
              </w:rPr>
              <w:t>pProductCode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534C897F" w14:textId="6ADF749D">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3A43A627"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5049F7EA" w14:textId="64F21BEF">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40B8AC5E" w14:textId="7C6456F1">
            <w:pPr>
              <w:spacing w:after="0" w:line="240" w:lineRule="auto"/>
              <w:ind w:left="0"/>
              <w:rPr>
                <w:rFonts w:cstheme="minorHAnsi"/>
              </w:rPr>
            </w:pPr>
            <w:r>
              <w:rPr>
                <w:rFonts w:cstheme="minorHAnsi"/>
              </w:rPr>
              <w:t>A-Z</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07B95C42" w14:textId="53E9912B">
            <w:pPr>
              <w:spacing w:after="0" w:line="240" w:lineRule="auto"/>
              <w:ind w:left="0"/>
              <w:rPr>
                <w:rFonts w:cstheme="minorHAnsi"/>
              </w:rPr>
            </w:pPr>
            <w:r>
              <w:rPr>
                <w:rFonts w:cstheme="minorHAnsi"/>
              </w:rPr>
              <w:t>Product code</w:t>
            </w:r>
          </w:p>
        </w:tc>
      </w:tr>
      <w:tr w:rsidR="00DC79B1" w:rsidTr="0074664F" w14:paraId="2368698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755CE455" w14:textId="1E6DD0FF">
            <w:pPr>
              <w:spacing w:after="0" w:line="240" w:lineRule="auto"/>
              <w:ind w:left="0"/>
              <w:rPr>
                <w:rFonts w:cstheme="minorHAnsi"/>
                <w:noProof/>
                <w:lang w:bidi="hi-IN"/>
              </w:rPr>
            </w:pPr>
            <w:proofErr w:type="spellStart"/>
            <w:r>
              <w:rPr>
                <w:rFonts w:cstheme="minorHAnsi"/>
              </w:rPr>
              <w:t>pSubProductCode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07B079C8" w14:textId="19898D92">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183CAC86" w14:textId="4D08C81F">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6AB3535D" w14:textId="37269563">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7C9209F2" w14:textId="62C1A2DD">
            <w:pPr>
              <w:spacing w:after="0" w:line="240" w:lineRule="auto"/>
              <w:ind w:left="0"/>
              <w:rPr>
                <w:rFonts w:cstheme="minorHAnsi"/>
              </w:rPr>
            </w:pPr>
            <w:r>
              <w:rPr>
                <w:rFonts w:cstheme="minorHAnsi"/>
              </w:rPr>
              <w:t>A-Z</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09949017" w14:textId="63C180B4">
            <w:pPr>
              <w:spacing w:after="0" w:line="240" w:lineRule="auto"/>
              <w:ind w:left="0"/>
              <w:rPr>
                <w:rFonts w:cstheme="minorHAnsi"/>
              </w:rPr>
            </w:pPr>
            <w:r>
              <w:rPr>
                <w:rFonts w:cstheme="minorHAnsi"/>
              </w:rPr>
              <w:t>Sub product code</w:t>
            </w:r>
          </w:p>
        </w:tc>
      </w:tr>
      <w:tr w:rsidR="00DC79B1" w:rsidTr="0074664F" w14:paraId="0CE8126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1290BF29" w14:textId="1880CBD6">
            <w:pPr>
              <w:spacing w:after="0" w:line="240" w:lineRule="auto"/>
              <w:ind w:left="0"/>
              <w:rPr>
                <w:rFonts w:cstheme="minorHAnsi"/>
              </w:rPr>
            </w:pPr>
            <w:r>
              <w:rPr>
                <w:rFonts w:cstheme="minorHAnsi"/>
              </w:rPr>
              <w:t>Profile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560247CF" w14:textId="780B4C4D">
            <w:pPr>
              <w:spacing w:after="0" w:line="240" w:lineRule="auto"/>
              <w:ind w:left="0"/>
              <w:rPr>
                <w:rFonts w:cstheme="minorHAnsi"/>
              </w:rPr>
            </w:pPr>
            <w:r>
              <w:rPr>
                <w:rFonts w:cstheme="minorHAnsi"/>
              </w:rPr>
              <w:t>Object</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3089A7B7" w14:textId="355872BB">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2BF3F751" w14:textId="77777777">
            <w:pPr>
              <w:spacing w:after="0" w:line="240" w:lineRule="auto"/>
              <w:ind w:left="0"/>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DC79B1" w:rsidRDefault="00DC79B1" w14:paraId="49639E1D" w14:textId="77777777">
            <w:pPr>
              <w:spacing w:after="0" w:line="240" w:lineRule="auto"/>
              <w:ind w:left="0"/>
              <w:rPr>
                <w:rFonts w:cstheme="minorHAnsi"/>
              </w:rPr>
            </w:pP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C79B1" w:rsidP="0074664F" w:rsidRDefault="00DC79B1" w14:paraId="0DB5A783" w14:textId="77C76E8D">
            <w:pPr>
              <w:spacing w:after="0" w:line="240" w:lineRule="auto"/>
              <w:ind w:left="0"/>
              <w:rPr>
                <w:rFonts w:cstheme="minorHAnsi"/>
              </w:rPr>
            </w:pPr>
            <w:r>
              <w:rPr>
                <w:rFonts w:cstheme="minorHAnsi"/>
              </w:rPr>
              <w:t>Client details, profile</w:t>
            </w:r>
            <w:r>
              <w:rPr>
                <w:rFonts w:cstheme="minorHAnsi"/>
                <w:i/>
                <w:iCs/>
              </w:rPr>
              <w:t xml:space="preserve"> details are given in common objects sheet.</w:t>
            </w:r>
          </w:p>
        </w:tc>
      </w:tr>
    </w:tbl>
    <w:p w:rsidR="00DC79B1" w:rsidP="00DC79B1" w:rsidRDefault="00DC79B1" w14:paraId="1747957F" w14:textId="16042FED">
      <w:pPr>
        <w:rPr>
          <w:u w:val="single"/>
        </w:rPr>
      </w:pPr>
    </w:p>
    <w:p w:rsidR="00DC79B1" w:rsidP="00F13236" w:rsidRDefault="00DC79B1" w14:paraId="39AF4674" w14:textId="602AEB32">
      <w:pPr>
        <w:ind w:firstLine="720"/>
        <w:rPr>
          <w:u w:val="single"/>
        </w:rPr>
      </w:pPr>
      <w:r>
        <w:rPr>
          <w:u w:val="single"/>
        </w:rPr>
        <w:t>Response:</w:t>
      </w:r>
    </w:p>
    <w:tbl>
      <w:tblPr>
        <w:tblStyle w:val="TableGrid"/>
        <w:tblW w:w="9625" w:type="dxa"/>
        <w:tblLayout w:type="fixed"/>
        <w:tblLook w:val="04A0" w:firstRow="1" w:lastRow="0" w:firstColumn="1" w:lastColumn="0" w:noHBand="0" w:noVBand="1"/>
      </w:tblPr>
      <w:tblGrid>
        <w:gridCol w:w="2605"/>
        <w:gridCol w:w="1890"/>
        <w:gridCol w:w="5130"/>
      </w:tblGrid>
      <w:tr w:rsidR="009318DF" w:rsidTr="009318DF" w14:paraId="18A02890" w14:textId="77777777">
        <w:trPr>
          <w:trHeight w:val="279"/>
        </w:trPr>
        <w:tc>
          <w:tcPr>
            <w:tcW w:w="26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77A2859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30EB94A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1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673FE0CE"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9318DF" w:rsidTr="009318DF" w14:paraId="7B2ACA4B" w14:textId="77777777">
        <w:trPr>
          <w:trHeight w:val="13"/>
        </w:trPr>
        <w:tc>
          <w:tcPr>
            <w:tcW w:w="2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5340DB1A" w14:textId="2E1762CC">
            <w:pPr>
              <w:spacing w:after="0" w:line="240" w:lineRule="auto"/>
              <w:ind w:left="0"/>
              <w:rPr>
                <w:rFonts w:asciiTheme="minorHAnsi" w:hAnsiTheme="minorHAnsi" w:cstheme="minorHAnsi"/>
                <w:color w:val="000000" w:themeColor="text1"/>
                <w:sz w:val="22"/>
                <w:szCs w:val="22"/>
                <w:lang w:val="en-IN"/>
              </w:rPr>
            </w:pPr>
            <w:r>
              <w:rPr>
                <w:rFonts w:cstheme="minorHAnsi"/>
                <w:noProof/>
                <w:color w:val="000000" w:themeColor="text1"/>
                <w:lang w:bidi="hi-IN"/>
              </w:rPr>
              <w:t>PinCodeServiceDetailsReference</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7A225686" w14:textId="152909D0">
            <w:pPr>
              <w:spacing w:after="0" w:line="240" w:lineRule="auto"/>
              <w:ind w:left="0"/>
              <w:rPr>
                <w:rFonts w:cstheme="minorHAnsi"/>
              </w:rPr>
            </w:pPr>
            <w:r>
              <w:rPr>
                <w:rFonts w:cstheme="minorHAnsi"/>
              </w:rPr>
              <w:t>Object</w:t>
            </w:r>
          </w:p>
        </w:tc>
        <w:tc>
          <w:tcPr>
            <w:tcW w:w="5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429221E3" w14:textId="364FE126">
            <w:pPr>
              <w:spacing w:after="0" w:line="240" w:lineRule="auto"/>
              <w:ind w:left="0"/>
              <w:rPr>
                <w:rFonts w:cstheme="minorHAnsi"/>
              </w:rPr>
            </w:pPr>
            <w:r>
              <w:rPr>
                <w:rFonts w:cstheme="minorHAnsi"/>
              </w:rPr>
              <w:t>Return service detail object for a pin code,</w:t>
            </w:r>
            <w:r w:rsidR="009E19DE">
              <w:rPr>
                <w:rFonts w:cstheme="minorHAnsi"/>
              </w:rPr>
              <w:t xml:space="preserve"> </w:t>
            </w:r>
            <w:r>
              <w:rPr>
                <w:rFonts w:cstheme="minorHAnsi"/>
              </w:rPr>
              <w:t>product /sub product</w:t>
            </w:r>
          </w:p>
        </w:tc>
      </w:tr>
    </w:tbl>
    <w:p w:rsidR="00DC79B1" w:rsidP="00DC79B1" w:rsidRDefault="00DC79B1" w14:paraId="698DC9E2" w14:textId="503E142D">
      <w:pPr>
        <w:rPr>
          <w:u w:val="single"/>
        </w:rPr>
      </w:pPr>
    </w:p>
    <w:p w:rsidRPr="009766DC" w:rsidR="009766DC" w:rsidP="000615CF" w:rsidRDefault="009766DC" w14:paraId="105F547E" w14:textId="750F4534">
      <w:pPr>
        <w:ind w:firstLine="720"/>
        <w:rPr>
          <w:u w:val="single"/>
        </w:rPr>
      </w:pPr>
      <w:proofErr w:type="spellStart"/>
      <w:r w:rsidRPr="009766DC">
        <w:rPr>
          <w:u w:val="single"/>
        </w:rPr>
        <w:t>PinCodeServiceDetailsReference</w:t>
      </w:r>
      <w:proofErr w:type="spellEnd"/>
      <w:r w:rsidR="00CD684E">
        <w:rPr>
          <w:u w:val="single"/>
        </w:rPr>
        <w:t xml:space="preserve"> </w:t>
      </w:r>
      <w:r w:rsidRPr="009766DC">
        <w:rPr>
          <w:u w:val="single"/>
        </w:rPr>
        <w:t>Definition</w:t>
      </w:r>
      <w:r>
        <w:rPr>
          <w:u w:val="single"/>
        </w:rPr>
        <w:t>:</w:t>
      </w:r>
    </w:p>
    <w:tbl>
      <w:tblPr>
        <w:tblStyle w:val="TableGrid"/>
        <w:tblW w:w="8455" w:type="dxa"/>
        <w:tblLayout w:type="fixed"/>
        <w:tblLook w:val="04A0" w:firstRow="1" w:lastRow="0" w:firstColumn="1" w:lastColumn="0" w:noHBand="0" w:noVBand="1"/>
      </w:tblPr>
      <w:tblGrid>
        <w:gridCol w:w="1615"/>
        <w:gridCol w:w="1260"/>
        <w:gridCol w:w="1170"/>
        <w:gridCol w:w="1440"/>
        <w:gridCol w:w="2970"/>
      </w:tblGrid>
      <w:tr w:rsidR="005945B2" w:rsidTr="005945B2" w14:paraId="0C4DC601"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098D1623"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0496E08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01BDDD34"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6BDBBA2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6782499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5945B2" w:rsidTr="005945B2" w14:paraId="0417F639"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EB1C4EB" w14:textId="4F0CC4AF">
            <w:pPr>
              <w:spacing w:after="0" w:line="240" w:lineRule="auto"/>
              <w:ind w:left="0"/>
              <w:rPr>
                <w:rFonts w:asciiTheme="minorHAnsi" w:hAnsiTheme="minorHAnsi" w:cstheme="minorHAnsi"/>
                <w:color w:val="000000" w:themeColor="text1"/>
                <w:sz w:val="22"/>
                <w:szCs w:val="22"/>
                <w:lang w:val="en-IN"/>
              </w:rPr>
            </w:pPr>
            <w:r w:rsidRPr="001722D1">
              <w:rPr>
                <w:rFonts w:cstheme="minorHAnsi"/>
                <w:noProof/>
                <w:lang w:bidi="hi-IN"/>
              </w:rPr>
              <w:t>AreaCode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4DC39D3" w14:textId="33DF4144">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D5AE2E5" w14:textId="4DAF3DCA">
            <w:pPr>
              <w:spacing w:after="0" w:line="240" w:lineRule="auto"/>
              <w:ind w:left="0"/>
              <w:rPr>
                <w:rFonts w:cstheme="minorHAnsi"/>
              </w:rPr>
            </w:pPr>
            <w:r w:rsidRPr="001722D1">
              <w:rPr>
                <w:rFonts w:cstheme="minorHAnsi"/>
              </w:rPr>
              <w:t>3</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2BF26D6" w14:textId="65202563">
            <w:pPr>
              <w:spacing w:after="0" w:line="240" w:lineRule="auto"/>
              <w:ind w:left="0"/>
              <w:rPr>
                <w:rFonts w:cstheme="minorHAnsi"/>
              </w:rPr>
            </w:pPr>
            <w:r w:rsidRPr="001722D1">
              <w:rPr>
                <w:rFonts w:cstheme="minorHAnsi"/>
              </w:rPr>
              <w:t>A-Z</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A41A9B2" w14:textId="47608C55">
            <w:pPr>
              <w:spacing w:after="0" w:line="240" w:lineRule="auto"/>
              <w:ind w:left="0"/>
              <w:rPr>
                <w:rFonts w:cstheme="minorHAnsi"/>
              </w:rPr>
            </w:pPr>
            <w:r w:rsidRPr="001722D1">
              <w:rPr>
                <w:rFonts w:cstheme="minorHAnsi"/>
              </w:rPr>
              <w:t>Area Code</w:t>
            </w:r>
          </w:p>
        </w:tc>
      </w:tr>
      <w:tr w:rsidR="005945B2" w:rsidTr="005945B2" w14:paraId="68D4E5F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64D930B" w14:textId="00C04954">
            <w:pPr>
              <w:spacing w:after="0" w:line="240" w:lineRule="auto"/>
              <w:ind w:left="0"/>
              <w:rPr>
                <w:rFonts w:cstheme="minorHAnsi"/>
                <w:noProof/>
                <w:lang w:bidi="hi-IN"/>
              </w:rPr>
            </w:pPr>
            <w:r w:rsidRPr="001722D1">
              <w:rPr>
                <w:rFonts w:cstheme="minorHAnsi"/>
                <w:noProof/>
                <w:lang w:bidi="hi-IN"/>
              </w:rPr>
              <w:t>ServiceCenterCode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90ED887" w14:textId="677D511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414C7C9" w14:textId="456EDC8C">
            <w:pPr>
              <w:spacing w:after="0" w:line="240" w:lineRule="auto"/>
              <w:ind w:left="0"/>
              <w:rPr>
                <w:rFonts w:cstheme="minorHAnsi"/>
              </w:rPr>
            </w:pPr>
            <w:r w:rsidRPr="001722D1">
              <w:rPr>
                <w:rFonts w:cstheme="minorHAnsi"/>
              </w:rPr>
              <w:t>3</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C41170C" w14:textId="4E54BE67">
            <w:pPr>
              <w:spacing w:after="0" w:line="240" w:lineRule="auto"/>
              <w:ind w:left="0"/>
              <w:rPr>
                <w:rFonts w:cstheme="minorHAnsi"/>
              </w:rPr>
            </w:pPr>
            <w:r w:rsidRPr="001722D1">
              <w:rPr>
                <w:rFonts w:cstheme="minorHAnsi"/>
              </w:rPr>
              <w:t>A-Z</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81E2DEE" w14:textId="069CA61D">
            <w:pPr>
              <w:spacing w:after="0" w:line="240" w:lineRule="auto"/>
              <w:ind w:left="0"/>
              <w:rPr>
                <w:rFonts w:cstheme="minorHAnsi"/>
              </w:rPr>
            </w:pPr>
            <w:r w:rsidRPr="001722D1">
              <w:rPr>
                <w:rFonts w:cstheme="minorHAnsi"/>
              </w:rPr>
              <w:t xml:space="preserve">Service </w:t>
            </w:r>
            <w:proofErr w:type="spellStart"/>
            <w:r w:rsidRPr="001722D1">
              <w:rPr>
                <w:rFonts w:cstheme="minorHAnsi"/>
              </w:rPr>
              <w:t>centre</w:t>
            </w:r>
            <w:proofErr w:type="spellEnd"/>
            <w:r w:rsidRPr="001722D1">
              <w:rPr>
                <w:rFonts w:cstheme="minorHAnsi"/>
              </w:rPr>
              <w:t xml:space="preserve"> code</w:t>
            </w:r>
          </w:p>
        </w:tc>
      </w:tr>
      <w:tr w:rsidR="005945B2" w:rsidTr="005945B2" w14:paraId="224B72C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A8815A4" w14:textId="372262F1">
            <w:pPr>
              <w:spacing w:after="0" w:line="240" w:lineRule="auto"/>
              <w:ind w:left="0"/>
              <w:rPr>
                <w:rFonts w:cstheme="minorHAnsi"/>
                <w:noProof/>
                <w:lang w:bidi="hi-IN"/>
              </w:rPr>
            </w:pPr>
            <w:r w:rsidRPr="001722D1">
              <w:rPr>
                <w:rFonts w:cstheme="minorHAnsi"/>
                <w:noProof/>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1B322A5" w14:textId="3037B73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4288C5D" w14:textId="7BD0AB2A">
            <w:pPr>
              <w:spacing w:after="0" w:line="240" w:lineRule="auto"/>
              <w:ind w:left="0"/>
              <w:rPr>
                <w:rFonts w:cstheme="minorHAnsi"/>
              </w:rPr>
            </w:pPr>
            <w:r w:rsidRPr="001722D1">
              <w:rPr>
                <w:rFonts w:cstheme="minorHAnsi"/>
              </w:rPr>
              <w:t>6</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29DB271" w14:textId="79B7AC02">
            <w:pPr>
              <w:spacing w:after="0" w:line="240" w:lineRule="auto"/>
              <w:ind w:left="0"/>
              <w:rPr>
                <w:rFonts w:cstheme="minorHAnsi"/>
              </w:rPr>
            </w:pPr>
            <w:r w:rsidRPr="001722D1">
              <w:rPr>
                <w:rFonts w:cstheme="minorHAnsi"/>
              </w:rPr>
              <w:t>0-9</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6D346AE" w14:textId="299B9660">
            <w:pPr>
              <w:spacing w:after="0" w:line="240" w:lineRule="auto"/>
              <w:ind w:left="0"/>
              <w:rPr>
                <w:rFonts w:cstheme="minorHAnsi"/>
              </w:rPr>
            </w:pPr>
            <w:r w:rsidRPr="001722D1">
              <w:rPr>
                <w:rFonts w:cstheme="minorHAnsi"/>
              </w:rPr>
              <w:t>Pin Code</w:t>
            </w:r>
          </w:p>
        </w:tc>
      </w:tr>
      <w:tr w:rsidR="005945B2" w:rsidTr="005945B2" w14:paraId="0E17F8A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380217A" w14:textId="0795A149">
            <w:pPr>
              <w:spacing w:after="0" w:line="240" w:lineRule="auto"/>
              <w:ind w:left="0"/>
              <w:rPr>
                <w:rFonts w:cstheme="minorHAnsi"/>
              </w:rPr>
            </w:pPr>
            <w:r w:rsidRPr="001722D1">
              <w:rPr>
                <w:rFonts w:cstheme="minorHAnsi"/>
                <w:noProof/>
                <w:lang w:bidi="hi-IN"/>
              </w:rPr>
              <w:t>PinDescription</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5911A97" w14:textId="32DB96C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E970DBC" w14:textId="0F4351E3">
            <w:pPr>
              <w:spacing w:after="0" w:line="240" w:lineRule="auto"/>
              <w:ind w:left="0"/>
              <w:rPr>
                <w:rFonts w:cstheme="minorHAnsi"/>
              </w:rPr>
            </w:pPr>
            <w:r w:rsidRPr="001722D1">
              <w:rPr>
                <w:rFonts w:cstheme="minorHAnsi"/>
              </w:rPr>
              <w:t>25</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3F6C308" w14:textId="164EC08A">
            <w:pPr>
              <w:spacing w:after="0" w:line="240" w:lineRule="auto"/>
              <w:ind w:left="0"/>
              <w:rPr>
                <w:rFonts w:cstheme="minorHAnsi"/>
              </w:rPr>
            </w:pPr>
            <w:r w:rsidRPr="001722D1">
              <w:rPr>
                <w:rFonts w:cstheme="minorHAnsi"/>
              </w:rPr>
              <w:t>a-</w:t>
            </w:r>
            <w:proofErr w:type="gramStart"/>
            <w:r w:rsidRPr="001722D1">
              <w:rPr>
                <w:rFonts w:cstheme="minorHAnsi"/>
              </w:rPr>
              <w:t>z,A</w:t>
            </w:r>
            <w:proofErr w:type="gramEnd"/>
            <w:r w:rsidRPr="001722D1">
              <w:rPr>
                <w:rFonts w:cstheme="minorHAnsi"/>
              </w:rPr>
              <w:t>-Z,0-9</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CA4ECA9" w14:textId="6FF04644">
            <w:pPr>
              <w:spacing w:after="0" w:line="240" w:lineRule="auto"/>
              <w:ind w:left="0"/>
              <w:rPr>
                <w:rFonts w:cstheme="minorHAnsi"/>
              </w:rPr>
            </w:pPr>
            <w:r w:rsidRPr="001722D1">
              <w:rPr>
                <w:rFonts w:cstheme="minorHAnsi"/>
              </w:rPr>
              <w:t xml:space="preserve">Pin code Description </w:t>
            </w:r>
          </w:p>
        </w:tc>
      </w:tr>
      <w:tr w:rsidR="005945B2" w:rsidTr="005945B2" w14:paraId="7108189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61728E70" w14:textId="18F4FB61">
            <w:pPr>
              <w:spacing w:after="0" w:line="240" w:lineRule="auto"/>
              <w:ind w:left="0"/>
              <w:rPr>
                <w:rFonts w:cstheme="minorHAnsi"/>
                <w:noProof/>
                <w:lang w:bidi="hi-IN"/>
              </w:rPr>
            </w:pPr>
            <w:r w:rsidRPr="001722D1">
              <w:rPr>
                <w:rFonts w:cstheme="minorHAnsi"/>
                <w:noProof/>
                <w:lang w:bidi="hi-IN"/>
              </w:rPr>
              <w:t>Product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2CF439F" w14:textId="2D34EEA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7B1D1B1" w14:textId="24A92D09">
            <w:pPr>
              <w:spacing w:after="0" w:line="240" w:lineRule="auto"/>
              <w:ind w:left="0"/>
              <w:rPr>
                <w:rFonts w:cstheme="minorHAnsi"/>
              </w:rPr>
            </w:pPr>
            <w:r w:rsidRPr="001722D1">
              <w:rPr>
                <w:rFonts w:cstheme="minorHAnsi"/>
              </w:rPr>
              <w:t>1</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BC64340" w14:textId="663D32B1">
            <w:pPr>
              <w:spacing w:after="0" w:line="240" w:lineRule="auto"/>
              <w:ind w:left="0"/>
              <w:rPr>
                <w:rFonts w:cstheme="minorHAnsi"/>
              </w:rPr>
            </w:pPr>
            <w:r w:rsidRPr="001722D1">
              <w:rPr>
                <w:rFonts w:cstheme="minorHAnsi"/>
              </w:rPr>
              <w:t>A-Z</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00EC0D3" w14:textId="6FC48640">
            <w:pPr>
              <w:spacing w:after="0" w:line="240" w:lineRule="auto"/>
              <w:ind w:left="0"/>
              <w:rPr>
                <w:rFonts w:cstheme="minorHAnsi"/>
              </w:rPr>
            </w:pPr>
            <w:r w:rsidRPr="001722D1">
              <w:rPr>
                <w:rFonts w:cstheme="minorHAnsi"/>
              </w:rPr>
              <w:t>Product code</w:t>
            </w:r>
          </w:p>
        </w:tc>
      </w:tr>
      <w:tr w:rsidR="005945B2" w:rsidTr="005945B2" w14:paraId="6FE52DF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79A3C3CF" w14:textId="095C7B9A">
            <w:pPr>
              <w:spacing w:after="0" w:line="240" w:lineRule="auto"/>
              <w:ind w:left="0"/>
              <w:rPr>
                <w:rFonts w:cstheme="minorHAnsi"/>
                <w:noProof/>
                <w:lang w:bidi="hi-IN"/>
              </w:rPr>
            </w:pPr>
            <w:r w:rsidRPr="001722D1">
              <w:rPr>
                <w:rFonts w:cstheme="minorHAnsi"/>
                <w:noProof/>
                <w:lang w:bidi="hi-IN"/>
              </w:rPr>
              <w:t>SubProduct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A9BC3E7" w14:textId="62B4F8CD">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3D4627F" w14:textId="09317542">
            <w:pPr>
              <w:spacing w:after="0" w:line="240" w:lineRule="auto"/>
              <w:ind w:left="0"/>
              <w:rPr>
                <w:rFonts w:cstheme="minorHAnsi"/>
              </w:rPr>
            </w:pPr>
            <w:r w:rsidRPr="001722D1">
              <w:rPr>
                <w:rFonts w:cstheme="minorHAnsi"/>
              </w:rPr>
              <w:t>1</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5D38F4E" w14:textId="54CE91DB">
            <w:pPr>
              <w:spacing w:after="0" w:line="240" w:lineRule="auto"/>
              <w:ind w:left="0"/>
              <w:rPr>
                <w:rFonts w:cstheme="minorHAnsi"/>
              </w:rPr>
            </w:pPr>
            <w:r w:rsidRPr="001722D1">
              <w:rPr>
                <w:rFonts w:cstheme="minorHAnsi"/>
              </w:rPr>
              <w:t>A-Z</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02D9621" w14:textId="615F46A6">
            <w:pPr>
              <w:spacing w:after="0" w:line="240" w:lineRule="auto"/>
              <w:ind w:left="0"/>
              <w:rPr>
                <w:rFonts w:cstheme="minorHAnsi"/>
              </w:rPr>
            </w:pPr>
            <w:r w:rsidRPr="001722D1">
              <w:rPr>
                <w:rFonts w:cstheme="minorHAnsi"/>
              </w:rPr>
              <w:t>Sub product code</w:t>
            </w:r>
          </w:p>
        </w:tc>
      </w:tr>
      <w:tr w:rsidR="005945B2" w:rsidTr="005945B2" w14:paraId="5CD05FAB"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63DF6343" w14:textId="3BFE81BC">
            <w:pPr>
              <w:spacing w:after="0" w:line="240" w:lineRule="auto"/>
              <w:ind w:left="0"/>
              <w:rPr>
                <w:rFonts w:cstheme="minorHAnsi"/>
                <w:noProof/>
                <w:lang w:bidi="hi-IN"/>
              </w:rPr>
            </w:pPr>
            <w:r w:rsidRPr="001722D1">
              <w:rPr>
                <w:rFonts w:cstheme="minorHAnsi"/>
                <w:noProof/>
                <w:lang w:bidi="hi-IN"/>
              </w:rPr>
              <w:t>Service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BEFFA5A" w14:textId="53B9B2C7">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9B6AC81" w14:textId="496C274A">
            <w:pPr>
              <w:spacing w:after="0" w:line="240" w:lineRule="auto"/>
              <w:ind w:left="0"/>
              <w:rPr>
                <w:rFonts w:cstheme="minorHAnsi"/>
              </w:rPr>
            </w:pPr>
            <w:r w:rsidRPr="001722D1">
              <w:rPr>
                <w:rFonts w:cstheme="minorHAnsi"/>
              </w:rPr>
              <w:t>10</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004C7DA" w14:textId="13BE6B6F">
            <w:pPr>
              <w:spacing w:after="0" w:line="240" w:lineRule="auto"/>
              <w:ind w:left="0"/>
              <w:rPr>
                <w:rFonts w:cstheme="minorHAnsi"/>
              </w:rPr>
            </w:pPr>
            <w:r w:rsidRPr="001722D1">
              <w:rPr>
                <w:rFonts w:cstheme="minorHAnsi"/>
              </w:rPr>
              <w:t>A-</w:t>
            </w:r>
            <w:proofErr w:type="gramStart"/>
            <w:r w:rsidRPr="001722D1">
              <w:rPr>
                <w:rFonts w:cstheme="minorHAnsi"/>
              </w:rPr>
              <w:t>Z,/</w:t>
            </w:r>
            <w:proofErr w:type="gramEnd"/>
            <w:r w:rsidRPr="001722D1">
              <w:rPr>
                <w:rFonts w:cstheme="minorHAnsi"/>
              </w:rPr>
              <w:t>,&amp;</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273BAC0" w14:textId="1F2642D2">
            <w:pPr>
              <w:spacing w:after="0" w:line="240" w:lineRule="auto"/>
              <w:ind w:left="0"/>
              <w:rPr>
                <w:rFonts w:cstheme="minorHAnsi"/>
              </w:rPr>
            </w:pPr>
            <w:r w:rsidRPr="001722D1">
              <w:rPr>
                <w:rFonts w:cstheme="minorHAnsi"/>
              </w:rPr>
              <w:t>Service availability</w:t>
            </w:r>
          </w:p>
        </w:tc>
      </w:tr>
      <w:tr w:rsidR="005945B2" w:rsidTr="005945B2" w14:paraId="30C71E17"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5A33305C" w14:textId="2DC3EB61">
            <w:pPr>
              <w:spacing w:after="0" w:line="240" w:lineRule="auto"/>
              <w:ind w:left="0"/>
              <w:rPr>
                <w:rFonts w:cstheme="minorHAnsi"/>
                <w:noProof/>
                <w:lang w:bidi="hi-IN"/>
              </w:rPr>
            </w:pPr>
            <w:r w:rsidRPr="001722D1">
              <w:rPr>
                <w:rFonts w:cstheme="minorHAnsi"/>
                <w:noProof/>
                <w:lang w:bidi="hi-IN"/>
              </w:rPr>
              <w:t>ServiceName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8D31D26" w14:textId="160C6220">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312BD33" w14:textId="552C1234">
            <w:pPr>
              <w:spacing w:after="0" w:line="240" w:lineRule="auto"/>
              <w:ind w:left="0"/>
              <w:rPr>
                <w:rFonts w:cstheme="minorHAnsi"/>
              </w:rPr>
            </w:pPr>
            <w:r w:rsidRPr="001722D1">
              <w:rPr>
                <w:rFonts w:cstheme="minorHAnsi"/>
              </w:rPr>
              <w:t>25</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0F10E6A" w14:textId="0B2C31E2">
            <w:pPr>
              <w:spacing w:after="0" w:line="240" w:lineRule="auto"/>
              <w:ind w:left="0"/>
              <w:rPr>
                <w:rFonts w:cstheme="minorHAnsi"/>
              </w:rPr>
            </w:pPr>
            <w:r w:rsidRPr="001722D1">
              <w:rPr>
                <w:rFonts w:cstheme="minorHAnsi"/>
              </w:rPr>
              <w:t>A-Z</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AC2DDE3" w14:textId="19DE3713">
            <w:pPr>
              <w:spacing w:after="0" w:line="240" w:lineRule="auto"/>
              <w:ind w:left="0"/>
              <w:rPr>
                <w:rFonts w:cstheme="minorHAnsi"/>
              </w:rPr>
            </w:pPr>
            <w:r w:rsidRPr="001722D1">
              <w:rPr>
                <w:rFonts w:cstheme="minorHAnsi"/>
              </w:rPr>
              <w:t xml:space="preserve">Product Description </w:t>
            </w:r>
          </w:p>
        </w:tc>
      </w:tr>
      <w:tr w:rsidR="005945B2" w:rsidTr="005945B2" w14:paraId="704B3FB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01EE8A4E" w14:textId="11D7B6C2">
            <w:pPr>
              <w:spacing w:after="0" w:line="240" w:lineRule="auto"/>
              <w:ind w:left="0"/>
              <w:rPr>
                <w:rFonts w:cstheme="minorHAnsi"/>
                <w:noProof/>
                <w:lang w:bidi="hi-IN"/>
              </w:rPr>
            </w:pPr>
            <w:r w:rsidRPr="001722D1">
              <w:rPr>
                <w:rFonts w:cstheme="minorHAnsi"/>
                <w:noProof/>
                <w:lang w:bidi="hi-IN"/>
              </w:rPr>
              <w:t>IsError</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73C71E2" w14:textId="741D1354">
            <w:pPr>
              <w:spacing w:after="0" w:line="240" w:lineRule="auto"/>
              <w:ind w:left="0"/>
              <w:rPr>
                <w:rFonts w:cstheme="minorHAnsi"/>
              </w:rPr>
            </w:pPr>
            <w:r w:rsidRPr="001722D1">
              <w:rPr>
                <w:rFonts w:cstheme="minorHAnsi"/>
              </w:rPr>
              <w:t>Boolean</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42A3D46" w14:textId="16C34A4E">
            <w:pPr>
              <w:spacing w:after="0" w:line="240" w:lineRule="auto"/>
              <w:ind w:left="0"/>
              <w:rPr>
                <w:rFonts w:cstheme="minorHAnsi"/>
              </w:rPr>
            </w:pPr>
            <w:r w:rsidRPr="001722D1">
              <w:rPr>
                <w:rFonts w:cstheme="minorHAnsi"/>
              </w:rPr>
              <w:t>5</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37D7B06" w14:textId="39825330">
            <w:pPr>
              <w:spacing w:after="0" w:line="240" w:lineRule="auto"/>
              <w:ind w:left="0"/>
              <w:rPr>
                <w:rFonts w:cstheme="minorHAnsi"/>
              </w:rPr>
            </w:pPr>
            <w:r w:rsidRPr="001722D1">
              <w:rPr>
                <w:rFonts w:cstheme="minorHAnsi"/>
              </w:rPr>
              <w:t>True/false</w:t>
            </w: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FE571CB" w14:textId="7CF3A3FF">
            <w:pPr>
              <w:spacing w:after="0" w:line="240" w:lineRule="auto"/>
              <w:ind w:left="0"/>
              <w:rPr>
                <w:rFonts w:cstheme="minorHAnsi"/>
              </w:rPr>
            </w:pPr>
            <w:r w:rsidRPr="001722D1">
              <w:rPr>
                <w:rFonts w:cstheme="minorHAnsi"/>
              </w:rPr>
              <w:t xml:space="preserve">Error </w:t>
            </w:r>
          </w:p>
        </w:tc>
      </w:tr>
      <w:tr w:rsidR="005945B2" w:rsidTr="005945B2" w14:paraId="36FD181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75F59003" w14:textId="2692D865">
            <w:pPr>
              <w:spacing w:after="0" w:line="240" w:lineRule="auto"/>
              <w:ind w:left="0"/>
              <w:rPr>
                <w:rFonts w:cstheme="minorHAnsi"/>
                <w:noProof/>
                <w:lang w:bidi="hi-IN"/>
              </w:rPr>
            </w:pPr>
            <w:r w:rsidRPr="001722D1">
              <w:rPr>
                <w:rFonts w:cstheme="minorHAnsi"/>
                <w:noProof/>
                <w:lang w:bidi="hi-IN"/>
              </w:rPr>
              <w:t>ErrorMessage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8A2C9F5" w14:textId="1A7B7614">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A3E1208" w14:textId="5D065E03">
            <w:pPr>
              <w:spacing w:after="0" w:line="240" w:lineRule="auto"/>
              <w:ind w:left="0"/>
              <w:rPr>
                <w:rFonts w:cstheme="minorHAnsi"/>
              </w:rPr>
            </w:pPr>
            <w:r w:rsidRPr="001722D1">
              <w:rPr>
                <w:rFonts w:cstheme="minorHAnsi"/>
              </w:rPr>
              <w:t>500</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A46861D" w14:textId="77777777">
            <w:pPr>
              <w:spacing w:after="0" w:line="240" w:lineRule="auto"/>
              <w:ind w:left="0"/>
              <w:rPr>
                <w:rFonts w:cstheme="minorHAnsi"/>
              </w:rPr>
            </w:pPr>
          </w:p>
        </w:tc>
        <w:tc>
          <w:tcPr>
            <w:tcW w:w="29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E93CBC4" w14:textId="29E77482">
            <w:pPr>
              <w:spacing w:after="0" w:line="240" w:lineRule="auto"/>
              <w:ind w:left="0"/>
              <w:rPr>
                <w:rFonts w:cstheme="minorHAnsi"/>
              </w:rPr>
            </w:pPr>
            <w:r w:rsidRPr="001722D1">
              <w:rPr>
                <w:rFonts w:cstheme="minorHAnsi"/>
              </w:rPr>
              <w:t>Error Message</w:t>
            </w:r>
          </w:p>
        </w:tc>
      </w:tr>
    </w:tbl>
    <w:p w:rsidR="009766DC" w:rsidP="003D401E" w:rsidRDefault="009766DC" w14:paraId="0F116C56" w14:textId="77777777">
      <w:pPr>
        <w:rPr>
          <w:u w:val="single"/>
        </w:rPr>
      </w:pPr>
    </w:p>
    <w:p w:rsidR="009318DF" w:rsidP="00CA32F7" w:rsidRDefault="009318DF" w14:paraId="08B72A15" w14:textId="19936BD1">
      <w:pPr>
        <w:pStyle w:val="Heading3"/>
        <w:numPr>
          <w:ilvl w:val="3"/>
          <w:numId w:val="33"/>
        </w:numPr>
        <w:rPr>
          <w:rFonts w:cstheme="minorHAnsi"/>
          <w:i w:val="0"/>
          <w:iCs/>
        </w:rPr>
      </w:pPr>
      <w:bookmarkStart w:name="_Toc131585296" w:id="221"/>
      <w:proofErr w:type="spellStart"/>
      <w:r w:rsidRPr="00EE5BAD">
        <w:rPr>
          <w:rFonts w:cstheme="minorHAnsi"/>
          <w:i w:val="0"/>
          <w:iCs/>
        </w:rPr>
        <w:t>GetServicesforPincodeAndProduct</w:t>
      </w:r>
      <w:proofErr w:type="spellEnd"/>
      <w:r w:rsidRPr="00EE5BAD">
        <w:rPr>
          <w:rFonts w:cstheme="minorHAnsi"/>
          <w:i w:val="0"/>
          <w:iCs/>
        </w:rPr>
        <w:t>:</w:t>
      </w:r>
      <w:bookmarkEnd w:id="221"/>
    </w:p>
    <w:p w:rsidRPr="009B6706" w:rsidR="009B6706" w:rsidP="009B6706" w:rsidRDefault="009B6706" w14:paraId="479BE84C" w14:textId="122E7512">
      <w:r w:rsidRPr="004C0176">
        <w:t>Pin code and Product wise service listing.</w:t>
      </w:r>
    </w:p>
    <w:p w:rsidRPr="009318DF" w:rsidR="009318DF" w:rsidP="00EE5BAD" w:rsidRDefault="009318DF" w14:paraId="60040FCF" w14:textId="7B9DAC61">
      <w:pPr>
        <w:ind w:firstLine="360"/>
        <w:rPr>
          <w:u w:val="single"/>
        </w:rPr>
      </w:pPr>
      <w:r w:rsidRPr="009318DF">
        <w:rPr>
          <w:u w:val="single"/>
        </w:rPr>
        <w:t>Request:</w:t>
      </w:r>
    </w:p>
    <w:tbl>
      <w:tblPr>
        <w:tblStyle w:val="TableGrid"/>
        <w:tblW w:w="9625" w:type="dxa"/>
        <w:tblLayout w:type="fixed"/>
        <w:tblLook w:val="04A0" w:firstRow="1" w:lastRow="0" w:firstColumn="1" w:lastColumn="0" w:noHBand="0" w:noVBand="1"/>
      </w:tblPr>
      <w:tblGrid>
        <w:gridCol w:w="1615"/>
        <w:gridCol w:w="1260"/>
        <w:gridCol w:w="1170"/>
        <w:gridCol w:w="1170"/>
        <w:gridCol w:w="1170"/>
        <w:gridCol w:w="3240"/>
      </w:tblGrid>
      <w:tr w:rsidR="009318DF" w:rsidTr="0074664F" w14:paraId="63B1F1CA"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6F941AD4"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1FD6204B"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74A198A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766A8D2B"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70B69B8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9318DF" w:rsidP="0074664F" w:rsidRDefault="009318DF" w14:paraId="2879CCC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9318DF" w:rsidTr="0074664F" w14:paraId="6D53A770"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C95CA1E" w14:textId="77777777">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5977C4C7" w14:textId="77777777">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62C4E500"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692219E" w14:textId="77777777">
            <w:pPr>
              <w:spacing w:after="0" w:line="240" w:lineRule="auto"/>
              <w:ind w:left="0"/>
              <w:rPr>
                <w:rFonts w:cstheme="minorHAnsi"/>
              </w:rPr>
            </w:pPr>
            <w:r>
              <w:rPr>
                <w:rFonts w:cstheme="minorHAnsi"/>
              </w:rPr>
              <w:t>6</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F208477" w14:textId="77777777">
            <w:pPr>
              <w:spacing w:after="0" w:line="240" w:lineRule="auto"/>
              <w:ind w:left="0"/>
              <w:rPr>
                <w:rFonts w:cstheme="minorHAnsi"/>
              </w:rPr>
            </w:pPr>
            <w:r>
              <w:rPr>
                <w:rFonts w:cstheme="minorHAnsi"/>
              </w:rPr>
              <w:t>0-9</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D868972" w14:textId="77777777">
            <w:pPr>
              <w:spacing w:after="0" w:line="240" w:lineRule="auto"/>
              <w:ind w:left="0"/>
              <w:rPr>
                <w:rFonts w:cstheme="minorHAnsi"/>
              </w:rPr>
            </w:pPr>
            <w:r>
              <w:rPr>
                <w:rFonts w:cstheme="minorHAnsi"/>
              </w:rPr>
              <w:t>Pin code</w:t>
            </w:r>
          </w:p>
        </w:tc>
      </w:tr>
      <w:tr w:rsidR="009318DF" w:rsidTr="0074664F" w14:paraId="54DBC6CB"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D4B6966" w14:textId="39BC584C">
            <w:pPr>
              <w:spacing w:after="0" w:line="240" w:lineRule="auto"/>
              <w:ind w:left="0"/>
              <w:rPr>
                <w:rFonts w:cstheme="minorHAnsi"/>
                <w:noProof/>
                <w:lang w:bidi="hi-IN"/>
              </w:rPr>
            </w:pPr>
            <w:proofErr w:type="spellStart"/>
            <w:r>
              <w:rPr>
                <w:rFonts w:cstheme="minorHAnsi"/>
              </w:rPr>
              <w:t>ProductCode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11755AF" w14:textId="77777777">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473ED611"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50A72C8E" w14:textId="77777777">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8653062" w14:textId="77777777">
            <w:pPr>
              <w:spacing w:after="0" w:line="240" w:lineRule="auto"/>
              <w:ind w:left="0"/>
              <w:rPr>
                <w:rFonts w:cstheme="minorHAnsi"/>
              </w:rPr>
            </w:pPr>
            <w:r>
              <w:rPr>
                <w:rFonts w:cstheme="minorHAnsi"/>
              </w:rPr>
              <w:t>A-Z</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CFDEF8D" w14:textId="77777777">
            <w:pPr>
              <w:spacing w:after="0" w:line="240" w:lineRule="auto"/>
              <w:ind w:left="0"/>
              <w:rPr>
                <w:rFonts w:cstheme="minorHAnsi"/>
              </w:rPr>
            </w:pPr>
            <w:r>
              <w:rPr>
                <w:rFonts w:cstheme="minorHAnsi"/>
              </w:rPr>
              <w:t>Product code</w:t>
            </w:r>
          </w:p>
        </w:tc>
      </w:tr>
      <w:tr w:rsidR="009318DF" w:rsidTr="0074664F" w14:paraId="0A0F7B9D"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E663A08" w14:textId="099426B1">
            <w:pPr>
              <w:spacing w:after="0" w:line="240" w:lineRule="auto"/>
              <w:ind w:left="0"/>
              <w:rPr>
                <w:rFonts w:cstheme="minorHAnsi"/>
                <w:noProof/>
                <w:lang w:bidi="hi-IN"/>
              </w:rPr>
            </w:pPr>
            <w:proofErr w:type="spellStart"/>
            <w:r>
              <w:rPr>
                <w:rFonts w:cstheme="minorHAnsi"/>
              </w:rPr>
              <w:t>SubProductCode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2CD080C" w14:textId="77777777">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EBA5E3F"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EBE5EF9" w14:textId="77777777">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84E36E6" w14:textId="7096BBD6">
            <w:pPr>
              <w:spacing w:after="0" w:line="240" w:lineRule="auto"/>
              <w:ind w:left="0"/>
              <w:rPr>
                <w:rFonts w:cstheme="minorHAnsi"/>
              </w:rPr>
            </w:pPr>
            <w:r>
              <w:rPr>
                <w:rFonts w:cstheme="minorHAnsi"/>
              </w:rPr>
              <w:t>A-Z</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3B9CD120" w14:textId="77777777">
            <w:pPr>
              <w:spacing w:after="0" w:line="240" w:lineRule="auto"/>
              <w:ind w:left="0"/>
              <w:rPr>
                <w:rFonts w:cstheme="minorHAnsi"/>
              </w:rPr>
            </w:pPr>
            <w:r>
              <w:rPr>
                <w:rFonts w:cstheme="minorHAnsi"/>
              </w:rPr>
              <w:t>Sub product code</w:t>
            </w:r>
          </w:p>
        </w:tc>
      </w:tr>
      <w:tr w:rsidR="009318DF" w:rsidTr="0074664F" w14:paraId="52D50378"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4106FAFD" w14:textId="6ECB41E6">
            <w:pPr>
              <w:spacing w:after="0" w:line="240" w:lineRule="auto"/>
              <w:ind w:left="0"/>
              <w:rPr>
                <w:rFonts w:cstheme="minorHAnsi"/>
              </w:rPr>
            </w:pPr>
            <w:proofErr w:type="spellStart"/>
            <w:r>
              <w:rPr>
                <w:rFonts w:cstheme="minorHAnsi"/>
              </w:rPr>
              <w:t>PackType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43D79394" w14:textId="12B19AB5">
            <w:pPr>
              <w:spacing w:after="0" w:line="240" w:lineRule="auto"/>
              <w:ind w:left="0"/>
              <w:rPr>
                <w:rFonts w:cstheme="minorHAnsi"/>
              </w:rPr>
            </w:pPr>
            <w:r w:rsidRPr="002A0998">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40455C2C" w14:textId="748EE79B">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3FEDE1CC" w14:textId="0E3BDB02">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23FC1279" w14:textId="61B0E299">
            <w:pPr>
              <w:spacing w:after="0" w:line="240" w:lineRule="auto"/>
              <w:ind w:left="0"/>
              <w:rPr>
                <w:rFonts w:cstheme="minorHAnsi"/>
              </w:rPr>
            </w:pPr>
            <w:r>
              <w:rPr>
                <w:rFonts w:cstheme="minorHAnsi"/>
              </w:rPr>
              <w:t>A-Z</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185D6AC0" w14:textId="4BBB6150">
            <w:pPr>
              <w:spacing w:after="0" w:line="240" w:lineRule="auto"/>
              <w:ind w:left="0"/>
              <w:rPr>
                <w:rFonts w:cstheme="minorHAnsi"/>
              </w:rPr>
            </w:pPr>
            <w:r>
              <w:rPr>
                <w:rFonts w:cstheme="minorHAnsi"/>
              </w:rPr>
              <w:t>Packaging type refer master</w:t>
            </w:r>
          </w:p>
        </w:tc>
      </w:tr>
      <w:tr w:rsidR="009318DF" w:rsidTr="0074664F" w14:paraId="5FEB6EC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3FB1CAF4" w14:textId="1C041C88">
            <w:pPr>
              <w:spacing w:after="0" w:line="240" w:lineRule="auto"/>
              <w:ind w:left="0"/>
              <w:rPr>
                <w:rFonts w:cstheme="minorHAnsi"/>
              </w:rPr>
            </w:pPr>
            <w:r>
              <w:rPr>
                <w:rFonts w:cstheme="minorHAnsi"/>
              </w:rPr>
              <w:t>Feature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22C3BAF3" w14:textId="4288DF01">
            <w:pPr>
              <w:spacing w:after="0" w:line="240" w:lineRule="auto"/>
              <w:ind w:left="0"/>
              <w:rPr>
                <w:rFonts w:cstheme="minorHAnsi"/>
              </w:rPr>
            </w:pPr>
            <w:r w:rsidRPr="002A0998">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49E7BA9E" w14:textId="29580E96">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59EF1E08" w14:textId="294D84F0">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4560028E" w14:textId="1200C9E6">
            <w:pPr>
              <w:spacing w:after="0" w:line="240" w:lineRule="auto"/>
              <w:ind w:left="0"/>
              <w:rPr>
                <w:rFonts w:cstheme="minorHAnsi"/>
              </w:rPr>
            </w:pPr>
            <w:r>
              <w:rPr>
                <w:rFonts w:cstheme="minorHAnsi"/>
              </w:rPr>
              <w:t>“R”</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9318DF" w:rsidRDefault="009318DF" w14:paraId="0F4EDFC6" w14:textId="6E9128A7">
            <w:pPr>
              <w:spacing w:after="0" w:line="240" w:lineRule="auto"/>
              <w:ind w:left="0"/>
              <w:rPr>
                <w:rFonts w:cstheme="minorHAnsi"/>
              </w:rPr>
            </w:pPr>
            <w:r>
              <w:rPr>
                <w:rFonts w:cstheme="minorHAnsi"/>
              </w:rPr>
              <w:t>For Reverse Logistic “R”</w:t>
            </w:r>
          </w:p>
        </w:tc>
      </w:tr>
      <w:tr w:rsidR="009318DF" w:rsidTr="0074664F" w14:paraId="5B8934D3"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F05F85A" w14:textId="77777777">
            <w:pPr>
              <w:spacing w:after="0" w:line="240" w:lineRule="auto"/>
              <w:ind w:left="0"/>
              <w:rPr>
                <w:rFonts w:cstheme="minorHAnsi"/>
              </w:rPr>
            </w:pPr>
            <w:r>
              <w:rPr>
                <w:rFonts w:cstheme="minorHAnsi"/>
              </w:rPr>
              <w:t>Profile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73153EA7" w14:textId="77777777">
            <w:pPr>
              <w:spacing w:after="0" w:line="240" w:lineRule="auto"/>
              <w:ind w:left="0"/>
              <w:rPr>
                <w:rFonts w:cstheme="minorHAnsi"/>
              </w:rPr>
            </w:pPr>
            <w:r>
              <w:rPr>
                <w:rFonts w:cstheme="minorHAnsi"/>
              </w:rPr>
              <w:t>Object</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1118215" w14:textId="77777777">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67B82B61" w14:textId="77777777">
            <w:pPr>
              <w:spacing w:after="0" w:line="240" w:lineRule="auto"/>
              <w:ind w:left="0"/>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1F651A95" w14:textId="77777777">
            <w:pPr>
              <w:spacing w:after="0" w:line="240" w:lineRule="auto"/>
              <w:ind w:left="0"/>
              <w:rPr>
                <w:rFonts w:cstheme="minorHAnsi"/>
              </w:rPr>
            </w:pP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318DF" w:rsidP="0074664F" w:rsidRDefault="009318DF" w14:paraId="04B980A7" w14:textId="77777777">
            <w:pPr>
              <w:spacing w:after="0" w:line="240" w:lineRule="auto"/>
              <w:ind w:left="0"/>
              <w:rPr>
                <w:rFonts w:cstheme="minorHAnsi"/>
              </w:rPr>
            </w:pPr>
            <w:r>
              <w:rPr>
                <w:rFonts w:cstheme="minorHAnsi"/>
              </w:rPr>
              <w:t>Client details, profile</w:t>
            </w:r>
            <w:r>
              <w:rPr>
                <w:rFonts w:cstheme="minorHAnsi"/>
                <w:i/>
                <w:iCs/>
              </w:rPr>
              <w:t xml:space="preserve"> details are given in common objects sheet.</w:t>
            </w:r>
          </w:p>
        </w:tc>
      </w:tr>
    </w:tbl>
    <w:p w:rsidR="009318DF" w:rsidP="00DC79B1" w:rsidRDefault="009318DF" w14:paraId="7898D597" w14:textId="4670FC65">
      <w:pPr>
        <w:rPr>
          <w:u w:val="single"/>
        </w:rPr>
      </w:pPr>
    </w:p>
    <w:p w:rsidRPr="00DC79B1" w:rsidR="007012A6" w:rsidP="00EE5BAD" w:rsidRDefault="007012A6" w14:paraId="778F9304" w14:textId="088EC30C">
      <w:pPr>
        <w:ind w:firstLine="360"/>
        <w:rPr>
          <w:u w:val="single"/>
        </w:rPr>
      </w:pPr>
      <w:r w:rsidRPr="009318DF">
        <w:rPr>
          <w:u w:val="single"/>
        </w:rPr>
        <w:t>Re</w:t>
      </w:r>
      <w:r>
        <w:rPr>
          <w:u w:val="single"/>
        </w:rPr>
        <w:t>sponse:</w:t>
      </w:r>
    </w:p>
    <w:tbl>
      <w:tblPr>
        <w:tblStyle w:val="TableGrid"/>
        <w:tblW w:w="9625" w:type="dxa"/>
        <w:tblLayout w:type="fixed"/>
        <w:tblLook w:val="04A0" w:firstRow="1" w:lastRow="0" w:firstColumn="1" w:lastColumn="0" w:noHBand="0" w:noVBand="1"/>
      </w:tblPr>
      <w:tblGrid>
        <w:gridCol w:w="2605"/>
        <w:gridCol w:w="1890"/>
        <w:gridCol w:w="5130"/>
      </w:tblGrid>
      <w:tr w:rsidR="007012A6" w:rsidTr="0074664F" w14:paraId="6638D1D8" w14:textId="77777777">
        <w:trPr>
          <w:trHeight w:val="279"/>
        </w:trPr>
        <w:tc>
          <w:tcPr>
            <w:tcW w:w="26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7012A6" w:rsidP="0074664F" w:rsidRDefault="007012A6" w14:paraId="092C3C23"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7012A6" w:rsidP="0074664F" w:rsidRDefault="007012A6" w14:paraId="010BBBCC"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1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7012A6" w:rsidP="0074664F" w:rsidRDefault="007012A6" w14:paraId="3A30339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7012A6" w:rsidTr="0074664F" w14:paraId="41F9551D" w14:textId="77777777">
        <w:trPr>
          <w:trHeight w:val="13"/>
        </w:trPr>
        <w:tc>
          <w:tcPr>
            <w:tcW w:w="26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012A6" w:rsidP="0074664F" w:rsidRDefault="007012A6" w14:paraId="2CD73F89" w14:textId="77777777">
            <w:pPr>
              <w:spacing w:after="0" w:line="240" w:lineRule="auto"/>
              <w:ind w:left="0"/>
              <w:rPr>
                <w:rFonts w:asciiTheme="minorHAnsi" w:hAnsiTheme="minorHAnsi" w:cstheme="minorHAnsi"/>
                <w:color w:val="000000" w:themeColor="text1"/>
                <w:sz w:val="22"/>
                <w:szCs w:val="22"/>
                <w:lang w:val="en-IN"/>
              </w:rPr>
            </w:pPr>
            <w:r>
              <w:rPr>
                <w:rFonts w:cstheme="minorHAnsi"/>
                <w:noProof/>
                <w:color w:val="000000" w:themeColor="text1"/>
                <w:lang w:bidi="hi-IN"/>
              </w:rPr>
              <w:t>PinCodeServiceDetailsReference</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012A6" w:rsidP="0074664F" w:rsidRDefault="007012A6" w14:paraId="58AD2C1B" w14:textId="77777777">
            <w:pPr>
              <w:spacing w:after="0" w:line="240" w:lineRule="auto"/>
              <w:ind w:left="0"/>
              <w:rPr>
                <w:rFonts w:cstheme="minorHAnsi"/>
              </w:rPr>
            </w:pPr>
            <w:r>
              <w:rPr>
                <w:rFonts w:cstheme="minorHAnsi"/>
              </w:rPr>
              <w:t>Object</w:t>
            </w:r>
          </w:p>
        </w:tc>
        <w:tc>
          <w:tcPr>
            <w:tcW w:w="5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012A6" w:rsidP="0074664F" w:rsidRDefault="007012A6" w14:paraId="0681F0A3" w14:textId="2DF2FD91">
            <w:pPr>
              <w:spacing w:after="0" w:line="240" w:lineRule="auto"/>
              <w:ind w:left="0"/>
              <w:rPr>
                <w:rFonts w:cstheme="minorHAnsi"/>
              </w:rPr>
            </w:pPr>
            <w:r>
              <w:rPr>
                <w:rFonts w:cstheme="minorHAnsi"/>
              </w:rPr>
              <w:t>Return service detail object for a pin code,</w:t>
            </w:r>
            <w:r w:rsidR="00DC10F8">
              <w:rPr>
                <w:rFonts w:cstheme="minorHAnsi"/>
              </w:rPr>
              <w:t xml:space="preserve"> </w:t>
            </w:r>
            <w:r>
              <w:rPr>
                <w:rFonts w:cstheme="minorHAnsi"/>
              </w:rPr>
              <w:t>product /sub product</w:t>
            </w:r>
          </w:p>
        </w:tc>
      </w:tr>
    </w:tbl>
    <w:p w:rsidR="00DC79B1" w:rsidP="00824CB5" w:rsidRDefault="00DC79B1" w14:paraId="20E33015" w14:textId="125CCAAB"/>
    <w:p w:rsidRPr="00472382" w:rsidR="005945B2" w:rsidP="00472382" w:rsidRDefault="005945B2" w14:paraId="7B953FFC" w14:textId="77777777">
      <w:pPr>
        <w:ind w:firstLine="360"/>
        <w:rPr>
          <w:u w:val="single"/>
        </w:rPr>
      </w:pPr>
      <w:proofErr w:type="spellStart"/>
      <w:r w:rsidRPr="00472382">
        <w:rPr>
          <w:u w:val="single"/>
        </w:rPr>
        <w:t>PinCodeServiceLocationDetailsReference</w:t>
      </w:r>
      <w:proofErr w:type="spellEnd"/>
      <w:r w:rsidRPr="00472382">
        <w:rPr>
          <w:u w:val="single"/>
        </w:rPr>
        <w:t xml:space="preserve"> Definition</w:t>
      </w:r>
    </w:p>
    <w:tbl>
      <w:tblPr>
        <w:tblStyle w:val="TableGrid"/>
        <w:tblW w:w="8455" w:type="dxa"/>
        <w:tblLayout w:type="fixed"/>
        <w:tblLook w:val="04A0" w:firstRow="1" w:lastRow="0" w:firstColumn="1" w:lastColumn="0" w:noHBand="0" w:noVBand="1"/>
      </w:tblPr>
      <w:tblGrid>
        <w:gridCol w:w="1615"/>
        <w:gridCol w:w="1260"/>
        <w:gridCol w:w="1170"/>
        <w:gridCol w:w="1530"/>
        <w:gridCol w:w="2880"/>
      </w:tblGrid>
      <w:tr w:rsidR="005945B2" w:rsidTr="005945B2" w14:paraId="47B7EB0D"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01DC90E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05B094D7"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65E2D3EE"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49E949A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945B2" w:rsidP="00FE45F5" w:rsidRDefault="005945B2" w14:paraId="15BB264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5945B2" w:rsidTr="005945B2" w14:paraId="6C77ADD0"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5C11E39" w14:textId="0B8F8FA3">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PincodeArea</w:t>
            </w:r>
            <w:r w:rsidRPr="001722D1">
              <w:rPr>
                <w:rFonts w:cstheme="minorHAnsi"/>
                <w:noProof/>
                <w:lang w:bidi="hi-IN"/>
              </w:rPr>
              <w:t>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CB15C02" w14:textId="597651D8">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99BD151" w14:textId="0A1431DE">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9BA0F95" w14:textId="04E821EE">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1F483F9" w14:textId="7E0F4FBE">
            <w:pPr>
              <w:spacing w:after="0" w:line="240" w:lineRule="auto"/>
              <w:ind w:left="0"/>
              <w:rPr>
                <w:rFonts w:cstheme="minorHAnsi"/>
              </w:rPr>
            </w:pPr>
            <w:r w:rsidRPr="001722D1">
              <w:rPr>
                <w:rFonts w:cstheme="minorHAnsi"/>
              </w:rPr>
              <w:t>Area Code</w:t>
            </w:r>
          </w:p>
        </w:tc>
      </w:tr>
      <w:tr w:rsidR="005945B2" w:rsidTr="005945B2" w14:paraId="5B4A6272"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653F3E8" w14:textId="1D8629A6">
            <w:pPr>
              <w:spacing w:after="0" w:line="240" w:lineRule="auto"/>
              <w:ind w:left="0"/>
              <w:rPr>
                <w:rFonts w:cstheme="minorHAnsi"/>
                <w:noProof/>
                <w:lang w:bidi="hi-IN"/>
              </w:rPr>
            </w:pPr>
            <w:r>
              <w:rPr>
                <w:rFonts w:cstheme="minorHAnsi"/>
                <w:noProof/>
                <w:lang w:bidi="hi-IN"/>
              </w:rPr>
              <w:t>Pincode</w:t>
            </w:r>
            <w:r w:rsidRPr="001722D1">
              <w:rPr>
                <w:rFonts w:cstheme="minorHAnsi"/>
                <w:noProof/>
                <w:lang w:bidi="hi-IN"/>
              </w:rPr>
              <w:t>ServiceCenterCode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DC0E220" w14:textId="2B2EA469">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D90C996" w14:textId="43C9C8A5">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6926518" w14:textId="586A4A00">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93D2F40" w14:textId="2C732AA7">
            <w:pPr>
              <w:spacing w:after="0" w:line="240" w:lineRule="auto"/>
              <w:ind w:left="0"/>
              <w:rPr>
                <w:rFonts w:cstheme="minorHAnsi"/>
              </w:rPr>
            </w:pPr>
            <w:r w:rsidRPr="001722D1">
              <w:rPr>
                <w:rFonts w:cstheme="minorHAnsi"/>
              </w:rPr>
              <w:t xml:space="preserve">Service </w:t>
            </w:r>
            <w:proofErr w:type="spellStart"/>
            <w:r w:rsidRPr="001722D1">
              <w:rPr>
                <w:rFonts w:cstheme="minorHAnsi"/>
              </w:rPr>
              <w:t>centre</w:t>
            </w:r>
            <w:proofErr w:type="spellEnd"/>
            <w:r w:rsidRPr="001722D1">
              <w:rPr>
                <w:rFonts w:cstheme="minorHAnsi"/>
              </w:rPr>
              <w:t xml:space="preserve"> code</w:t>
            </w:r>
          </w:p>
        </w:tc>
      </w:tr>
      <w:tr w:rsidR="005945B2" w:rsidTr="005945B2" w14:paraId="465EA59A"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FAF9218" w14:textId="3EF87915">
            <w:pPr>
              <w:spacing w:after="0" w:line="240" w:lineRule="auto"/>
              <w:ind w:left="0"/>
              <w:rPr>
                <w:rFonts w:cstheme="minorHAnsi"/>
                <w:noProof/>
                <w:lang w:bidi="hi-IN"/>
              </w:rPr>
            </w:pPr>
            <w:r>
              <w:rPr>
                <w:rFonts w:cstheme="minorHAnsi"/>
                <w:noProof/>
                <w:lang w:bidi="hi-IN"/>
              </w:rPr>
              <w:t>PickupArea</w:t>
            </w:r>
            <w:r w:rsidRPr="001722D1">
              <w:rPr>
                <w:rFonts w:cstheme="minorHAnsi"/>
                <w:noProof/>
                <w:lang w:bidi="hi-IN"/>
              </w:rPr>
              <w:t>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D848507" w14:textId="37661AE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995A9CC" w14:textId="2F234838">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D9FC975" w14:textId="00A5D817">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60058E2" w14:textId="5938219B">
            <w:pPr>
              <w:spacing w:after="0" w:line="240" w:lineRule="auto"/>
              <w:ind w:left="0"/>
              <w:rPr>
                <w:rFonts w:cstheme="minorHAnsi"/>
              </w:rPr>
            </w:pPr>
            <w:r>
              <w:rPr>
                <w:rFonts w:cstheme="minorHAnsi"/>
              </w:rPr>
              <w:t xml:space="preserve">Pickup </w:t>
            </w:r>
            <w:r w:rsidRPr="001722D1">
              <w:rPr>
                <w:rFonts w:cstheme="minorHAnsi"/>
              </w:rPr>
              <w:t>Area Code</w:t>
            </w:r>
          </w:p>
        </w:tc>
      </w:tr>
      <w:tr w:rsidR="005945B2" w:rsidTr="005945B2" w14:paraId="730CC3C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803D412" w14:textId="5D49E1CF">
            <w:pPr>
              <w:spacing w:after="0" w:line="240" w:lineRule="auto"/>
              <w:ind w:left="0"/>
              <w:rPr>
                <w:rFonts w:cstheme="minorHAnsi"/>
              </w:rPr>
            </w:pPr>
            <w:r>
              <w:rPr>
                <w:rFonts w:cstheme="minorHAnsi"/>
                <w:noProof/>
                <w:lang w:bidi="hi-IN"/>
              </w:rPr>
              <w:t>Pickup</w:t>
            </w:r>
            <w:r w:rsidRPr="001722D1">
              <w:rPr>
                <w:rFonts w:cstheme="minorHAnsi"/>
                <w:noProof/>
                <w:lang w:bidi="hi-IN"/>
              </w:rPr>
              <w:t>ServiceCenterCode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5EB8930" w14:textId="6323B436">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857D088" w14:textId="779663DB">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BE7C207" w14:textId="755FA805">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50B7178" w14:textId="596E2873">
            <w:pPr>
              <w:spacing w:after="0" w:line="240" w:lineRule="auto"/>
              <w:ind w:left="0"/>
              <w:rPr>
                <w:rFonts w:cstheme="minorHAnsi"/>
              </w:rPr>
            </w:pPr>
            <w:proofErr w:type="gramStart"/>
            <w:r>
              <w:rPr>
                <w:rFonts w:cstheme="minorHAnsi"/>
              </w:rPr>
              <w:t>Pickup</w:t>
            </w:r>
            <w:r w:rsidRPr="001722D1">
              <w:rPr>
                <w:rFonts w:cstheme="minorHAnsi"/>
              </w:rPr>
              <w:t xml:space="preserve"> </w:t>
            </w:r>
            <w:r>
              <w:rPr>
                <w:rFonts w:cstheme="minorHAnsi"/>
              </w:rPr>
              <w:t xml:space="preserve"> </w:t>
            </w:r>
            <w:r w:rsidRPr="001722D1">
              <w:rPr>
                <w:rFonts w:cstheme="minorHAnsi"/>
              </w:rPr>
              <w:t>Service</w:t>
            </w:r>
            <w:proofErr w:type="gramEnd"/>
            <w:r w:rsidRPr="001722D1">
              <w:rPr>
                <w:rFonts w:cstheme="minorHAnsi"/>
              </w:rPr>
              <w:t xml:space="preserve"> </w:t>
            </w:r>
            <w:proofErr w:type="spellStart"/>
            <w:r w:rsidRPr="001722D1">
              <w:rPr>
                <w:rFonts w:cstheme="minorHAnsi"/>
              </w:rPr>
              <w:t>centre</w:t>
            </w:r>
            <w:proofErr w:type="spellEnd"/>
            <w:r w:rsidRPr="001722D1">
              <w:rPr>
                <w:rFonts w:cstheme="minorHAnsi"/>
              </w:rPr>
              <w:t xml:space="preserve"> code</w:t>
            </w:r>
          </w:p>
        </w:tc>
      </w:tr>
      <w:tr w:rsidR="005945B2" w:rsidTr="005945B2" w14:paraId="1EBA0A56"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BBFE2E4" w14:textId="7668B177">
            <w:pPr>
              <w:spacing w:after="0" w:line="240" w:lineRule="auto"/>
              <w:ind w:left="0"/>
              <w:rPr>
                <w:rFonts w:cstheme="minorHAnsi"/>
              </w:rPr>
            </w:pPr>
            <w:r>
              <w:rPr>
                <w:rFonts w:cstheme="minorHAnsi"/>
                <w:noProof/>
                <w:lang w:bidi="hi-IN"/>
              </w:rPr>
              <w:t>Pickup</w:t>
            </w:r>
            <w:r w:rsidRPr="001722D1">
              <w:rPr>
                <w:rFonts w:cstheme="minorHAnsi"/>
                <w:noProof/>
                <w:lang w:bidi="hi-IN"/>
              </w:rPr>
              <w:t>Service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B701BD3" w14:textId="6BC56BB5">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1A2284B" w14:textId="5F81CEC1">
            <w:pPr>
              <w:spacing w:after="0" w:line="240" w:lineRule="auto"/>
              <w:ind w:left="0"/>
              <w:rPr>
                <w:rFonts w:cstheme="minorHAnsi"/>
              </w:rPr>
            </w:pPr>
            <w:r w:rsidRPr="001722D1">
              <w:rPr>
                <w:rFonts w:cstheme="minorHAnsi"/>
              </w:rPr>
              <w:t>10</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4F0853C" w14:textId="71BDB476">
            <w:pPr>
              <w:spacing w:after="0" w:line="240" w:lineRule="auto"/>
              <w:ind w:left="0"/>
              <w:rPr>
                <w:rFonts w:cstheme="minorHAnsi"/>
              </w:rPr>
            </w:pPr>
            <w:r w:rsidRPr="001722D1">
              <w:rPr>
                <w:rFonts w:cstheme="minorHAnsi"/>
              </w:rPr>
              <w:t>A-</w:t>
            </w:r>
            <w:proofErr w:type="gramStart"/>
            <w:r w:rsidRPr="001722D1">
              <w:rPr>
                <w:rFonts w:cstheme="minorHAnsi"/>
              </w:rPr>
              <w:t>Z,/</w:t>
            </w:r>
            <w:proofErr w:type="gramEnd"/>
            <w:r w:rsidRPr="001722D1">
              <w:rPr>
                <w:rFonts w:cstheme="minorHAnsi"/>
              </w:rPr>
              <w:t>,&amp;</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A342D48" w14:textId="7212A841">
            <w:pPr>
              <w:spacing w:after="0" w:line="240" w:lineRule="auto"/>
              <w:ind w:left="0"/>
              <w:rPr>
                <w:rFonts w:cstheme="minorHAnsi"/>
              </w:rPr>
            </w:pPr>
            <w:r w:rsidRPr="001722D1">
              <w:rPr>
                <w:rFonts w:cstheme="minorHAnsi"/>
              </w:rPr>
              <w:t>Service availability</w:t>
            </w:r>
          </w:p>
        </w:tc>
      </w:tr>
      <w:tr w:rsidR="005945B2" w:rsidTr="005945B2" w14:paraId="4F1D5415"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22B3D49" w14:textId="296D1852">
            <w:pPr>
              <w:spacing w:after="0" w:line="240" w:lineRule="auto"/>
              <w:ind w:left="0"/>
              <w:rPr>
                <w:rFonts w:cstheme="minorHAnsi"/>
              </w:rPr>
            </w:pPr>
            <w:r>
              <w:rPr>
                <w:rFonts w:cstheme="minorHAnsi"/>
                <w:noProof/>
                <w:lang w:bidi="hi-IN"/>
              </w:rPr>
              <w:t>DeliveryArea</w:t>
            </w:r>
            <w:r w:rsidRPr="001722D1">
              <w:rPr>
                <w:rFonts w:cstheme="minorHAnsi"/>
                <w:noProof/>
                <w:lang w:bidi="hi-IN"/>
              </w:rPr>
              <w:t>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FDB14A1" w14:textId="0FC1F4C5">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E2C3390" w14:textId="11E5A83E">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0C2F66D" w14:textId="15C106C9">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2749FA6" w14:textId="50CDB5B5">
            <w:pPr>
              <w:spacing w:after="0" w:line="240" w:lineRule="auto"/>
              <w:ind w:left="0"/>
              <w:rPr>
                <w:rFonts w:cstheme="minorHAnsi"/>
              </w:rPr>
            </w:pPr>
            <w:r>
              <w:rPr>
                <w:rFonts w:cstheme="minorHAnsi"/>
              </w:rPr>
              <w:t xml:space="preserve">Delivery </w:t>
            </w:r>
            <w:r w:rsidRPr="001722D1">
              <w:rPr>
                <w:rFonts w:cstheme="minorHAnsi"/>
              </w:rPr>
              <w:t>Area Code</w:t>
            </w:r>
          </w:p>
        </w:tc>
      </w:tr>
      <w:tr w:rsidR="005945B2" w:rsidTr="005945B2" w14:paraId="1E2D3944"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6C010E4" w14:textId="47FA9FB3">
            <w:pPr>
              <w:spacing w:after="0" w:line="240" w:lineRule="auto"/>
              <w:ind w:left="0"/>
              <w:rPr>
                <w:rFonts w:cstheme="minorHAnsi"/>
                <w:noProof/>
                <w:lang w:bidi="hi-IN"/>
              </w:rPr>
            </w:pPr>
            <w:r>
              <w:rPr>
                <w:rFonts w:cstheme="minorHAnsi"/>
                <w:noProof/>
                <w:lang w:bidi="hi-IN"/>
              </w:rPr>
              <w:t>Delivery</w:t>
            </w:r>
            <w:r w:rsidRPr="001722D1">
              <w:rPr>
                <w:rFonts w:cstheme="minorHAnsi"/>
                <w:noProof/>
                <w:lang w:bidi="hi-IN"/>
              </w:rPr>
              <w:t>ServiceCenterCode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154E587" w14:textId="1ED7E057">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0E9D78A" w14:textId="32741C1B">
            <w:pPr>
              <w:spacing w:after="0" w:line="240" w:lineRule="auto"/>
              <w:ind w:left="0"/>
              <w:rPr>
                <w:rFonts w:cstheme="minorHAnsi"/>
              </w:rPr>
            </w:pPr>
            <w:r w:rsidRPr="001722D1">
              <w:rPr>
                <w:rFonts w:cstheme="minorHAnsi"/>
              </w:rPr>
              <w:t>3</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5FE788F" w14:textId="292E007F">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E640554" w14:textId="7EC0B066">
            <w:pPr>
              <w:spacing w:after="0" w:line="240" w:lineRule="auto"/>
              <w:ind w:left="0"/>
              <w:rPr>
                <w:rFonts w:cstheme="minorHAnsi"/>
              </w:rPr>
            </w:pPr>
            <w:r>
              <w:rPr>
                <w:rFonts w:cstheme="minorHAnsi"/>
              </w:rPr>
              <w:t xml:space="preserve">Delivery </w:t>
            </w:r>
            <w:r w:rsidRPr="001722D1">
              <w:rPr>
                <w:rFonts w:cstheme="minorHAnsi"/>
              </w:rPr>
              <w:t xml:space="preserve">Service </w:t>
            </w:r>
            <w:proofErr w:type="spellStart"/>
            <w:r w:rsidRPr="001722D1">
              <w:rPr>
                <w:rFonts w:cstheme="minorHAnsi"/>
              </w:rPr>
              <w:t>centre</w:t>
            </w:r>
            <w:proofErr w:type="spellEnd"/>
            <w:r w:rsidRPr="001722D1">
              <w:rPr>
                <w:rFonts w:cstheme="minorHAnsi"/>
              </w:rPr>
              <w:t xml:space="preserve"> code</w:t>
            </w:r>
          </w:p>
        </w:tc>
      </w:tr>
      <w:tr w:rsidR="005945B2" w:rsidTr="005945B2" w14:paraId="6DFFE65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E17B47E" w14:textId="0D35B31D">
            <w:pPr>
              <w:spacing w:after="0" w:line="240" w:lineRule="auto"/>
              <w:ind w:left="0"/>
              <w:rPr>
                <w:rFonts w:cstheme="minorHAnsi"/>
                <w:noProof/>
                <w:lang w:bidi="hi-IN"/>
              </w:rPr>
            </w:pPr>
            <w:r>
              <w:rPr>
                <w:rFonts w:cstheme="minorHAnsi"/>
                <w:noProof/>
                <w:lang w:bidi="hi-IN"/>
              </w:rPr>
              <w:t>Delivery</w:t>
            </w:r>
            <w:r w:rsidRPr="001722D1">
              <w:rPr>
                <w:rFonts w:cstheme="minorHAnsi"/>
                <w:noProof/>
                <w:lang w:bidi="hi-IN"/>
              </w:rPr>
              <w:t>Service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E7402C4" w14:textId="5AC63AFA">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996083C" w14:textId="2B66F986">
            <w:pPr>
              <w:spacing w:after="0" w:line="240" w:lineRule="auto"/>
              <w:ind w:left="0"/>
              <w:rPr>
                <w:rFonts w:cstheme="minorHAnsi"/>
              </w:rPr>
            </w:pPr>
            <w:r w:rsidRPr="001722D1">
              <w:rPr>
                <w:rFonts w:cstheme="minorHAnsi"/>
              </w:rPr>
              <w:t>10</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BC6E39A" w14:textId="64D5D9CE">
            <w:pPr>
              <w:spacing w:after="0" w:line="240" w:lineRule="auto"/>
              <w:ind w:left="0"/>
              <w:rPr>
                <w:rFonts w:cstheme="minorHAnsi"/>
              </w:rPr>
            </w:pPr>
            <w:r w:rsidRPr="001722D1">
              <w:rPr>
                <w:rFonts w:cstheme="minorHAnsi"/>
              </w:rPr>
              <w:t>A-</w:t>
            </w:r>
            <w:proofErr w:type="gramStart"/>
            <w:r w:rsidRPr="001722D1">
              <w:rPr>
                <w:rFonts w:cstheme="minorHAnsi"/>
              </w:rPr>
              <w:t>Z,/</w:t>
            </w:r>
            <w:proofErr w:type="gramEnd"/>
            <w:r w:rsidRPr="001722D1">
              <w:rPr>
                <w:rFonts w:cstheme="minorHAnsi"/>
              </w:rPr>
              <w:t>,&amp;</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81663CF" w14:textId="413C3C7B">
            <w:pPr>
              <w:spacing w:after="0" w:line="240" w:lineRule="auto"/>
              <w:ind w:left="0"/>
              <w:rPr>
                <w:rFonts w:cstheme="minorHAnsi"/>
              </w:rPr>
            </w:pPr>
            <w:r w:rsidRPr="001722D1">
              <w:rPr>
                <w:rFonts w:cstheme="minorHAnsi"/>
              </w:rPr>
              <w:t>Service availability</w:t>
            </w:r>
          </w:p>
        </w:tc>
      </w:tr>
      <w:tr w:rsidR="005945B2" w:rsidTr="005945B2" w14:paraId="3276779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71E80A4" w14:textId="05D77B49">
            <w:pPr>
              <w:spacing w:after="0" w:line="240" w:lineRule="auto"/>
              <w:ind w:left="0"/>
              <w:rPr>
                <w:rFonts w:cstheme="minorHAnsi"/>
                <w:noProof/>
                <w:lang w:bidi="hi-IN"/>
              </w:rPr>
            </w:pPr>
            <w:r w:rsidRPr="001722D1">
              <w:rPr>
                <w:rFonts w:cstheme="minorHAnsi"/>
                <w:noProof/>
                <w:lang w:bidi="hi-IN"/>
              </w:rPr>
              <w:t>PinCode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839E733" w14:textId="01D16CB4">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8989FF6" w14:textId="287F489F">
            <w:pPr>
              <w:spacing w:after="0" w:line="240" w:lineRule="auto"/>
              <w:ind w:left="0"/>
              <w:rPr>
                <w:rFonts w:cstheme="minorHAnsi"/>
              </w:rPr>
            </w:pPr>
            <w:r w:rsidRPr="001722D1">
              <w:rPr>
                <w:rFonts w:cstheme="minorHAnsi"/>
              </w:rPr>
              <w:t>6</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23D7603" w14:textId="7B11B396">
            <w:pPr>
              <w:spacing w:after="0" w:line="240" w:lineRule="auto"/>
              <w:ind w:left="0"/>
              <w:rPr>
                <w:rFonts w:cstheme="minorHAnsi"/>
              </w:rPr>
            </w:pPr>
            <w:r w:rsidRPr="001722D1">
              <w:rPr>
                <w:rFonts w:cstheme="minorHAnsi"/>
              </w:rPr>
              <w:t>0-9</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AE51C2B" w14:textId="3EE9053D">
            <w:pPr>
              <w:spacing w:after="0" w:line="240" w:lineRule="auto"/>
              <w:ind w:left="0"/>
              <w:rPr>
                <w:rFonts w:cstheme="minorHAnsi"/>
              </w:rPr>
            </w:pPr>
            <w:r w:rsidRPr="001722D1">
              <w:rPr>
                <w:rFonts w:cstheme="minorHAnsi"/>
              </w:rPr>
              <w:t>Pin Code</w:t>
            </w:r>
          </w:p>
        </w:tc>
      </w:tr>
      <w:tr w:rsidR="005945B2" w:rsidTr="005945B2" w14:paraId="20C7BDCC"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2217413C" w14:textId="29C90092">
            <w:pPr>
              <w:spacing w:after="0" w:line="240" w:lineRule="auto"/>
              <w:ind w:left="0"/>
              <w:rPr>
                <w:rFonts w:cstheme="minorHAnsi"/>
                <w:noProof/>
                <w:lang w:bidi="hi-IN"/>
              </w:rPr>
            </w:pPr>
            <w:r w:rsidRPr="001722D1">
              <w:rPr>
                <w:rFonts w:cstheme="minorHAnsi"/>
                <w:noProof/>
                <w:lang w:bidi="hi-IN"/>
              </w:rPr>
              <w:t>PinDescription</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12E523E" w14:textId="5A43EDBC">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BC79C1D" w14:textId="3611C56B">
            <w:pPr>
              <w:spacing w:after="0" w:line="240" w:lineRule="auto"/>
              <w:ind w:left="0"/>
              <w:rPr>
                <w:rFonts w:cstheme="minorHAnsi"/>
              </w:rPr>
            </w:pPr>
            <w:r w:rsidRPr="001722D1">
              <w:rPr>
                <w:rFonts w:cstheme="minorHAnsi"/>
              </w:rPr>
              <w:t>25</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33BCED96" w14:textId="71237614">
            <w:pPr>
              <w:spacing w:after="0" w:line="240" w:lineRule="auto"/>
              <w:ind w:left="0"/>
              <w:rPr>
                <w:rFonts w:cstheme="minorHAnsi"/>
              </w:rPr>
            </w:pPr>
            <w:r w:rsidRPr="001722D1">
              <w:rPr>
                <w:rFonts w:cstheme="minorHAnsi"/>
              </w:rPr>
              <w:t>a-</w:t>
            </w:r>
            <w:proofErr w:type="gramStart"/>
            <w:r w:rsidRPr="001722D1">
              <w:rPr>
                <w:rFonts w:cstheme="minorHAnsi"/>
              </w:rPr>
              <w:t>z,A</w:t>
            </w:r>
            <w:proofErr w:type="gramEnd"/>
            <w:r w:rsidRPr="001722D1">
              <w:rPr>
                <w:rFonts w:cstheme="minorHAnsi"/>
              </w:rPr>
              <w:t>-Z,0-9</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1F36071" w14:textId="0C7AC4BD">
            <w:pPr>
              <w:spacing w:after="0" w:line="240" w:lineRule="auto"/>
              <w:ind w:left="0"/>
              <w:rPr>
                <w:rFonts w:cstheme="minorHAnsi"/>
              </w:rPr>
            </w:pPr>
            <w:r w:rsidRPr="001722D1">
              <w:rPr>
                <w:rFonts w:cstheme="minorHAnsi"/>
              </w:rPr>
              <w:t xml:space="preserve">Pin code Description </w:t>
            </w:r>
          </w:p>
        </w:tc>
      </w:tr>
      <w:tr w:rsidR="005945B2" w:rsidTr="005945B2" w14:paraId="20DC5245"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78C3E6FE" w14:textId="3F4CDA63">
            <w:pPr>
              <w:spacing w:after="0" w:line="240" w:lineRule="auto"/>
              <w:ind w:left="0"/>
              <w:rPr>
                <w:rFonts w:cstheme="minorHAnsi"/>
                <w:noProof/>
                <w:lang w:bidi="hi-IN"/>
              </w:rPr>
            </w:pPr>
            <w:r w:rsidRPr="001722D1">
              <w:rPr>
                <w:rFonts w:cstheme="minorHAnsi"/>
                <w:noProof/>
                <w:lang w:bidi="hi-IN"/>
              </w:rPr>
              <w:t>Product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E81A406" w14:textId="7B0435EA">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AFD8871" w14:textId="62CF628D">
            <w:pPr>
              <w:spacing w:after="0" w:line="240" w:lineRule="auto"/>
              <w:ind w:left="0"/>
              <w:rPr>
                <w:rFonts w:cstheme="minorHAnsi"/>
              </w:rPr>
            </w:pPr>
            <w:r w:rsidRPr="001722D1">
              <w:rPr>
                <w:rFonts w:cstheme="minorHAnsi"/>
              </w:rPr>
              <w:t>1</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B683CE2" w14:textId="7875CF61">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8F457E3" w14:textId="5CDA3663">
            <w:pPr>
              <w:spacing w:after="0" w:line="240" w:lineRule="auto"/>
              <w:ind w:left="0"/>
              <w:rPr>
                <w:rFonts w:cstheme="minorHAnsi"/>
              </w:rPr>
            </w:pPr>
            <w:r w:rsidRPr="001722D1">
              <w:rPr>
                <w:rFonts w:cstheme="minorHAnsi"/>
              </w:rPr>
              <w:t>Product code</w:t>
            </w:r>
          </w:p>
        </w:tc>
      </w:tr>
      <w:tr w:rsidR="005945B2" w:rsidTr="005945B2" w14:paraId="39A789F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1C9F6010" w14:textId="6B64F3A4">
            <w:pPr>
              <w:spacing w:after="0" w:line="240" w:lineRule="auto"/>
              <w:ind w:left="0"/>
              <w:rPr>
                <w:rFonts w:cstheme="minorHAnsi"/>
                <w:noProof/>
                <w:lang w:bidi="hi-IN"/>
              </w:rPr>
            </w:pPr>
            <w:r w:rsidRPr="001722D1">
              <w:rPr>
                <w:rFonts w:cstheme="minorHAnsi"/>
                <w:noProof/>
                <w:lang w:bidi="hi-IN"/>
              </w:rPr>
              <w:t>SubProduct</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935025B" w14:textId="6B954313">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BF5F6BF" w14:textId="49049C68">
            <w:pPr>
              <w:spacing w:after="0" w:line="240" w:lineRule="auto"/>
              <w:ind w:left="0"/>
              <w:rPr>
                <w:rFonts w:cstheme="minorHAnsi"/>
              </w:rPr>
            </w:pPr>
            <w:r w:rsidRPr="001722D1">
              <w:rPr>
                <w:rFonts w:cstheme="minorHAnsi"/>
              </w:rPr>
              <w:t>1</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607D2BC" w14:textId="5AA1AEA7">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52C2580" w14:textId="3A6568DB">
            <w:pPr>
              <w:spacing w:after="0" w:line="240" w:lineRule="auto"/>
              <w:ind w:left="0"/>
              <w:rPr>
                <w:rFonts w:cstheme="minorHAnsi"/>
              </w:rPr>
            </w:pPr>
            <w:r w:rsidRPr="001722D1">
              <w:rPr>
                <w:rFonts w:cstheme="minorHAnsi"/>
              </w:rPr>
              <w:t>Sub product code</w:t>
            </w:r>
          </w:p>
        </w:tc>
      </w:tr>
      <w:tr w:rsidR="005945B2" w:rsidTr="005945B2" w14:paraId="76F29F40"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229D702F" w14:textId="54D44E63">
            <w:pPr>
              <w:spacing w:after="0" w:line="240" w:lineRule="auto"/>
              <w:ind w:left="0"/>
              <w:rPr>
                <w:rFonts w:cstheme="minorHAnsi"/>
                <w:noProof/>
                <w:lang w:bidi="hi-IN"/>
              </w:rPr>
            </w:pPr>
            <w:proofErr w:type="spellStart"/>
            <w:r w:rsidRPr="009F4B42">
              <w:rPr>
                <w:rFonts w:cstheme="minorHAnsi"/>
              </w:rPr>
              <w:t>PackType</w:t>
            </w:r>
            <w:proofErr w:type="spellEnd"/>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CE573A6" w14:textId="583B0D7D">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F7D9325" w14:textId="50F10BCF">
            <w:pPr>
              <w:spacing w:after="0" w:line="240" w:lineRule="auto"/>
              <w:ind w:left="0"/>
              <w:rPr>
                <w:rFonts w:cstheme="minorHAnsi"/>
              </w:rPr>
            </w:pPr>
            <w:r w:rsidRPr="001722D1">
              <w:rPr>
                <w:rFonts w:cstheme="minorHAnsi"/>
              </w:rPr>
              <w:t>1</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F82DA24" w14:textId="07B62499">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9F77FE8" w14:textId="5F745AD2">
            <w:pPr>
              <w:spacing w:after="0" w:line="240" w:lineRule="auto"/>
              <w:ind w:left="0"/>
              <w:rPr>
                <w:rFonts w:cstheme="minorHAnsi"/>
              </w:rPr>
            </w:pPr>
            <w:r>
              <w:rPr>
                <w:rFonts w:cstheme="minorHAnsi"/>
              </w:rPr>
              <w:t>Pack type</w:t>
            </w:r>
          </w:p>
        </w:tc>
      </w:tr>
      <w:tr w:rsidR="005945B2" w:rsidTr="005945B2" w14:paraId="50E37B79"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9F4B42" w:rsidR="005945B2" w:rsidP="005945B2" w:rsidRDefault="005945B2" w14:paraId="73D4D359" w14:textId="4204A6D3">
            <w:pPr>
              <w:spacing w:after="0" w:line="240" w:lineRule="auto"/>
              <w:ind w:left="0"/>
              <w:rPr>
                <w:rFonts w:cstheme="minorHAnsi"/>
              </w:rPr>
            </w:pPr>
            <w:r w:rsidRPr="009F4B42">
              <w:rPr>
                <w:rFonts w:cstheme="minorHAnsi"/>
              </w:rPr>
              <w:t>Feature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46BCE196" w14:textId="6C81494D">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10A38F8" w14:textId="4A5EEFB9">
            <w:pPr>
              <w:spacing w:after="0" w:line="240" w:lineRule="auto"/>
              <w:ind w:left="0"/>
              <w:rPr>
                <w:rFonts w:cstheme="minorHAnsi"/>
              </w:rPr>
            </w:pPr>
            <w:r w:rsidRPr="001722D1">
              <w:rPr>
                <w:rFonts w:cstheme="minorHAnsi"/>
              </w:rPr>
              <w:t>1</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0382F6D" w14:textId="71A6B295">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16803E52" w14:textId="0DCD0C26">
            <w:pPr>
              <w:spacing w:after="0" w:line="240" w:lineRule="auto"/>
              <w:ind w:left="0"/>
              <w:rPr>
                <w:rFonts w:cstheme="minorHAnsi"/>
              </w:rPr>
            </w:pPr>
            <w:r>
              <w:rPr>
                <w:rFonts w:cstheme="minorHAnsi"/>
              </w:rPr>
              <w:t>“R” for Reverse logistics</w:t>
            </w:r>
          </w:p>
        </w:tc>
      </w:tr>
      <w:tr w:rsidR="005945B2" w:rsidTr="005945B2" w14:paraId="1353E376"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9F4B42" w:rsidR="005945B2" w:rsidP="005945B2" w:rsidRDefault="005945B2" w14:paraId="19552B00" w14:textId="1449E0D7">
            <w:pPr>
              <w:spacing w:after="0" w:line="240" w:lineRule="auto"/>
              <w:ind w:left="0"/>
              <w:rPr>
                <w:rFonts w:cstheme="minorHAnsi"/>
              </w:rPr>
            </w:pPr>
            <w:r w:rsidRPr="001722D1">
              <w:rPr>
                <w:rFonts w:cstheme="minorHAnsi"/>
                <w:noProof/>
                <w:lang w:bidi="hi-IN"/>
              </w:rPr>
              <w:t>ServiceName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735F5BD7" w14:textId="36E60775">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EF81513" w14:textId="371F58C9">
            <w:pPr>
              <w:spacing w:after="0" w:line="240" w:lineRule="auto"/>
              <w:ind w:left="0"/>
              <w:rPr>
                <w:rFonts w:cstheme="minorHAnsi"/>
              </w:rPr>
            </w:pPr>
            <w:r w:rsidRPr="001722D1">
              <w:rPr>
                <w:rFonts w:cstheme="minorHAnsi"/>
              </w:rPr>
              <w:t>25</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E4D3133" w14:textId="231DF664">
            <w:pPr>
              <w:spacing w:after="0" w:line="240" w:lineRule="auto"/>
              <w:ind w:left="0"/>
              <w:rPr>
                <w:rFonts w:cstheme="minorHAnsi"/>
              </w:rPr>
            </w:pPr>
            <w:r w:rsidRPr="001722D1">
              <w:rPr>
                <w:rFonts w:cstheme="minorHAnsi"/>
              </w:rPr>
              <w:t>A-Z</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2654D50" w14:textId="0E57C9D3">
            <w:pPr>
              <w:spacing w:after="0" w:line="240" w:lineRule="auto"/>
              <w:ind w:left="0"/>
              <w:rPr>
                <w:rFonts w:cstheme="minorHAnsi"/>
              </w:rPr>
            </w:pPr>
            <w:r w:rsidRPr="001722D1">
              <w:rPr>
                <w:rFonts w:cstheme="minorHAnsi"/>
              </w:rPr>
              <w:t xml:space="preserve">Product Description </w:t>
            </w:r>
          </w:p>
        </w:tc>
      </w:tr>
      <w:tr w:rsidR="005945B2" w:rsidTr="005945B2" w14:paraId="2104C64E"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6AD18D4D" w14:textId="4F3857BB">
            <w:pPr>
              <w:spacing w:after="0" w:line="240" w:lineRule="auto"/>
              <w:ind w:left="0"/>
              <w:rPr>
                <w:rFonts w:cstheme="minorHAnsi"/>
                <w:noProof/>
                <w:lang w:bidi="hi-IN"/>
              </w:rPr>
            </w:pPr>
            <w:r w:rsidRPr="001722D1">
              <w:rPr>
                <w:rFonts w:cstheme="minorHAnsi"/>
                <w:noProof/>
                <w:lang w:bidi="hi-IN"/>
              </w:rPr>
              <w:t>IsError</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426BB76" w14:textId="31B8F057">
            <w:pPr>
              <w:spacing w:after="0" w:line="240" w:lineRule="auto"/>
              <w:ind w:left="0"/>
              <w:rPr>
                <w:rFonts w:cstheme="minorHAnsi"/>
              </w:rPr>
            </w:pPr>
            <w:r w:rsidRPr="001722D1">
              <w:rPr>
                <w:rFonts w:cstheme="minorHAnsi"/>
              </w:rPr>
              <w:t>Boolean</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79A6977" w14:textId="489DE2EC">
            <w:pPr>
              <w:spacing w:after="0" w:line="240" w:lineRule="auto"/>
              <w:ind w:left="0"/>
              <w:rPr>
                <w:rFonts w:cstheme="minorHAnsi"/>
              </w:rPr>
            </w:pPr>
            <w:r w:rsidRPr="001722D1">
              <w:rPr>
                <w:rFonts w:cstheme="minorHAnsi"/>
              </w:rPr>
              <w:t>5</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59CCEE98" w14:textId="4F822255">
            <w:pPr>
              <w:spacing w:after="0" w:line="240" w:lineRule="auto"/>
              <w:ind w:left="0"/>
              <w:rPr>
                <w:rFonts w:cstheme="minorHAnsi"/>
              </w:rPr>
            </w:pPr>
            <w:r w:rsidRPr="001722D1">
              <w:rPr>
                <w:rFonts w:cstheme="minorHAnsi"/>
              </w:rPr>
              <w:t>True/false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5EA1A6E" w14:textId="58E66A15">
            <w:pPr>
              <w:spacing w:after="0" w:line="240" w:lineRule="auto"/>
              <w:ind w:left="0"/>
              <w:rPr>
                <w:rFonts w:cstheme="minorHAnsi"/>
              </w:rPr>
            </w:pPr>
            <w:r w:rsidRPr="001722D1">
              <w:rPr>
                <w:rFonts w:cstheme="minorHAnsi"/>
              </w:rPr>
              <w:t xml:space="preserve">Error </w:t>
            </w:r>
          </w:p>
        </w:tc>
      </w:tr>
      <w:tr w:rsidR="005945B2" w:rsidTr="005945B2" w14:paraId="0BCA10EF"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1722D1" w:rsidR="005945B2" w:rsidP="005945B2" w:rsidRDefault="005945B2" w14:paraId="1CA47065" w14:textId="61F863BC">
            <w:pPr>
              <w:spacing w:after="0" w:line="240" w:lineRule="auto"/>
              <w:ind w:left="0"/>
              <w:rPr>
                <w:rFonts w:cstheme="minorHAnsi"/>
                <w:noProof/>
                <w:lang w:bidi="hi-IN"/>
              </w:rPr>
            </w:pPr>
            <w:r w:rsidRPr="001722D1">
              <w:rPr>
                <w:rFonts w:cstheme="minorHAnsi"/>
                <w:noProof/>
                <w:lang w:bidi="hi-IN"/>
              </w:rPr>
              <w:t>ErrorMessage</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B78A243" w14:textId="1EE91578">
            <w:pPr>
              <w:spacing w:after="0" w:line="240" w:lineRule="auto"/>
              <w:ind w:left="0"/>
              <w:rPr>
                <w:rFonts w:cstheme="minorHAnsi"/>
              </w:rPr>
            </w:pPr>
            <w:r w:rsidRPr="001722D1">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2CBDC0B6" w14:textId="6C1751A5">
            <w:pPr>
              <w:spacing w:after="0" w:line="240" w:lineRule="auto"/>
              <w:ind w:left="0"/>
              <w:rPr>
                <w:rFonts w:cstheme="minorHAnsi"/>
              </w:rPr>
            </w:pPr>
            <w:r w:rsidRPr="001722D1">
              <w:rPr>
                <w:rFonts w:cstheme="minorHAnsi"/>
              </w:rPr>
              <w:t>500</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0696CE5A" w14:textId="77777777">
            <w:pPr>
              <w:spacing w:after="0" w:line="240" w:lineRule="auto"/>
              <w:ind w:left="0"/>
              <w:rPr>
                <w:rFonts w:cstheme="minorHAnsi"/>
              </w:rPr>
            </w:pP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945B2" w:rsidP="005945B2" w:rsidRDefault="005945B2" w14:paraId="62770A11" w14:textId="1A809DF1">
            <w:pPr>
              <w:spacing w:after="0" w:line="240" w:lineRule="auto"/>
              <w:ind w:left="0"/>
              <w:rPr>
                <w:rFonts w:cstheme="minorHAnsi"/>
              </w:rPr>
            </w:pPr>
            <w:r w:rsidRPr="001722D1">
              <w:rPr>
                <w:rFonts w:cstheme="minorHAnsi"/>
              </w:rPr>
              <w:t>Error Message</w:t>
            </w:r>
          </w:p>
        </w:tc>
      </w:tr>
    </w:tbl>
    <w:p w:rsidR="005945B2" w:rsidP="003D401E" w:rsidRDefault="005945B2" w14:paraId="158555F4" w14:textId="77777777">
      <w:pPr>
        <w:rPr>
          <w:u w:val="single"/>
        </w:rPr>
      </w:pPr>
    </w:p>
    <w:p w:rsidRPr="002D56BE" w:rsidR="00940EF8" w:rsidP="00CA32F7" w:rsidRDefault="006C7278" w14:paraId="6314FEDB" w14:textId="67F80D82">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131585297" w:id="222"/>
      <w:r>
        <w:rPr>
          <w:rFonts w:cs="Arial" w:asciiTheme="minorHAnsi" w:hAnsiTheme="minorHAnsi"/>
          <w:color w:val="0070C0"/>
          <w:sz w:val="28"/>
          <w:szCs w:val="28"/>
          <w:lang w:val="en-CA"/>
        </w:rPr>
        <w:t>Transit Time</w:t>
      </w:r>
      <w:bookmarkEnd w:id="222"/>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940EF8" w:rsidTr="003353DC" w14:paraId="33E29BC7" w14:textId="77777777">
        <w:tc>
          <w:tcPr>
            <w:tcW w:w="2424" w:type="dxa"/>
            <w:shd w:val="clear" w:color="auto" w:fill="00B0F0"/>
          </w:tcPr>
          <w:p w:rsidRPr="002D56BE" w:rsidR="00940EF8" w:rsidP="003353DC" w:rsidRDefault="006C7278" w14:paraId="3781FC7D" w14:textId="62B23C06">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sidR="00940EF8">
              <w:rPr>
                <w:rFonts w:asciiTheme="minorHAnsi" w:hAnsiTheme="minorHAnsi"/>
                <w:color w:val="FFFFFF"/>
                <w:sz w:val="22"/>
                <w:szCs w:val="22"/>
              </w:rPr>
              <w:t xml:space="preserve"> </w:t>
            </w:r>
          </w:p>
        </w:tc>
        <w:tc>
          <w:tcPr>
            <w:tcW w:w="7135" w:type="dxa"/>
            <w:vAlign w:val="center"/>
          </w:tcPr>
          <w:p w:rsidRPr="00F24137" w:rsidR="00940EF8" w:rsidP="003353DC" w:rsidRDefault="006B75CA" w14:paraId="10C01497" w14:textId="08319051">
            <w:pPr>
              <w:pStyle w:val="IBMtabletext"/>
              <w:ind w:left="21" w:right="21"/>
              <w:rPr>
                <w:rFonts w:asciiTheme="minorHAnsi" w:hAnsiTheme="minorHAnsi"/>
                <w:b/>
                <w:sz w:val="22"/>
                <w:szCs w:val="22"/>
              </w:rPr>
            </w:pPr>
            <w:r>
              <w:rPr>
                <w:rFonts w:asciiTheme="minorHAnsi" w:hAnsiTheme="minorHAnsi"/>
                <w:b/>
                <w:sz w:val="22"/>
                <w:szCs w:val="22"/>
              </w:rPr>
              <w:t>Transit Time</w:t>
            </w:r>
          </w:p>
        </w:tc>
      </w:tr>
      <w:tr w:rsidRPr="002D56BE" w:rsidR="00940EF8" w:rsidTr="003353DC" w14:paraId="02620697" w14:textId="77777777">
        <w:tc>
          <w:tcPr>
            <w:tcW w:w="2424" w:type="dxa"/>
            <w:shd w:val="clear" w:color="auto" w:fill="00B0F0"/>
          </w:tcPr>
          <w:p w:rsidRPr="002D56BE" w:rsidR="00940EF8" w:rsidP="003353DC" w:rsidRDefault="006C7278" w14:paraId="177F009B" w14:textId="3D8359F8">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940EF8" w:rsidP="006B75CA" w:rsidRDefault="006C7278" w14:paraId="7E46EF94" w14:textId="5BF3D040">
            <w:pPr>
              <w:pStyle w:val="IBMtabletext"/>
              <w:tabs>
                <w:tab w:val="left" w:pos="310"/>
              </w:tabs>
              <w:ind w:left="21" w:right="21"/>
              <w:jc w:val="both"/>
              <w:rPr>
                <w:rFonts w:asciiTheme="minorHAnsi" w:hAnsiTheme="minorHAnsi"/>
                <w:sz w:val="22"/>
                <w:szCs w:val="22"/>
              </w:rPr>
            </w:pPr>
            <w:r w:rsidRPr="006B75CA">
              <w:rPr>
                <w:rFonts w:asciiTheme="minorHAnsi" w:hAnsiTheme="minorHAnsi"/>
                <w:sz w:val="22"/>
                <w:szCs w:val="22"/>
              </w:rPr>
              <w:t xml:space="preserve">The Transit Time Finder provides </w:t>
            </w:r>
            <w:r w:rsidR="00F16F30">
              <w:rPr>
                <w:rFonts w:asciiTheme="minorHAnsi" w:hAnsiTheme="minorHAnsi"/>
                <w:sz w:val="22"/>
                <w:szCs w:val="22"/>
              </w:rPr>
              <w:t>user</w:t>
            </w:r>
            <w:r w:rsidRPr="006B75CA">
              <w:rPr>
                <w:rFonts w:asciiTheme="minorHAnsi" w:hAnsiTheme="minorHAnsi"/>
                <w:sz w:val="22"/>
                <w:szCs w:val="22"/>
              </w:rPr>
              <w:t xml:space="preserve"> with the delivery date for a selected </w:t>
            </w:r>
            <w:r w:rsidRPr="006B75CA" w:rsidR="006B75CA">
              <w:rPr>
                <w:rFonts w:asciiTheme="minorHAnsi" w:hAnsiTheme="minorHAnsi"/>
                <w:sz w:val="22"/>
                <w:szCs w:val="22"/>
              </w:rPr>
              <w:t xml:space="preserve">service. </w:t>
            </w:r>
            <w:r w:rsidR="0004578A">
              <w:rPr>
                <w:rFonts w:asciiTheme="minorHAnsi" w:hAnsiTheme="minorHAnsi"/>
                <w:sz w:val="22"/>
                <w:szCs w:val="22"/>
              </w:rPr>
              <w:t>User is</w:t>
            </w:r>
            <w:r w:rsidRPr="006B75CA">
              <w:rPr>
                <w:rFonts w:asciiTheme="minorHAnsi" w:hAnsiTheme="minorHAnsi"/>
                <w:sz w:val="22"/>
                <w:szCs w:val="22"/>
              </w:rPr>
              <w:t xml:space="preserve"> required to provide the Blue Dart service required, the Origin pin code, Destination pin code,</w:t>
            </w:r>
            <w:r w:rsidR="0004578A">
              <w:rPr>
                <w:rFonts w:asciiTheme="minorHAnsi" w:hAnsiTheme="minorHAnsi"/>
                <w:sz w:val="22"/>
                <w:szCs w:val="22"/>
              </w:rPr>
              <w:t xml:space="preserve"> </w:t>
            </w:r>
            <w:r w:rsidRPr="006B75CA">
              <w:rPr>
                <w:rFonts w:asciiTheme="minorHAnsi" w:hAnsiTheme="minorHAnsi"/>
                <w:sz w:val="22"/>
                <w:szCs w:val="22"/>
              </w:rPr>
              <w:t xml:space="preserve">pickup </w:t>
            </w:r>
            <w:proofErr w:type="gramStart"/>
            <w:r w:rsidRPr="006B75CA">
              <w:rPr>
                <w:rFonts w:asciiTheme="minorHAnsi" w:hAnsiTheme="minorHAnsi"/>
                <w:sz w:val="22"/>
                <w:szCs w:val="22"/>
              </w:rPr>
              <w:t>date</w:t>
            </w:r>
            <w:proofErr w:type="gramEnd"/>
            <w:r w:rsidRPr="006B75CA">
              <w:rPr>
                <w:rFonts w:asciiTheme="minorHAnsi" w:hAnsiTheme="minorHAnsi"/>
                <w:sz w:val="22"/>
                <w:szCs w:val="22"/>
              </w:rPr>
              <w:t xml:space="preserve"> and time</w:t>
            </w:r>
          </w:p>
        </w:tc>
      </w:tr>
      <w:tr w:rsidRPr="002D56BE" w:rsidR="006B75CA" w:rsidTr="003353DC" w14:paraId="33296A6D" w14:textId="77777777">
        <w:tc>
          <w:tcPr>
            <w:tcW w:w="2424" w:type="dxa"/>
            <w:shd w:val="clear" w:color="auto" w:fill="00B0F0"/>
          </w:tcPr>
          <w:p w:rsidRPr="002D56BE" w:rsidR="006B75CA" w:rsidP="006B75CA" w:rsidRDefault="006B75CA" w14:paraId="05A39238" w14:textId="4DB70E8B">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6B75CA" w:rsidP="006B75CA" w:rsidRDefault="00AC4E05" w14:paraId="6F2D2D22" w14:textId="7F8D8E8B">
            <w:pPr>
              <w:pStyle w:val="IBMtabletext"/>
              <w:tabs>
                <w:tab w:val="left" w:pos="310"/>
              </w:tabs>
              <w:ind w:left="21" w:right="21"/>
              <w:jc w:val="both"/>
              <w:rPr>
                <w:rFonts w:asciiTheme="minorHAnsi" w:hAnsiTheme="minorHAnsi"/>
                <w:sz w:val="22"/>
                <w:szCs w:val="22"/>
              </w:rPr>
            </w:pPr>
            <w:r w:rsidRPr="00AC4E05">
              <w:rPr>
                <w:rFonts w:asciiTheme="minorHAnsi" w:hAnsiTheme="minorHAnsi"/>
                <w:sz w:val="22"/>
                <w:szCs w:val="22"/>
              </w:rPr>
              <w:t xml:space="preserve">Intermediate layer (bridge API) is to be developed between backend and will be exposed to </w:t>
            </w:r>
            <w:r w:rsidR="00084AFF">
              <w:rPr>
                <w:rFonts w:asciiTheme="minorHAnsi" w:hAnsiTheme="minorHAnsi"/>
                <w:sz w:val="22"/>
                <w:szCs w:val="22"/>
              </w:rPr>
              <w:t>DHL Drupal</w:t>
            </w:r>
            <w:r w:rsidRPr="00AC4E05">
              <w:rPr>
                <w:rFonts w:asciiTheme="minorHAnsi" w:hAnsiTheme="minorHAnsi"/>
                <w:sz w:val="22"/>
                <w:szCs w:val="22"/>
              </w:rPr>
              <w:t xml:space="preserve"> developer portal to handle request and response transaction of the API</w:t>
            </w:r>
          </w:p>
        </w:tc>
      </w:tr>
      <w:tr w:rsidRPr="002D56BE" w:rsidR="006B75CA" w:rsidTr="003353DC" w14:paraId="20348229" w14:textId="77777777">
        <w:trPr>
          <w:cantSplit/>
        </w:trPr>
        <w:tc>
          <w:tcPr>
            <w:tcW w:w="2424" w:type="dxa"/>
            <w:shd w:val="clear" w:color="auto" w:fill="00B0F0"/>
          </w:tcPr>
          <w:p w:rsidRPr="002D56BE" w:rsidR="006B75CA" w:rsidP="006B75CA" w:rsidRDefault="006B75CA" w14:paraId="56E4B6AE" w14:textId="7C0F4505">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6B75CA" w:rsidP="006B75CA" w:rsidRDefault="00AC4E05" w14:paraId="1F411E4F" w14:textId="2BE87DAC">
            <w:pPr>
              <w:spacing w:after="0" w:line="240" w:lineRule="auto"/>
              <w:ind w:left="0"/>
              <w:rPr>
                <w:rFonts w:asciiTheme="minorHAnsi" w:hAnsiTheme="minorHAnsi"/>
                <w:sz w:val="22"/>
                <w:szCs w:val="22"/>
              </w:rPr>
            </w:pPr>
            <w:r>
              <w:rPr>
                <w:rFonts w:asciiTheme="minorHAnsi" w:hAnsiTheme="minorHAnsi"/>
                <w:sz w:val="22"/>
                <w:szCs w:val="22"/>
              </w:rPr>
              <w:t>Client ID-Secret validation at Apigee layer will be incorporated.</w:t>
            </w:r>
          </w:p>
        </w:tc>
      </w:tr>
    </w:tbl>
    <w:p w:rsidR="008C6C4F" w:rsidP="00CD5D2B" w:rsidRDefault="008C6C4F" w14:paraId="1D279B7A" w14:textId="567D788A">
      <w:pPr>
        <w:ind w:left="0"/>
        <w:rPr>
          <w:rFonts w:cstheme="minorHAnsi"/>
          <w:b/>
          <w:bCs/>
          <w:i/>
          <w:iCs/>
          <w:u w:val="single"/>
        </w:rPr>
      </w:pPr>
    </w:p>
    <w:p w:rsidRPr="00DC79B1" w:rsidR="00B65028" w:rsidP="00CA32F7" w:rsidRDefault="00B65028" w14:paraId="5F1251BB" w14:textId="20FDE5BB">
      <w:pPr>
        <w:pStyle w:val="Heading3"/>
        <w:numPr>
          <w:ilvl w:val="2"/>
          <w:numId w:val="33"/>
        </w:numPr>
        <w:rPr>
          <w:rFonts w:cstheme="minorHAnsi"/>
          <w:i w:val="0"/>
          <w:iCs/>
        </w:rPr>
      </w:pPr>
      <w:bookmarkStart w:name="_Toc131585298" w:id="223"/>
      <w:r w:rsidRPr="00DC79B1">
        <w:rPr>
          <w:rFonts w:cstheme="minorHAnsi"/>
          <w:i w:val="0"/>
          <w:iCs/>
        </w:rPr>
        <w:t xml:space="preserve">Methods used </w:t>
      </w:r>
      <w:r w:rsidR="00015A80">
        <w:rPr>
          <w:rFonts w:cstheme="minorHAnsi"/>
          <w:i w:val="0"/>
          <w:iCs/>
        </w:rPr>
        <w:t>Transit Time</w:t>
      </w:r>
      <w:bookmarkEnd w:id="223"/>
      <w:r w:rsidRPr="00DC79B1">
        <w:rPr>
          <w:rFonts w:cstheme="minorHAnsi"/>
          <w:i w:val="0"/>
          <w:iCs/>
        </w:rPr>
        <w:t xml:space="preserve"> </w:t>
      </w:r>
    </w:p>
    <w:p w:rsidR="008C6C4F" w:rsidP="00CA32F7" w:rsidRDefault="008C6C4F" w14:paraId="2E195B9A" w14:textId="33F1D777">
      <w:pPr>
        <w:pStyle w:val="Heading3"/>
        <w:numPr>
          <w:ilvl w:val="3"/>
          <w:numId w:val="33"/>
        </w:numPr>
        <w:rPr>
          <w:rFonts w:cstheme="minorHAnsi"/>
          <w:i w:val="0"/>
          <w:iCs/>
        </w:rPr>
      </w:pPr>
      <w:bookmarkStart w:name="_Toc131585299" w:id="224"/>
      <w:proofErr w:type="spellStart"/>
      <w:r w:rsidRPr="009C3C64">
        <w:rPr>
          <w:rFonts w:cstheme="minorHAnsi"/>
          <w:i w:val="0"/>
          <w:iCs/>
        </w:rPr>
        <w:t>GetDomesticTransitTimeForPinCodeandProduct</w:t>
      </w:r>
      <w:proofErr w:type="spellEnd"/>
      <w:r w:rsidRPr="009C3C64">
        <w:rPr>
          <w:rFonts w:cstheme="minorHAnsi"/>
          <w:i w:val="0"/>
          <w:iCs/>
        </w:rPr>
        <w:t>:</w:t>
      </w:r>
      <w:bookmarkEnd w:id="224"/>
      <w:r w:rsidRPr="009C3C64">
        <w:rPr>
          <w:rFonts w:cstheme="minorHAnsi"/>
          <w:i w:val="0"/>
          <w:iCs/>
        </w:rPr>
        <w:t xml:space="preserve"> </w:t>
      </w:r>
    </w:p>
    <w:p w:rsidRPr="00FF02C7" w:rsidR="00FF02C7" w:rsidP="00FF02C7" w:rsidRDefault="00FF02C7" w14:paraId="5FE3B34B" w14:textId="67D1EF43">
      <w:r>
        <w:t>Transit Time finder for product and pin code choice.</w:t>
      </w:r>
    </w:p>
    <w:p w:rsidR="008C6C4F" w:rsidP="00580692" w:rsidRDefault="008C6C4F" w14:paraId="1DDBE5A2" w14:textId="14BC1424">
      <w:pPr>
        <w:ind w:firstLine="360"/>
        <w:rPr>
          <w:u w:val="single"/>
        </w:rPr>
      </w:pPr>
      <w:r w:rsidRPr="00DC79B1">
        <w:rPr>
          <w:u w:val="single"/>
        </w:rPr>
        <w:t>Request</w:t>
      </w:r>
      <w:r>
        <w:rPr>
          <w:u w:val="single"/>
        </w:rPr>
        <w:t>:</w:t>
      </w:r>
    </w:p>
    <w:tbl>
      <w:tblPr>
        <w:tblStyle w:val="TableGrid"/>
        <w:tblW w:w="9535" w:type="dxa"/>
        <w:tblLayout w:type="fixed"/>
        <w:tblLook w:val="04A0" w:firstRow="1" w:lastRow="0" w:firstColumn="1" w:lastColumn="0" w:noHBand="0" w:noVBand="1"/>
      </w:tblPr>
      <w:tblGrid>
        <w:gridCol w:w="1975"/>
        <w:gridCol w:w="900"/>
        <w:gridCol w:w="1170"/>
        <w:gridCol w:w="1170"/>
        <w:gridCol w:w="1170"/>
        <w:gridCol w:w="3150"/>
      </w:tblGrid>
      <w:tr w:rsidR="005F4BCF" w:rsidTr="005F4BCF" w14:paraId="2267DA0C" w14:textId="77777777">
        <w:trPr>
          <w:trHeight w:val="279"/>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5F7E2EE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06DA9CBB"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0BBB5D9F"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2E034C4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Length</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4F91ACB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Allowed Values</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229AA991"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5F4BCF" w:rsidTr="005F4BCF" w14:paraId="02C56D47" w14:textId="77777777">
        <w:trPr>
          <w:trHeight w:val="13"/>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0524C4F2" w14:textId="08D720AD">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ppinCode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EA42F6F" w14:textId="650E57FB">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BBCA605" w14:textId="26749432">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7F39C87B" w14:textId="35BE26FE">
            <w:pPr>
              <w:spacing w:after="0" w:line="240" w:lineRule="auto"/>
              <w:ind w:left="0"/>
              <w:rPr>
                <w:rFonts w:cstheme="minorHAnsi"/>
              </w:rPr>
            </w:pPr>
            <w:r>
              <w:rPr>
                <w:rFonts w:cstheme="minorHAnsi"/>
              </w:rPr>
              <w:t>6</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6CD1F80" w14:textId="24E80A40">
            <w:pPr>
              <w:spacing w:after="0" w:line="240" w:lineRule="auto"/>
              <w:ind w:left="0"/>
              <w:rPr>
                <w:rFonts w:cstheme="minorHAnsi"/>
              </w:rPr>
            </w:pPr>
            <w:r>
              <w:rPr>
                <w:rFonts w:cstheme="minorHAnsi"/>
              </w:rPr>
              <w:t>0-9</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63E6569" w14:textId="78C4F828">
            <w:pPr>
              <w:spacing w:after="0" w:line="240" w:lineRule="auto"/>
              <w:ind w:left="0"/>
              <w:rPr>
                <w:rFonts w:cstheme="minorHAnsi"/>
              </w:rPr>
            </w:pPr>
            <w:proofErr w:type="gramStart"/>
            <w:r>
              <w:rPr>
                <w:rFonts w:cstheme="minorHAnsi"/>
              </w:rPr>
              <w:t>Origin  Pin</w:t>
            </w:r>
            <w:proofErr w:type="gramEnd"/>
            <w:r>
              <w:rPr>
                <w:rFonts w:cstheme="minorHAnsi"/>
              </w:rPr>
              <w:t xml:space="preserve"> code</w:t>
            </w:r>
          </w:p>
        </w:tc>
      </w:tr>
      <w:tr w:rsidR="005F4BCF" w:rsidTr="005F4BCF" w14:paraId="1CD6ED4F"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AFDE122" w14:textId="572E1944">
            <w:pPr>
              <w:spacing w:after="0" w:line="240" w:lineRule="auto"/>
              <w:ind w:left="0"/>
              <w:rPr>
                <w:rFonts w:cstheme="minorHAnsi"/>
                <w:noProof/>
                <w:lang w:bidi="hi-IN"/>
              </w:rPr>
            </w:pPr>
            <w:r>
              <w:rPr>
                <w:rFonts w:cstheme="minorHAnsi"/>
                <w:noProof/>
                <w:lang w:bidi="hi-IN"/>
              </w:rPr>
              <w:t>pPinCodeTo</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8B2B2DE" w14:textId="53EBA66F">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A84AD36" w14:textId="244D5DEF">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7EF5E427" w14:textId="7824D389">
            <w:pPr>
              <w:spacing w:after="0" w:line="240" w:lineRule="auto"/>
              <w:ind w:left="0"/>
              <w:rPr>
                <w:rFonts w:cstheme="minorHAnsi"/>
              </w:rPr>
            </w:pPr>
            <w:r>
              <w:rPr>
                <w:rFonts w:cstheme="minorHAnsi"/>
              </w:rPr>
              <w:t>6</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A3EAFD1" w14:textId="02E05573">
            <w:pPr>
              <w:spacing w:after="0" w:line="240" w:lineRule="auto"/>
              <w:ind w:left="0"/>
              <w:rPr>
                <w:rFonts w:cstheme="minorHAnsi"/>
              </w:rPr>
            </w:pPr>
            <w:r>
              <w:rPr>
                <w:rFonts w:cstheme="minorHAnsi"/>
              </w:rPr>
              <w:t>0-9</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11EBC450" w14:textId="3771086C">
            <w:pPr>
              <w:spacing w:after="0" w:line="240" w:lineRule="auto"/>
              <w:ind w:left="0"/>
              <w:rPr>
                <w:rFonts w:cstheme="minorHAnsi"/>
              </w:rPr>
            </w:pPr>
          </w:p>
        </w:tc>
      </w:tr>
      <w:tr w:rsidR="005F4BCF" w:rsidTr="005F4BCF" w14:paraId="42861957"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7C5AA4AC" w14:textId="0001F06A">
            <w:pPr>
              <w:spacing w:after="0" w:line="240" w:lineRule="auto"/>
              <w:ind w:left="0"/>
              <w:rPr>
                <w:rFonts w:cstheme="minorHAnsi"/>
                <w:noProof/>
                <w:lang w:bidi="hi-IN"/>
              </w:rPr>
            </w:pPr>
            <w:r>
              <w:rPr>
                <w:rFonts w:cstheme="minorHAnsi"/>
                <w:noProof/>
                <w:lang w:bidi="hi-IN"/>
              </w:rPr>
              <w:t>pProductCode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C6C446F" w14:textId="0E067073">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08A2A2C" w14:textId="33271895">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F809746" w14:textId="5E8E8112">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3384899" w14:textId="33A19049">
            <w:pPr>
              <w:spacing w:after="0" w:line="240" w:lineRule="auto"/>
              <w:ind w:left="0"/>
              <w:rPr>
                <w:rFonts w:cstheme="minorHAnsi"/>
              </w:rPr>
            </w:pPr>
            <w:r>
              <w:rPr>
                <w:rFonts w:cstheme="minorHAnsi"/>
              </w:rPr>
              <w:t>A-Z</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1145EC47" w14:textId="065CF4AC">
            <w:pPr>
              <w:spacing w:after="0" w:line="240" w:lineRule="auto"/>
              <w:ind w:left="0"/>
              <w:rPr>
                <w:rFonts w:cstheme="minorHAnsi"/>
              </w:rPr>
            </w:pPr>
          </w:p>
        </w:tc>
      </w:tr>
      <w:tr w:rsidR="005F4BCF" w:rsidTr="005F4BCF" w14:paraId="1E5AA3C9"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D86E544" w14:textId="326DE5F6">
            <w:pPr>
              <w:spacing w:after="0" w:line="240" w:lineRule="auto"/>
              <w:ind w:left="0"/>
              <w:rPr>
                <w:rFonts w:cstheme="minorHAnsi"/>
              </w:rPr>
            </w:pPr>
            <w:r>
              <w:rPr>
                <w:rFonts w:cstheme="minorHAnsi"/>
                <w:noProof/>
                <w:lang w:bidi="hi-IN"/>
              </w:rPr>
              <w:t>pSubProductCode</w:t>
            </w:r>
            <w:r>
              <w:rPr>
                <w:rFonts w:cstheme="minorHAnsi"/>
              </w:rPr>
              <w:t xml:space="preserve"> </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B162032" w14:textId="39EF1522">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0ADDE460" w14:textId="7DE6D99A">
            <w:pPr>
              <w:spacing w:after="0" w:line="240" w:lineRule="auto"/>
              <w:ind w:left="0"/>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7D8EF1EA" w14:textId="71531847">
            <w:pPr>
              <w:spacing w:after="0" w:line="240" w:lineRule="auto"/>
              <w:ind w:left="0"/>
              <w:rPr>
                <w:rFonts w:cstheme="minorHAnsi"/>
              </w:rPr>
            </w:pPr>
            <w:r>
              <w:rPr>
                <w:rFonts w:cstheme="minorHAnsi"/>
              </w:rPr>
              <w:t>1</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FE3A34D" w14:textId="3CA2C48F">
            <w:pPr>
              <w:spacing w:after="0" w:line="240" w:lineRule="auto"/>
              <w:ind w:left="0"/>
              <w:rPr>
                <w:rFonts w:cstheme="minorHAnsi"/>
              </w:rPr>
            </w:pPr>
            <w:r>
              <w:rPr>
                <w:rFonts w:cstheme="minorHAnsi"/>
              </w:rPr>
              <w:t>0-</w:t>
            </w:r>
            <w:proofErr w:type="gramStart"/>
            <w:r>
              <w:rPr>
                <w:rFonts w:cstheme="minorHAnsi"/>
              </w:rPr>
              <w:t>9,A</w:t>
            </w:r>
            <w:proofErr w:type="gramEnd"/>
            <w:r>
              <w:rPr>
                <w:rFonts w:cstheme="minorHAnsi"/>
              </w:rPr>
              <w:t>-Z</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0AFCC693" w14:textId="3723315E">
            <w:pPr>
              <w:spacing w:after="0" w:line="240" w:lineRule="auto"/>
              <w:ind w:left="0"/>
              <w:rPr>
                <w:rFonts w:cstheme="minorHAnsi"/>
              </w:rPr>
            </w:pPr>
          </w:p>
        </w:tc>
      </w:tr>
      <w:tr w:rsidR="005F4BCF" w:rsidTr="005F4BCF" w14:paraId="5AD38817"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164A1A35" w14:textId="736E6200">
            <w:pPr>
              <w:spacing w:after="0" w:line="240" w:lineRule="auto"/>
              <w:ind w:left="0"/>
              <w:rPr>
                <w:rFonts w:cstheme="minorHAnsi"/>
              </w:rPr>
            </w:pPr>
            <w:r>
              <w:rPr>
                <w:rFonts w:cstheme="minorHAnsi"/>
                <w:noProof/>
                <w:lang w:bidi="hi-IN"/>
              </w:rPr>
              <w:t>pPudate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3DC21F8" w14:textId="41033B69">
            <w:pPr>
              <w:spacing w:after="0" w:line="240" w:lineRule="auto"/>
              <w:ind w:left="0"/>
              <w:rPr>
                <w:rFonts w:cstheme="minorHAnsi"/>
              </w:rPr>
            </w:pPr>
            <w:r>
              <w:rPr>
                <w:rFonts w:cstheme="minorHAnsi"/>
              </w:rPr>
              <w:t>Date</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1F100235" w14:textId="008CF4B6">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4431804C" w14:textId="2DEE8E76">
            <w:pPr>
              <w:spacing w:after="0" w:line="240" w:lineRule="auto"/>
              <w:ind w:left="0"/>
              <w:rPr>
                <w:rFonts w:cstheme="minorHAnsi"/>
              </w:rPr>
            </w:pPr>
            <w:r>
              <w:rPr>
                <w:rFonts w:cstheme="minorHAnsi"/>
              </w:rPr>
              <w:t>8</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A13C3AB" w14:textId="0F134CC8">
            <w:pPr>
              <w:spacing w:after="0" w:line="240" w:lineRule="auto"/>
              <w:ind w:left="0"/>
              <w:rPr>
                <w:rFonts w:cstheme="minorHAnsi"/>
              </w:rPr>
            </w:pPr>
            <w:r>
              <w:rPr>
                <w:rFonts w:cstheme="minorHAnsi"/>
              </w:rPr>
              <w:t>Date</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23464BB8" w14:textId="5C29B68B">
            <w:pPr>
              <w:spacing w:after="0" w:line="240" w:lineRule="auto"/>
              <w:ind w:left="0"/>
              <w:rPr>
                <w:rFonts w:cstheme="minorHAnsi"/>
              </w:rPr>
            </w:pPr>
          </w:p>
        </w:tc>
      </w:tr>
      <w:tr w:rsidR="005F4BCF" w:rsidTr="005F4BCF" w14:paraId="0FF36E32"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0018C7AE" w14:textId="1862CAC7">
            <w:pPr>
              <w:spacing w:after="0" w:line="240" w:lineRule="auto"/>
              <w:ind w:left="0"/>
              <w:rPr>
                <w:rFonts w:cstheme="minorHAnsi"/>
              </w:rPr>
            </w:pPr>
            <w:r>
              <w:rPr>
                <w:rFonts w:cstheme="minorHAnsi"/>
                <w:noProof/>
                <w:lang w:bidi="hi-IN"/>
              </w:rPr>
              <w:t>pPickupTime</w:t>
            </w:r>
            <w:r>
              <w:rPr>
                <w:rFonts w:cstheme="minorHAnsi"/>
              </w:rPr>
              <w:t xml:space="preserve"> </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51B11236" w14:textId="23CB603E">
            <w:pPr>
              <w:spacing w:after="0" w:line="240" w:lineRule="auto"/>
              <w:ind w:left="0"/>
              <w:rPr>
                <w:rFonts w:cstheme="minorHAnsi"/>
              </w:rPr>
            </w:pPr>
            <w:r>
              <w:rPr>
                <w:rFonts w:cstheme="minorHAnsi"/>
              </w:rPr>
              <w:t>string</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11147DB5" w14:textId="73F8702C">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5A2752EF" w14:textId="33DC00A9">
            <w:pPr>
              <w:spacing w:after="0" w:line="240" w:lineRule="auto"/>
              <w:ind w:left="0"/>
              <w:rPr>
                <w:rFonts w:cstheme="minorHAnsi"/>
              </w:rPr>
            </w:pPr>
            <w:r>
              <w:rPr>
                <w:rFonts w:cstheme="minorHAnsi"/>
              </w:rPr>
              <w:t>4</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1A56DEC" w14:textId="72755E28">
            <w:pPr>
              <w:spacing w:after="0" w:line="240" w:lineRule="auto"/>
              <w:ind w:left="0"/>
              <w:rPr>
                <w:rFonts w:cstheme="minorHAnsi"/>
              </w:rPr>
            </w:pPr>
            <w:r>
              <w:rPr>
                <w:rFonts w:cstheme="minorHAnsi"/>
              </w:rPr>
              <w:t>0-9</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276BB12" w14:textId="693C25EB">
            <w:pPr>
              <w:spacing w:after="0" w:line="240" w:lineRule="auto"/>
              <w:ind w:left="0"/>
              <w:rPr>
                <w:rFonts w:cstheme="minorHAnsi"/>
              </w:rPr>
            </w:pPr>
            <w:r>
              <w:rPr>
                <w:rFonts w:cstheme="minorHAnsi"/>
              </w:rPr>
              <w:t xml:space="preserve">24 </w:t>
            </w:r>
            <w:proofErr w:type="spellStart"/>
            <w:r>
              <w:rPr>
                <w:rFonts w:cstheme="minorHAnsi"/>
              </w:rPr>
              <w:t>hrs</w:t>
            </w:r>
            <w:proofErr w:type="spellEnd"/>
            <w:r>
              <w:rPr>
                <w:rFonts w:cstheme="minorHAnsi"/>
              </w:rPr>
              <w:t xml:space="preserve"> format (</w:t>
            </w:r>
            <w:proofErr w:type="gramStart"/>
            <w:r>
              <w:rPr>
                <w:rFonts w:cstheme="minorHAnsi"/>
              </w:rPr>
              <w:t>e.g.</w:t>
            </w:r>
            <w:proofErr w:type="gramEnd"/>
            <w:r>
              <w:rPr>
                <w:rFonts w:cstheme="minorHAnsi"/>
              </w:rPr>
              <w:t xml:space="preserve"> 13:00)</w:t>
            </w:r>
          </w:p>
        </w:tc>
      </w:tr>
      <w:tr w:rsidR="005F4BCF" w:rsidTr="005F4BCF" w14:paraId="0CB13F38" w14:textId="77777777">
        <w:trPr>
          <w:trHeight w:val="54"/>
        </w:trPr>
        <w:tc>
          <w:tcPr>
            <w:tcW w:w="19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4F02EF00" w14:textId="1D19B256">
            <w:pPr>
              <w:spacing w:after="0" w:line="240" w:lineRule="auto"/>
              <w:ind w:left="0"/>
              <w:rPr>
                <w:rFonts w:cstheme="minorHAnsi"/>
                <w:noProof/>
                <w:lang w:bidi="hi-IN"/>
              </w:rPr>
            </w:pPr>
            <w:r>
              <w:rPr>
                <w:rFonts w:cstheme="minorHAnsi"/>
                <w:noProof/>
                <w:lang w:bidi="hi-IN"/>
              </w:rPr>
              <w:t>profile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3E97A57F" w14:textId="4C37E232">
            <w:pPr>
              <w:spacing w:after="0" w:line="240" w:lineRule="auto"/>
              <w:ind w:left="0"/>
              <w:rPr>
                <w:rFonts w:cstheme="minorHAnsi"/>
              </w:rPr>
            </w:pPr>
            <w:r>
              <w:rPr>
                <w:rFonts w:cstheme="minorHAnsi"/>
              </w:rPr>
              <w:t>Object</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5AB4D273" w14:textId="1CF437B4">
            <w:pPr>
              <w:spacing w:after="0" w:line="240" w:lineRule="auto"/>
              <w:ind w:left="0"/>
              <w:rPr>
                <w:rFonts w:cstheme="minorHAnsi"/>
              </w:rPr>
            </w:pPr>
            <w:r>
              <w:rPr>
                <w:rFonts w:cstheme="minorHAnsi"/>
              </w:rPr>
              <w:t>Y</w:t>
            </w: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5FA7365" w14:textId="77777777">
            <w:pPr>
              <w:spacing w:after="0" w:line="240" w:lineRule="auto"/>
              <w:ind w:left="0"/>
              <w:rPr>
                <w:rFonts w:cstheme="minorHAnsi"/>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5429DFED" w14:textId="77777777">
            <w:pPr>
              <w:spacing w:after="0" w:line="240" w:lineRule="auto"/>
              <w:ind w:left="0"/>
              <w:rPr>
                <w:rFonts w:cstheme="minorHAnsi"/>
              </w:rPr>
            </w:pP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5F4BCF" w:rsidRDefault="005F4BCF" w14:paraId="65807910" w14:textId="4387A31B">
            <w:pPr>
              <w:spacing w:after="0" w:line="240" w:lineRule="auto"/>
              <w:ind w:left="0"/>
              <w:rPr>
                <w:rFonts w:cstheme="minorHAnsi"/>
              </w:rPr>
            </w:pPr>
            <w:r>
              <w:rPr>
                <w:rFonts w:cstheme="minorHAnsi"/>
              </w:rPr>
              <w:t xml:space="preserve">Client details, </w:t>
            </w:r>
            <w:r>
              <w:rPr>
                <w:rFonts w:cstheme="minorHAnsi"/>
                <w:noProof/>
                <w:lang w:bidi="hi-IN"/>
              </w:rPr>
              <w:t>profile</w:t>
            </w:r>
            <w:r>
              <w:rPr>
                <w:rFonts w:cstheme="minorHAnsi"/>
                <w:i/>
                <w:iCs/>
              </w:rPr>
              <w:t xml:space="preserve"> details are given in common objects sheet.</w:t>
            </w:r>
          </w:p>
        </w:tc>
      </w:tr>
    </w:tbl>
    <w:p w:rsidR="005F4BCF" w:rsidP="008C6C4F" w:rsidRDefault="005F4BCF" w14:paraId="0E5D6639" w14:textId="103A0DAA">
      <w:pPr>
        <w:rPr>
          <w:u w:val="single"/>
        </w:rPr>
      </w:pPr>
    </w:p>
    <w:p w:rsidR="005F4BCF" w:rsidP="00580692" w:rsidRDefault="005F4BCF" w14:paraId="079DAE2C" w14:textId="7C928E31">
      <w:pPr>
        <w:ind w:firstLine="360"/>
        <w:rPr>
          <w:u w:val="single"/>
        </w:rPr>
      </w:pPr>
      <w:r>
        <w:rPr>
          <w:u w:val="single"/>
        </w:rPr>
        <w:t>Response:</w:t>
      </w:r>
    </w:p>
    <w:tbl>
      <w:tblPr>
        <w:tblStyle w:val="TableGrid"/>
        <w:tblW w:w="9535" w:type="dxa"/>
        <w:tblLayout w:type="fixed"/>
        <w:tblLook w:val="04A0" w:firstRow="1" w:lastRow="0" w:firstColumn="1" w:lastColumn="0" w:noHBand="0" w:noVBand="1"/>
      </w:tblPr>
      <w:tblGrid>
        <w:gridCol w:w="3415"/>
        <w:gridCol w:w="1080"/>
        <w:gridCol w:w="5040"/>
      </w:tblGrid>
      <w:tr w:rsidR="005F4BCF" w:rsidTr="005F4BCF" w14:paraId="64577F6C" w14:textId="77777777">
        <w:trPr>
          <w:trHeight w:val="279"/>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468E795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62D0BC04"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5F4BCF" w:rsidP="0074664F" w:rsidRDefault="005F4BCF" w14:paraId="7CC9CA01"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5F4BCF" w:rsidTr="005F4BCF" w14:paraId="1102D144" w14:textId="77777777">
        <w:trPr>
          <w:trHeight w:val="13"/>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74664F" w:rsidRDefault="005F4BCF" w14:paraId="0BC04434" w14:textId="27295B9C">
            <w:pPr>
              <w:spacing w:after="0" w:line="240" w:lineRule="auto"/>
              <w:ind w:left="0"/>
              <w:rPr>
                <w:rFonts w:asciiTheme="minorHAnsi" w:hAnsiTheme="minorHAnsi" w:cstheme="minorHAnsi"/>
                <w:color w:val="000000" w:themeColor="text1"/>
                <w:sz w:val="22"/>
                <w:szCs w:val="22"/>
                <w:lang w:val="en-IN"/>
              </w:rPr>
            </w:pPr>
            <w:r>
              <w:rPr>
                <w:rFonts w:cstheme="minorHAnsi"/>
                <w:noProof/>
                <w:color w:val="000000" w:themeColor="text1"/>
                <w:lang w:bidi="hi-IN"/>
              </w:rPr>
              <w:t>DomesticTranistTimeReference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74664F" w:rsidRDefault="005F4BCF" w14:paraId="6A053CEE" w14:textId="77777777">
            <w:pPr>
              <w:spacing w:after="0" w:line="240" w:lineRule="auto"/>
              <w:ind w:left="0"/>
              <w:rPr>
                <w:rFonts w:cstheme="minorHAnsi"/>
              </w:rPr>
            </w:pPr>
            <w:r>
              <w:rPr>
                <w:rFonts w:cstheme="minorHAnsi"/>
              </w:rPr>
              <w:t>Object</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F4BCF" w:rsidP="0074664F" w:rsidRDefault="005F4BCF" w14:paraId="65FF5F95" w14:textId="1C24BFF0">
            <w:pPr>
              <w:spacing w:after="0" w:line="240" w:lineRule="auto"/>
              <w:ind w:left="0"/>
              <w:rPr>
                <w:rFonts w:cstheme="minorHAnsi"/>
              </w:rPr>
            </w:pPr>
            <w:r>
              <w:rPr>
                <w:rFonts w:cstheme="minorHAnsi"/>
              </w:rPr>
              <w:t>Return Transit time details</w:t>
            </w:r>
          </w:p>
        </w:tc>
      </w:tr>
    </w:tbl>
    <w:p w:rsidR="005F4BCF" w:rsidP="005F4BCF" w:rsidRDefault="005F4BCF" w14:paraId="1D65E384" w14:textId="70087A7C">
      <w:pPr>
        <w:rPr>
          <w:u w:val="single"/>
        </w:rPr>
      </w:pPr>
    </w:p>
    <w:p w:rsidR="00FA3BCA" w:rsidP="005F4BCF" w:rsidRDefault="00FA3BCA" w14:paraId="104FC96E" w14:textId="35314183">
      <w:pPr>
        <w:rPr>
          <w:u w:val="single"/>
        </w:rPr>
      </w:pPr>
      <w:r w:rsidRPr="00DA4C32">
        <w:rPr>
          <w:rFonts w:cstheme="minorHAnsi"/>
          <w:noProof/>
          <w:color w:val="000000" w:themeColor="text1"/>
          <w:u w:val="single"/>
          <w:lang w:bidi="hi-IN"/>
        </w:rPr>
        <w:t>DomesticTranistTimeReference</w:t>
      </w:r>
      <w:r w:rsidRPr="00DA4C32">
        <w:rPr>
          <w:rFonts w:cstheme="minorHAnsi"/>
          <w:u w:val="single"/>
        </w:rPr>
        <w:t xml:space="preserve"> Definition</w:t>
      </w:r>
      <w:r w:rsidRPr="00550503">
        <w:t>:</w:t>
      </w:r>
    </w:p>
    <w:tbl>
      <w:tblPr>
        <w:tblStyle w:val="TableGrid"/>
        <w:tblW w:w="9593" w:type="dxa"/>
        <w:tblLayout w:type="fixed"/>
        <w:tblLook w:val="04A0" w:firstRow="1" w:lastRow="0" w:firstColumn="1" w:lastColumn="0" w:noHBand="0" w:noVBand="1"/>
      </w:tblPr>
      <w:tblGrid>
        <w:gridCol w:w="1910"/>
        <w:gridCol w:w="1218"/>
        <w:gridCol w:w="869"/>
        <w:gridCol w:w="1043"/>
        <w:gridCol w:w="1305"/>
        <w:gridCol w:w="3248"/>
      </w:tblGrid>
      <w:tr w:rsidR="00FA3BCA" w:rsidTr="00FA3BCA" w14:paraId="30316CB1" w14:textId="77777777">
        <w:trPr>
          <w:trHeight w:val="300"/>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FA3BCA" w:rsidP="00346EB8" w:rsidRDefault="00FA3BCA" w14:paraId="7BC8790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FA3BCA" w:rsidP="00346EB8" w:rsidRDefault="00FA3BCA" w14:paraId="54D8555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Pr="00B90623" w:rsidR="00FA3BCA" w:rsidP="00346EB8" w:rsidRDefault="00FA3BCA" w14:paraId="78CDDAE3" w14:textId="55B9CA08">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Pr="00B90623" w:rsidR="00FA3BCA" w:rsidP="00346EB8" w:rsidRDefault="00FA3BCA" w14:paraId="3BFC6EBD" w14:textId="573EEF0D">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Default value</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FA3BCA" w:rsidP="00346EB8" w:rsidRDefault="00FA3BCA" w14:paraId="1AE1DCCB" w14:textId="78CBC2C8">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FA3BCA" w:rsidP="00346EB8" w:rsidRDefault="00FA3BCA" w14:paraId="0A4FBDCF" w14:textId="10DA1EF2">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FA3BCA" w:rsidTr="00FA3BCA" w14:paraId="696D532D"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3238881" w14:textId="303985EF">
            <w:pPr>
              <w:spacing w:after="0" w:line="240" w:lineRule="auto"/>
              <w:ind w:left="0"/>
              <w:rPr>
                <w:rFonts w:asciiTheme="minorHAnsi" w:hAnsiTheme="minorHAnsi" w:cstheme="minorHAnsi"/>
                <w:color w:val="000000" w:themeColor="text1"/>
                <w:sz w:val="18"/>
                <w:szCs w:val="18"/>
                <w:lang w:val="en-IN"/>
              </w:rPr>
            </w:pPr>
            <w:r w:rsidRPr="00FA3BCA">
              <w:rPr>
                <w:rFonts w:cstheme="minorHAnsi"/>
                <w:noProof/>
                <w:sz w:val="18"/>
                <w:szCs w:val="18"/>
                <w:lang w:bidi="hi-IN"/>
              </w:rPr>
              <w:t>Area</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538C4A2" w14:textId="47864680">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FFA8924" w14:textId="4419E550">
            <w:pPr>
              <w:spacing w:after="0" w:line="240" w:lineRule="auto"/>
              <w:ind w:left="0"/>
              <w:rPr>
                <w:rFonts w:cstheme="minorHAnsi"/>
                <w:sz w:val="18"/>
                <w:szCs w:val="18"/>
              </w:rPr>
            </w:pPr>
            <w:r w:rsidRPr="00FA3BCA">
              <w:rPr>
                <w:rFonts w:cstheme="minorHAnsi"/>
                <w:sz w:val="18"/>
                <w:szCs w:val="18"/>
              </w:rPr>
              <w:t>3</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1CDA67A0"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106E543" w14:textId="5E311AB5">
            <w:pPr>
              <w:spacing w:after="0" w:line="240" w:lineRule="auto"/>
              <w:ind w:left="0"/>
              <w:rPr>
                <w:rFonts w:cstheme="minorHAnsi"/>
                <w:sz w:val="18"/>
                <w:szCs w:val="18"/>
              </w:rPr>
            </w:pPr>
            <w:r w:rsidRPr="00FA3BCA">
              <w:rPr>
                <w:rFonts w:cstheme="minorHAnsi"/>
                <w:sz w:val="18"/>
                <w:szCs w:val="18"/>
              </w:rPr>
              <w:t>A-Z</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DDC59C9" w14:textId="74680212">
            <w:pPr>
              <w:spacing w:after="0" w:line="240" w:lineRule="auto"/>
              <w:ind w:left="0"/>
              <w:rPr>
                <w:rFonts w:cstheme="minorHAnsi"/>
                <w:noProof/>
                <w:sz w:val="18"/>
                <w:szCs w:val="18"/>
                <w:lang w:bidi="hi-IN"/>
              </w:rPr>
            </w:pPr>
            <w:r w:rsidRPr="00FA3BCA">
              <w:rPr>
                <w:rFonts w:cstheme="minorHAnsi"/>
                <w:noProof/>
                <w:sz w:val="18"/>
                <w:szCs w:val="18"/>
                <w:lang w:bidi="hi-IN"/>
              </w:rPr>
              <w:t>Delivery Area Code</w:t>
            </w:r>
          </w:p>
        </w:tc>
      </w:tr>
      <w:tr w:rsidR="00FA3BCA" w:rsidTr="00FA3BCA" w14:paraId="01348676"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F5F76C9" w14:textId="29D3FED0">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ServiceCenter</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C5CEAF0" w14:textId="054B7CA3">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33A9986" w14:textId="307F0847">
            <w:pPr>
              <w:spacing w:after="0" w:line="240" w:lineRule="auto"/>
              <w:ind w:left="0"/>
              <w:rPr>
                <w:rFonts w:cstheme="minorHAnsi"/>
                <w:sz w:val="18"/>
                <w:szCs w:val="18"/>
              </w:rPr>
            </w:pPr>
            <w:r w:rsidRPr="00FA3BCA">
              <w:rPr>
                <w:rFonts w:cstheme="minorHAnsi"/>
                <w:sz w:val="18"/>
                <w:szCs w:val="18"/>
              </w:rPr>
              <w:t>3</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8965304"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C468E62" w14:textId="01C61EC0">
            <w:pPr>
              <w:spacing w:after="0" w:line="240" w:lineRule="auto"/>
              <w:ind w:left="0"/>
              <w:rPr>
                <w:rFonts w:cstheme="minorHAnsi"/>
                <w:sz w:val="18"/>
                <w:szCs w:val="18"/>
              </w:rPr>
            </w:pPr>
            <w:r w:rsidRPr="00FA3BCA">
              <w:rPr>
                <w:rFonts w:cstheme="minorHAnsi"/>
                <w:sz w:val="18"/>
                <w:szCs w:val="18"/>
              </w:rPr>
              <w:t>A-Z</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3ADE4EF" w14:textId="5524683F">
            <w:pPr>
              <w:spacing w:after="0" w:line="240" w:lineRule="auto"/>
              <w:ind w:left="0"/>
              <w:rPr>
                <w:rFonts w:cstheme="minorHAnsi"/>
                <w:noProof/>
                <w:sz w:val="18"/>
                <w:szCs w:val="18"/>
                <w:lang w:bidi="hi-IN"/>
              </w:rPr>
            </w:pPr>
            <w:r w:rsidRPr="00FA3BCA">
              <w:rPr>
                <w:rFonts w:cstheme="minorHAnsi"/>
                <w:noProof/>
                <w:sz w:val="18"/>
                <w:szCs w:val="18"/>
                <w:lang w:bidi="hi-IN"/>
              </w:rPr>
              <w:t xml:space="preserve">Delivery Service centre code </w:t>
            </w:r>
          </w:p>
        </w:tc>
      </w:tr>
      <w:tr w:rsidR="00FA3BCA" w:rsidTr="00FA3BCA" w14:paraId="2679118C"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B882D64" w14:textId="44E334FF">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ExpectedDateDelivery</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2423EE7" w14:textId="3BF92E6A">
            <w:pPr>
              <w:spacing w:after="0" w:line="240" w:lineRule="auto"/>
              <w:ind w:left="0"/>
              <w:rPr>
                <w:rFonts w:cstheme="minorHAnsi"/>
                <w:sz w:val="18"/>
                <w:szCs w:val="18"/>
              </w:rPr>
            </w:pPr>
            <w:r w:rsidRPr="00FA3BCA">
              <w:rPr>
                <w:rFonts w:cstheme="minorHAnsi"/>
                <w:sz w:val="18"/>
                <w:szCs w:val="18"/>
              </w:rPr>
              <w:t>Date</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DBB4779" w14:textId="146D59F2">
            <w:pPr>
              <w:spacing w:after="0" w:line="240" w:lineRule="auto"/>
              <w:ind w:left="0"/>
              <w:rPr>
                <w:rFonts w:cstheme="minorHAnsi"/>
                <w:sz w:val="18"/>
                <w:szCs w:val="18"/>
              </w:rPr>
            </w:pPr>
            <w:r w:rsidRPr="00FA3BCA">
              <w:rPr>
                <w:rFonts w:cstheme="minorHAnsi"/>
                <w:sz w:val="18"/>
                <w:szCs w:val="18"/>
              </w:rPr>
              <w:t>10</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FA3CE3D"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C10E5ED" w14:textId="29FB7AD4">
            <w:pPr>
              <w:spacing w:after="0" w:line="240" w:lineRule="auto"/>
              <w:ind w:left="0"/>
              <w:rPr>
                <w:rFonts w:cstheme="minorHAnsi"/>
                <w:sz w:val="18"/>
                <w:szCs w:val="18"/>
              </w:rPr>
            </w:pPr>
            <w:r w:rsidRPr="00FA3BCA">
              <w:rPr>
                <w:rFonts w:cstheme="minorHAnsi"/>
                <w:sz w:val="18"/>
                <w:szCs w:val="18"/>
              </w:rPr>
              <w:t>DD-MON-YY</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273FB36" w14:textId="70C00E87">
            <w:pPr>
              <w:spacing w:after="0" w:line="240" w:lineRule="auto"/>
              <w:ind w:left="0"/>
              <w:rPr>
                <w:rFonts w:cstheme="minorHAnsi"/>
                <w:noProof/>
                <w:sz w:val="18"/>
                <w:szCs w:val="18"/>
                <w:lang w:bidi="hi-IN"/>
              </w:rPr>
            </w:pPr>
            <w:r w:rsidRPr="00FA3BCA">
              <w:rPr>
                <w:rFonts w:cstheme="minorHAnsi"/>
                <w:noProof/>
                <w:sz w:val="18"/>
                <w:szCs w:val="18"/>
                <w:lang w:bidi="hi-IN"/>
              </w:rPr>
              <w:t>Expected delivery date</w:t>
            </w:r>
          </w:p>
        </w:tc>
      </w:tr>
      <w:tr w:rsidR="00FA3BCA" w:rsidTr="00FA3BCA" w14:paraId="15BEB005"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9414EF2" w14:textId="5B7506C2">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ExpectedDatePOD</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97E5063" w14:textId="617670FF">
            <w:pPr>
              <w:spacing w:after="0" w:line="240" w:lineRule="auto"/>
              <w:ind w:left="0"/>
              <w:rPr>
                <w:rFonts w:cstheme="minorHAnsi"/>
                <w:sz w:val="18"/>
                <w:szCs w:val="18"/>
              </w:rPr>
            </w:pPr>
            <w:r w:rsidRPr="00FA3BCA">
              <w:rPr>
                <w:rFonts w:cstheme="minorHAnsi"/>
                <w:sz w:val="18"/>
                <w:szCs w:val="18"/>
              </w:rPr>
              <w:t>Date</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DF44D88" w14:textId="42205DB3">
            <w:pPr>
              <w:spacing w:after="0" w:line="240" w:lineRule="auto"/>
              <w:ind w:left="0"/>
              <w:rPr>
                <w:rFonts w:cstheme="minorHAnsi"/>
                <w:sz w:val="18"/>
                <w:szCs w:val="18"/>
              </w:rPr>
            </w:pPr>
            <w:r w:rsidRPr="00FA3BCA">
              <w:rPr>
                <w:rFonts w:cstheme="minorHAnsi"/>
                <w:sz w:val="18"/>
                <w:szCs w:val="18"/>
              </w:rPr>
              <w:t>10</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DB03E56"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164D05B7" w14:textId="3A2BCEFB">
            <w:pPr>
              <w:spacing w:after="0" w:line="240" w:lineRule="auto"/>
              <w:ind w:left="0"/>
              <w:rPr>
                <w:rFonts w:cstheme="minorHAnsi"/>
                <w:sz w:val="18"/>
                <w:szCs w:val="18"/>
              </w:rPr>
            </w:pPr>
            <w:r w:rsidRPr="00FA3BCA">
              <w:rPr>
                <w:rFonts w:cstheme="minorHAnsi"/>
                <w:sz w:val="18"/>
                <w:szCs w:val="18"/>
              </w:rPr>
              <w:t>DD-MON-YY</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DDEC1D3" w14:textId="12FA427D">
            <w:pPr>
              <w:spacing w:after="0" w:line="240" w:lineRule="auto"/>
              <w:ind w:left="0"/>
              <w:rPr>
                <w:rFonts w:cstheme="minorHAnsi"/>
                <w:noProof/>
                <w:sz w:val="18"/>
                <w:szCs w:val="18"/>
                <w:lang w:bidi="hi-IN"/>
              </w:rPr>
            </w:pPr>
            <w:r w:rsidRPr="00FA3BCA">
              <w:rPr>
                <w:rFonts w:cstheme="minorHAnsi"/>
                <w:noProof/>
                <w:sz w:val="18"/>
                <w:szCs w:val="18"/>
                <w:lang w:bidi="hi-IN"/>
              </w:rPr>
              <w:t>Expected pod date, for non comp</w:t>
            </w:r>
          </w:p>
        </w:tc>
      </w:tr>
      <w:tr w:rsidR="00FA3BCA" w:rsidTr="00FA3BCA" w14:paraId="15B91196"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B8A14B1" w14:textId="33911E70">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AdditionalDays</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B48753C" w14:textId="17D9D456">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760BFE9" w14:textId="6EB76C20">
            <w:pPr>
              <w:spacing w:after="0" w:line="240" w:lineRule="auto"/>
              <w:ind w:left="0"/>
              <w:rPr>
                <w:rFonts w:cstheme="minorHAnsi"/>
                <w:sz w:val="18"/>
                <w:szCs w:val="18"/>
              </w:rPr>
            </w:pPr>
            <w:r w:rsidRPr="00FA3BCA">
              <w:rPr>
                <w:rFonts w:cstheme="minorHAnsi"/>
                <w:sz w:val="18"/>
                <w:szCs w:val="18"/>
              </w:rPr>
              <w:t>2</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15AF6205"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B73EB8B" w14:textId="2D544A33">
            <w:pPr>
              <w:spacing w:after="0" w:line="240" w:lineRule="auto"/>
              <w:ind w:left="0"/>
              <w:rPr>
                <w:rFonts w:cstheme="minorHAnsi"/>
                <w:sz w:val="18"/>
                <w:szCs w:val="18"/>
              </w:rPr>
            </w:pPr>
            <w:r w:rsidRPr="00FA3BCA">
              <w:rPr>
                <w:rFonts w:cstheme="minorHAnsi"/>
                <w:sz w:val="18"/>
                <w:szCs w:val="18"/>
              </w:rPr>
              <w:t>0-9</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5C65BB5" w14:textId="25D56930">
            <w:pPr>
              <w:spacing w:after="0" w:line="240" w:lineRule="auto"/>
              <w:ind w:left="0"/>
              <w:rPr>
                <w:rFonts w:cstheme="minorHAnsi"/>
                <w:noProof/>
                <w:sz w:val="18"/>
                <w:szCs w:val="18"/>
                <w:lang w:bidi="hi-IN"/>
              </w:rPr>
            </w:pPr>
            <w:r w:rsidRPr="00FA3BCA">
              <w:rPr>
                <w:rFonts w:cstheme="minorHAnsi"/>
                <w:noProof/>
                <w:sz w:val="18"/>
                <w:szCs w:val="18"/>
                <w:lang w:bidi="hi-IN"/>
              </w:rPr>
              <w:t>Additional days for EDL</w:t>
            </w:r>
          </w:p>
        </w:tc>
      </w:tr>
      <w:tr w:rsidR="00FA3BCA" w:rsidTr="00FA3BCA" w14:paraId="3AB2CE6F"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7A6727E" w14:textId="61497FFC">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ApexAdditionalDays</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7833CC3" w14:textId="1AB397B9">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60FD0D4" w14:textId="0DBBE823">
            <w:pPr>
              <w:spacing w:after="0" w:line="240" w:lineRule="auto"/>
              <w:ind w:left="0"/>
              <w:rPr>
                <w:rFonts w:cstheme="minorHAnsi"/>
                <w:sz w:val="18"/>
                <w:szCs w:val="18"/>
              </w:rPr>
            </w:pPr>
            <w:r w:rsidRPr="00FA3BCA">
              <w:rPr>
                <w:rFonts w:cstheme="minorHAnsi"/>
                <w:sz w:val="18"/>
                <w:szCs w:val="18"/>
              </w:rPr>
              <w:t>2</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CDBB647"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AC9AF26" w14:textId="045004FB">
            <w:pPr>
              <w:spacing w:after="0" w:line="240" w:lineRule="auto"/>
              <w:ind w:left="0"/>
              <w:rPr>
                <w:rFonts w:cstheme="minorHAnsi"/>
                <w:sz w:val="18"/>
                <w:szCs w:val="18"/>
              </w:rPr>
            </w:pPr>
            <w:r w:rsidRPr="00FA3BCA">
              <w:rPr>
                <w:rFonts w:cstheme="minorHAnsi"/>
                <w:sz w:val="18"/>
                <w:szCs w:val="18"/>
              </w:rPr>
              <w:t>0-9</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0BF01C0" w14:textId="07311DA0">
            <w:pPr>
              <w:spacing w:after="0" w:line="240" w:lineRule="auto"/>
              <w:ind w:left="0"/>
              <w:rPr>
                <w:rFonts w:cstheme="minorHAnsi"/>
                <w:noProof/>
                <w:sz w:val="18"/>
                <w:szCs w:val="18"/>
                <w:lang w:bidi="hi-IN"/>
              </w:rPr>
            </w:pPr>
            <w:r w:rsidRPr="00FA3BCA">
              <w:rPr>
                <w:rFonts w:cstheme="minorHAnsi"/>
                <w:noProof/>
                <w:sz w:val="18"/>
                <w:szCs w:val="18"/>
                <w:lang w:bidi="hi-IN"/>
              </w:rPr>
              <w:t>Apex Additional days for EDL</w:t>
            </w:r>
          </w:p>
        </w:tc>
      </w:tr>
      <w:tr w:rsidR="00FA3BCA" w:rsidTr="00FA3BCA" w14:paraId="74136652"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740F61F" w14:textId="5BBFC375">
            <w:pPr>
              <w:spacing w:after="0" w:line="240" w:lineRule="auto"/>
              <w:ind w:left="0"/>
              <w:rPr>
                <w:rFonts w:cstheme="minorHAnsi"/>
                <w:noProof/>
                <w:color w:val="000000" w:themeColor="text1"/>
                <w:sz w:val="18"/>
                <w:szCs w:val="18"/>
                <w:lang w:bidi="hi-IN"/>
              </w:rPr>
            </w:pPr>
            <w:r w:rsidRPr="00FA3BCA">
              <w:rPr>
                <w:rFonts w:cstheme="minorHAnsi"/>
                <w:noProof/>
                <w:sz w:val="18"/>
                <w:szCs w:val="18"/>
                <w:lang w:bidi="hi-IN"/>
              </w:rPr>
              <w:t>GroundAdditionalDays</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22EF47A" w14:textId="76D05BB0">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1B2CFE13" w14:textId="7CC53864">
            <w:pPr>
              <w:spacing w:after="0" w:line="240" w:lineRule="auto"/>
              <w:ind w:left="0"/>
              <w:rPr>
                <w:rFonts w:cstheme="minorHAnsi"/>
                <w:sz w:val="18"/>
                <w:szCs w:val="18"/>
              </w:rPr>
            </w:pPr>
            <w:r w:rsidRPr="00FA3BCA">
              <w:rPr>
                <w:rFonts w:cstheme="minorHAnsi"/>
                <w:sz w:val="18"/>
                <w:szCs w:val="18"/>
              </w:rPr>
              <w:t>2</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0DA4F90"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4810A09" w14:textId="63EC71E5">
            <w:pPr>
              <w:spacing w:after="0" w:line="240" w:lineRule="auto"/>
              <w:ind w:left="0"/>
              <w:rPr>
                <w:rFonts w:cstheme="minorHAnsi"/>
                <w:sz w:val="18"/>
                <w:szCs w:val="18"/>
              </w:rPr>
            </w:pPr>
            <w:r w:rsidRPr="00FA3BCA">
              <w:rPr>
                <w:rFonts w:cstheme="minorHAnsi"/>
                <w:sz w:val="18"/>
                <w:szCs w:val="18"/>
              </w:rPr>
              <w:t>0-9</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E65D7C5" w14:textId="024A25AC">
            <w:pPr>
              <w:spacing w:after="0" w:line="240" w:lineRule="auto"/>
              <w:ind w:left="0"/>
              <w:rPr>
                <w:rFonts w:cstheme="minorHAnsi"/>
                <w:noProof/>
                <w:sz w:val="18"/>
                <w:szCs w:val="18"/>
                <w:lang w:bidi="hi-IN"/>
              </w:rPr>
            </w:pPr>
            <w:r w:rsidRPr="00FA3BCA">
              <w:rPr>
                <w:rFonts w:cstheme="minorHAnsi"/>
                <w:noProof/>
                <w:sz w:val="18"/>
                <w:szCs w:val="18"/>
                <w:lang w:bidi="hi-IN"/>
              </w:rPr>
              <w:t>Surface Additional days for EDL</w:t>
            </w:r>
          </w:p>
        </w:tc>
      </w:tr>
      <w:tr w:rsidR="00FA3BCA" w:rsidTr="00FA3BCA" w14:paraId="563A9106"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493793D" w14:textId="1BD6AD02">
            <w:pPr>
              <w:spacing w:after="0" w:line="240" w:lineRule="auto"/>
              <w:ind w:left="0"/>
              <w:rPr>
                <w:rFonts w:cstheme="minorHAnsi"/>
                <w:noProof/>
                <w:sz w:val="18"/>
                <w:szCs w:val="18"/>
                <w:lang w:bidi="hi-IN"/>
              </w:rPr>
            </w:pPr>
            <w:r w:rsidRPr="00FA3BCA">
              <w:rPr>
                <w:rFonts w:cstheme="minorHAnsi"/>
                <w:noProof/>
                <w:sz w:val="18"/>
                <w:szCs w:val="18"/>
                <w:lang w:bidi="hi-IN"/>
              </w:rPr>
              <w:t>EDLMessage</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89ECA77" w14:textId="325A53B8">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0DB0875" w14:textId="35113E94">
            <w:pPr>
              <w:spacing w:after="0" w:line="240" w:lineRule="auto"/>
              <w:ind w:left="0"/>
              <w:rPr>
                <w:rFonts w:cstheme="minorHAnsi"/>
                <w:sz w:val="18"/>
                <w:szCs w:val="18"/>
              </w:rPr>
            </w:pPr>
            <w:r w:rsidRPr="00FA3BCA">
              <w:rPr>
                <w:rFonts w:cstheme="minorHAnsi"/>
                <w:sz w:val="18"/>
                <w:szCs w:val="18"/>
              </w:rPr>
              <w:t>1</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4DE54D3"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4EA9AF2" w14:textId="522AF3F8">
            <w:pPr>
              <w:spacing w:after="0" w:line="240" w:lineRule="auto"/>
              <w:ind w:left="0"/>
              <w:rPr>
                <w:rFonts w:cstheme="minorHAnsi"/>
                <w:sz w:val="18"/>
                <w:szCs w:val="18"/>
              </w:rPr>
            </w:pPr>
            <w:r w:rsidRPr="00FA3BCA">
              <w:rPr>
                <w:rFonts w:cstheme="minorHAnsi"/>
                <w:sz w:val="18"/>
                <w:szCs w:val="18"/>
              </w:rPr>
              <w:t>Y/N</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EC9FEA2" w14:textId="7193E0D8">
            <w:pPr>
              <w:spacing w:after="0" w:line="240" w:lineRule="auto"/>
              <w:ind w:left="0"/>
              <w:rPr>
                <w:rFonts w:cstheme="minorHAnsi"/>
                <w:noProof/>
                <w:sz w:val="18"/>
                <w:szCs w:val="18"/>
                <w:lang w:bidi="hi-IN"/>
              </w:rPr>
            </w:pPr>
            <w:r w:rsidRPr="00FA3BCA">
              <w:rPr>
                <w:rFonts w:cstheme="minorHAnsi"/>
                <w:noProof/>
                <w:sz w:val="18"/>
                <w:szCs w:val="18"/>
                <w:lang w:bidi="hi-IN"/>
              </w:rPr>
              <w:t>EDL Product Serviceability</w:t>
            </w:r>
          </w:p>
        </w:tc>
      </w:tr>
      <w:tr w:rsidR="00FA3BCA" w:rsidTr="00FA3BCA" w14:paraId="55885F13"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C6E016C" w14:textId="15B7F6E0">
            <w:pPr>
              <w:spacing w:after="0" w:line="240" w:lineRule="auto"/>
              <w:ind w:left="0"/>
              <w:rPr>
                <w:rFonts w:cstheme="minorHAnsi"/>
                <w:noProof/>
                <w:sz w:val="18"/>
                <w:szCs w:val="18"/>
                <w:lang w:bidi="hi-IN"/>
              </w:rPr>
            </w:pPr>
            <w:r w:rsidRPr="00FA3BCA">
              <w:rPr>
                <w:rFonts w:cstheme="minorHAnsi"/>
                <w:noProof/>
                <w:sz w:val="18"/>
                <w:szCs w:val="18"/>
                <w:lang w:bidi="hi-IN"/>
              </w:rPr>
              <w:t>IsError</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53398983" w14:textId="4E4A7928">
            <w:pPr>
              <w:spacing w:after="0" w:line="240" w:lineRule="auto"/>
              <w:ind w:left="0"/>
              <w:rPr>
                <w:rFonts w:cstheme="minorHAnsi"/>
                <w:sz w:val="18"/>
                <w:szCs w:val="18"/>
              </w:rPr>
            </w:pPr>
            <w:r w:rsidRPr="00FA3BCA">
              <w:rPr>
                <w:rFonts w:cstheme="minorHAnsi"/>
                <w:sz w:val="18"/>
                <w:szCs w:val="18"/>
              </w:rPr>
              <w:t>Boolean</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229C0C1B" w14:textId="719A7D1E">
            <w:pPr>
              <w:spacing w:after="0" w:line="240" w:lineRule="auto"/>
              <w:ind w:left="0"/>
              <w:rPr>
                <w:rFonts w:cstheme="minorHAnsi"/>
                <w:sz w:val="18"/>
                <w:szCs w:val="18"/>
              </w:rPr>
            </w:pPr>
            <w:r w:rsidRPr="00FA3BCA">
              <w:rPr>
                <w:rFonts w:cstheme="minorHAnsi"/>
                <w:sz w:val="18"/>
                <w:szCs w:val="18"/>
              </w:rPr>
              <w:t>5</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7073B50" w14:textId="693726B4">
            <w:pPr>
              <w:spacing w:after="0" w:line="240" w:lineRule="auto"/>
              <w:ind w:left="0"/>
              <w:rPr>
                <w:rFonts w:cstheme="minorHAnsi"/>
                <w:sz w:val="18"/>
                <w:szCs w:val="18"/>
              </w:rPr>
            </w:pPr>
            <w:r w:rsidRPr="00FA3BCA">
              <w:rPr>
                <w:rFonts w:cstheme="minorHAnsi"/>
                <w:sz w:val="18"/>
                <w:szCs w:val="18"/>
              </w:rPr>
              <w:t>false</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A9EE304" w14:textId="7068FEE3">
            <w:pPr>
              <w:spacing w:after="0" w:line="240" w:lineRule="auto"/>
              <w:ind w:left="0"/>
              <w:rPr>
                <w:rFonts w:cstheme="minorHAnsi"/>
                <w:sz w:val="18"/>
                <w:szCs w:val="18"/>
              </w:rPr>
            </w:pPr>
            <w:r w:rsidRPr="00FA3BCA">
              <w:rPr>
                <w:rFonts w:cstheme="minorHAnsi"/>
                <w:sz w:val="18"/>
                <w:szCs w:val="18"/>
              </w:rPr>
              <w:t>True/false</w:t>
            </w: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15D5B67" w14:textId="5125A280">
            <w:pPr>
              <w:spacing w:after="0" w:line="240" w:lineRule="auto"/>
              <w:ind w:left="0"/>
              <w:rPr>
                <w:rFonts w:cstheme="minorHAnsi"/>
                <w:noProof/>
                <w:sz w:val="18"/>
                <w:szCs w:val="18"/>
                <w:lang w:bidi="hi-IN"/>
              </w:rPr>
            </w:pPr>
            <w:r w:rsidRPr="00FA3BCA">
              <w:rPr>
                <w:rFonts w:cstheme="minorHAnsi"/>
                <w:noProof/>
                <w:sz w:val="18"/>
                <w:szCs w:val="18"/>
                <w:lang w:bidi="hi-IN"/>
              </w:rPr>
              <w:t xml:space="preserve">Error </w:t>
            </w:r>
          </w:p>
        </w:tc>
      </w:tr>
      <w:tr w:rsidR="00FA3BCA" w:rsidTr="00FA3BCA" w14:paraId="65F001C0"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0C0BE2B8" w14:textId="4D86BE59">
            <w:pPr>
              <w:spacing w:after="0" w:line="240" w:lineRule="auto"/>
              <w:ind w:left="0"/>
              <w:rPr>
                <w:rFonts w:cstheme="minorHAnsi"/>
                <w:noProof/>
                <w:sz w:val="18"/>
                <w:szCs w:val="18"/>
                <w:lang w:bidi="hi-IN"/>
              </w:rPr>
            </w:pPr>
            <w:r w:rsidRPr="00FA3BCA">
              <w:rPr>
                <w:rFonts w:cstheme="minorHAnsi"/>
                <w:noProof/>
                <w:sz w:val="18"/>
                <w:szCs w:val="18"/>
                <w:lang w:bidi="hi-IN"/>
              </w:rPr>
              <w:t>ErrorMessage</w:t>
            </w:r>
          </w:p>
        </w:tc>
        <w:tc>
          <w:tcPr>
            <w:tcW w:w="1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3F055920" w14:textId="1A16E008">
            <w:pPr>
              <w:spacing w:after="0" w:line="240" w:lineRule="auto"/>
              <w:ind w:left="0"/>
              <w:rPr>
                <w:rFonts w:cstheme="minorHAnsi"/>
                <w:sz w:val="18"/>
                <w:szCs w:val="18"/>
              </w:rPr>
            </w:pPr>
            <w:r w:rsidRPr="00FA3BCA">
              <w:rPr>
                <w:rFonts w:cstheme="minorHAnsi"/>
                <w:sz w:val="18"/>
                <w:szCs w:val="18"/>
              </w:rPr>
              <w:t>String</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46C7439" w14:textId="4EBEE16E">
            <w:pPr>
              <w:spacing w:after="0" w:line="240" w:lineRule="auto"/>
              <w:ind w:left="0"/>
              <w:rPr>
                <w:rFonts w:cstheme="minorHAnsi"/>
                <w:sz w:val="18"/>
                <w:szCs w:val="18"/>
              </w:rPr>
            </w:pPr>
            <w:r w:rsidRPr="00FA3BCA">
              <w:rPr>
                <w:rFonts w:cstheme="minorHAnsi"/>
                <w:sz w:val="18"/>
                <w:szCs w:val="18"/>
              </w:rPr>
              <w:t>500</w:t>
            </w:r>
          </w:p>
        </w:tc>
        <w:tc>
          <w:tcPr>
            <w:tcW w:w="104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7AE6604A" w14:textId="77777777">
            <w:pPr>
              <w:spacing w:after="0" w:line="240" w:lineRule="auto"/>
              <w:ind w:left="0"/>
              <w:rPr>
                <w:rFonts w:cstheme="minorHAnsi"/>
                <w:sz w:val="18"/>
                <w:szCs w:val="18"/>
              </w:rPr>
            </w:pP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65ED05B9" w14:textId="3B7B0E75">
            <w:pPr>
              <w:spacing w:after="0" w:line="240" w:lineRule="auto"/>
              <w:ind w:left="0"/>
              <w:rPr>
                <w:rFonts w:cstheme="minorHAnsi"/>
                <w:sz w:val="18"/>
                <w:szCs w:val="18"/>
              </w:rPr>
            </w:pPr>
          </w:p>
        </w:tc>
        <w:tc>
          <w:tcPr>
            <w:tcW w:w="3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FA3BCA" w:rsidP="00FA3BCA" w:rsidRDefault="00FA3BCA" w14:paraId="4B3907E0" w14:textId="2BD7E5CA">
            <w:pPr>
              <w:spacing w:after="0" w:line="240" w:lineRule="auto"/>
              <w:ind w:left="0"/>
              <w:rPr>
                <w:rFonts w:cstheme="minorHAnsi"/>
                <w:noProof/>
                <w:sz w:val="18"/>
                <w:szCs w:val="18"/>
                <w:lang w:bidi="hi-IN"/>
              </w:rPr>
            </w:pPr>
            <w:r w:rsidRPr="00FA3BCA">
              <w:rPr>
                <w:rFonts w:cstheme="minorHAnsi"/>
                <w:noProof/>
                <w:sz w:val="18"/>
                <w:szCs w:val="18"/>
                <w:lang w:bidi="hi-IN"/>
              </w:rPr>
              <w:t>Error Message</w:t>
            </w:r>
          </w:p>
        </w:tc>
      </w:tr>
    </w:tbl>
    <w:p w:rsidR="00FA3BCA" w:rsidP="005F4BCF" w:rsidRDefault="00FA3BCA" w14:paraId="79959D82" w14:textId="77777777">
      <w:pPr>
        <w:rPr>
          <w:u w:val="single"/>
        </w:rPr>
      </w:pPr>
    </w:p>
    <w:p w:rsidRPr="004174E7" w:rsidR="00D5529C" w:rsidP="00CA32F7" w:rsidRDefault="003868F4" w14:paraId="3767B834" w14:textId="1A606D04">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131585300" w:id="225"/>
      <w:r w:rsidRPr="003868F4">
        <w:rPr>
          <w:rFonts w:cs="Arial" w:asciiTheme="minorHAnsi" w:hAnsiTheme="minorHAnsi"/>
          <w:color w:val="0070C0"/>
          <w:sz w:val="28"/>
          <w:szCs w:val="28"/>
          <w:lang w:val="en-CA"/>
        </w:rPr>
        <w:t>Pickup</w:t>
      </w:r>
      <w:bookmarkEnd w:id="225"/>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3868F4" w:rsidTr="0074664F" w14:paraId="78C398B9" w14:textId="77777777">
        <w:tc>
          <w:tcPr>
            <w:tcW w:w="2424" w:type="dxa"/>
            <w:shd w:val="clear" w:color="auto" w:fill="00B0F0"/>
          </w:tcPr>
          <w:p w:rsidRPr="002D56BE" w:rsidR="003868F4" w:rsidP="0074664F" w:rsidRDefault="003868F4" w14:paraId="7641AFD2"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Pr>
                <w:rFonts w:asciiTheme="minorHAnsi" w:hAnsiTheme="minorHAnsi"/>
                <w:color w:val="FFFFFF"/>
                <w:sz w:val="22"/>
                <w:szCs w:val="22"/>
              </w:rPr>
              <w:t xml:space="preserve"> </w:t>
            </w:r>
          </w:p>
        </w:tc>
        <w:tc>
          <w:tcPr>
            <w:tcW w:w="7135" w:type="dxa"/>
            <w:vAlign w:val="center"/>
          </w:tcPr>
          <w:p w:rsidRPr="003868F4" w:rsidR="003868F4" w:rsidP="0074664F" w:rsidRDefault="003868F4" w14:paraId="5102F025" w14:textId="5D234FC6">
            <w:pPr>
              <w:pStyle w:val="IBMtabletext"/>
              <w:ind w:left="21" w:right="21"/>
              <w:rPr>
                <w:rFonts w:asciiTheme="minorHAnsi" w:hAnsiTheme="minorHAnsi"/>
                <w:bCs/>
                <w:sz w:val="22"/>
                <w:szCs w:val="22"/>
              </w:rPr>
            </w:pPr>
            <w:r w:rsidRPr="003868F4">
              <w:rPr>
                <w:rFonts w:asciiTheme="minorHAnsi" w:hAnsiTheme="minorHAnsi"/>
                <w:bCs/>
                <w:sz w:val="22"/>
                <w:szCs w:val="22"/>
              </w:rPr>
              <w:t xml:space="preserve">Pickup </w:t>
            </w:r>
          </w:p>
        </w:tc>
      </w:tr>
      <w:tr w:rsidRPr="002D56BE" w:rsidR="003868F4" w:rsidTr="0074664F" w14:paraId="00ADCF57" w14:textId="77777777">
        <w:tc>
          <w:tcPr>
            <w:tcW w:w="2424" w:type="dxa"/>
            <w:shd w:val="clear" w:color="auto" w:fill="00B0F0"/>
          </w:tcPr>
          <w:p w:rsidRPr="002D56BE" w:rsidR="003868F4" w:rsidP="0074664F" w:rsidRDefault="003868F4" w14:paraId="02C6F6E2"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3868F4" w:rsidP="0074664F" w:rsidRDefault="003868F4" w14:paraId="25F9F161" w14:textId="265D7544">
            <w:pPr>
              <w:pStyle w:val="IBMtabletext"/>
              <w:tabs>
                <w:tab w:val="left" w:pos="310"/>
              </w:tabs>
              <w:ind w:left="21" w:right="21"/>
              <w:jc w:val="both"/>
              <w:rPr>
                <w:rFonts w:asciiTheme="minorHAnsi" w:hAnsiTheme="minorHAnsi"/>
                <w:sz w:val="22"/>
                <w:szCs w:val="22"/>
              </w:rPr>
            </w:pPr>
            <w:r w:rsidRPr="003868F4">
              <w:rPr>
                <w:rFonts w:asciiTheme="minorHAnsi" w:hAnsiTheme="minorHAnsi"/>
                <w:sz w:val="22"/>
                <w:szCs w:val="22"/>
              </w:rPr>
              <w:t xml:space="preserve">The Pickup registration API exposes methods </w:t>
            </w:r>
            <w:r w:rsidR="000C433B">
              <w:rPr>
                <w:rFonts w:asciiTheme="minorHAnsi" w:hAnsiTheme="minorHAnsi"/>
                <w:sz w:val="22"/>
                <w:szCs w:val="22"/>
              </w:rPr>
              <w:t>which</w:t>
            </w:r>
            <w:r w:rsidRPr="003868F4">
              <w:rPr>
                <w:rFonts w:asciiTheme="minorHAnsi" w:hAnsiTheme="minorHAnsi"/>
                <w:sz w:val="22"/>
                <w:szCs w:val="22"/>
              </w:rPr>
              <w:t xml:space="preserve"> will be used to register</w:t>
            </w:r>
            <w:r w:rsidR="00EA4F52">
              <w:rPr>
                <w:rFonts w:asciiTheme="minorHAnsi" w:hAnsiTheme="minorHAnsi"/>
                <w:sz w:val="22"/>
                <w:szCs w:val="22"/>
              </w:rPr>
              <w:t>, cancel or for getting details of all products/subproducts</w:t>
            </w:r>
            <w:r w:rsidRPr="003868F4">
              <w:rPr>
                <w:rFonts w:asciiTheme="minorHAnsi" w:hAnsiTheme="minorHAnsi"/>
                <w:sz w:val="22"/>
                <w:szCs w:val="22"/>
              </w:rPr>
              <w:t>.</w:t>
            </w:r>
          </w:p>
        </w:tc>
      </w:tr>
      <w:tr w:rsidRPr="002D56BE" w:rsidR="003868F4" w:rsidTr="0074664F" w14:paraId="2ACAAB52" w14:textId="77777777">
        <w:tc>
          <w:tcPr>
            <w:tcW w:w="2424" w:type="dxa"/>
            <w:shd w:val="clear" w:color="auto" w:fill="00B0F0"/>
          </w:tcPr>
          <w:p w:rsidRPr="002D56BE" w:rsidR="003868F4" w:rsidP="0074664F" w:rsidRDefault="003868F4" w14:paraId="26F7F075"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3868F4" w:rsidP="0074664F" w:rsidRDefault="00D6443D" w14:paraId="10D086A9" w14:textId="53F78FA8">
            <w:pPr>
              <w:pStyle w:val="IBMtabletext"/>
              <w:tabs>
                <w:tab w:val="left" w:pos="310"/>
              </w:tabs>
              <w:ind w:left="21" w:right="21"/>
              <w:jc w:val="both"/>
              <w:rPr>
                <w:rFonts w:asciiTheme="minorHAnsi" w:hAnsiTheme="minorHAnsi"/>
                <w:sz w:val="22"/>
                <w:szCs w:val="22"/>
              </w:rPr>
            </w:pPr>
            <w:r w:rsidRPr="00D6443D">
              <w:rPr>
                <w:rFonts w:asciiTheme="minorHAnsi" w:hAnsiTheme="minorHAnsi"/>
                <w:sz w:val="22"/>
                <w:szCs w:val="22"/>
              </w:rPr>
              <w:t xml:space="preserve">Intermediate layer (bridge API) is to be developed between backend and will be exposed to </w:t>
            </w:r>
            <w:r w:rsidRPr="00084AFF" w:rsidR="00084AFF">
              <w:rPr>
                <w:rFonts w:asciiTheme="minorHAnsi" w:hAnsiTheme="minorHAnsi"/>
                <w:sz w:val="22"/>
                <w:szCs w:val="22"/>
              </w:rPr>
              <w:t xml:space="preserve">DHL Drupal </w:t>
            </w:r>
            <w:r w:rsidRPr="00D6443D">
              <w:rPr>
                <w:rFonts w:asciiTheme="minorHAnsi" w:hAnsiTheme="minorHAnsi"/>
                <w:sz w:val="22"/>
                <w:szCs w:val="22"/>
              </w:rPr>
              <w:t>developer portal to handle request and response transaction of the API</w:t>
            </w:r>
          </w:p>
        </w:tc>
      </w:tr>
      <w:tr w:rsidRPr="002D56BE" w:rsidR="003868F4" w:rsidTr="0074664F" w14:paraId="2CBC0A11" w14:textId="77777777">
        <w:trPr>
          <w:cantSplit/>
        </w:trPr>
        <w:tc>
          <w:tcPr>
            <w:tcW w:w="2424" w:type="dxa"/>
            <w:shd w:val="clear" w:color="auto" w:fill="00B0F0"/>
          </w:tcPr>
          <w:p w:rsidRPr="002D56BE" w:rsidR="003868F4" w:rsidP="0074664F" w:rsidRDefault="003868F4" w14:paraId="3C1B212C"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3868F4" w:rsidP="0074664F" w:rsidRDefault="00D6443D" w14:paraId="77D475E7" w14:textId="2A556453">
            <w:pPr>
              <w:spacing w:after="0" w:line="240" w:lineRule="auto"/>
              <w:ind w:left="0"/>
              <w:rPr>
                <w:rFonts w:asciiTheme="minorHAnsi" w:hAnsiTheme="minorHAnsi"/>
                <w:sz w:val="22"/>
                <w:szCs w:val="22"/>
              </w:rPr>
            </w:pPr>
            <w:r w:rsidRPr="00D6443D">
              <w:rPr>
                <w:rFonts w:asciiTheme="minorHAnsi" w:hAnsiTheme="minorHAnsi"/>
                <w:sz w:val="22"/>
                <w:szCs w:val="22"/>
              </w:rPr>
              <w:t>Client ID-Secret validation at Apigee layer will be incorporated.</w:t>
            </w:r>
          </w:p>
        </w:tc>
      </w:tr>
    </w:tbl>
    <w:p w:rsidR="00885C47" w:rsidP="00CD5D2B" w:rsidRDefault="00885C47" w14:paraId="109EEA72" w14:textId="393EDD18">
      <w:pPr>
        <w:rPr>
          <w:rFonts w:cstheme="minorHAnsi"/>
          <w:b/>
          <w:bCs/>
          <w:i/>
          <w:iCs/>
          <w:u w:val="single"/>
        </w:rPr>
      </w:pPr>
    </w:p>
    <w:p w:rsidR="00C072CA" w:rsidP="00CD5D2B" w:rsidRDefault="00C072CA" w14:paraId="3BB4B1F8" w14:textId="57F18370">
      <w:pPr>
        <w:rPr>
          <w:rFonts w:cstheme="minorHAnsi"/>
          <w:b/>
          <w:bCs/>
          <w:i/>
          <w:iCs/>
          <w:u w:val="single"/>
        </w:rPr>
      </w:pPr>
    </w:p>
    <w:p w:rsidR="00C072CA" w:rsidP="00CD5D2B" w:rsidRDefault="00C072CA" w14:paraId="674C4836" w14:textId="2C4E3B0E">
      <w:pPr>
        <w:rPr>
          <w:rFonts w:cstheme="minorHAnsi"/>
          <w:b/>
          <w:bCs/>
          <w:i/>
          <w:iCs/>
          <w:u w:val="single"/>
        </w:rPr>
      </w:pPr>
    </w:p>
    <w:p w:rsidR="00C072CA" w:rsidP="00CD5D2B" w:rsidRDefault="00C072CA" w14:paraId="503C5B1B" w14:textId="77777777">
      <w:pPr>
        <w:rPr>
          <w:rFonts w:cstheme="minorHAnsi"/>
          <w:b/>
          <w:bCs/>
          <w:i/>
          <w:iCs/>
          <w:u w:val="single"/>
        </w:rPr>
      </w:pPr>
    </w:p>
    <w:p w:rsidR="00885C47" w:rsidP="00CA32F7" w:rsidRDefault="00885C47" w14:paraId="7AC809CF" w14:textId="21CEA4EB">
      <w:pPr>
        <w:pStyle w:val="Heading3"/>
        <w:numPr>
          <w:ilvl w:val="2"/>
          <w:numId w:val="33"/>
        </w:numPr>
        <w:rPr>
          <w:rFonts w:cstheme="minorHAnsi"/>
          <w:i w:val="0"/>
          <w:iCs/>
        </w:rPr>
      </w:pPr>
      <w:bookmarkStart w:name="_Toc131585301" w:id="226"/>
      <w:r w:rsidRPr="00DC79B1">
        <w:rPr>
          <w:rFonts w:cstheme="minorHAnsi"/>
          <w:i w:val="0"/>
          <w:iCs/>
        </w:rPr>
        <w:t xml:space="preserve">Methods used in </w:t>
      </w:r>
      <w:r w:rsidR="000D79FF">
        <w:rPr>
          <w:rFonts w:cstheme="minorHAnsi"/>
          <w:i w:val="0"/>
          <w:iCs/>
        </w:rPr>
        <w:t>Pickup</w:t>
      </w:r>
      <w:bookmarkEnd w:id="226"/>
      <w:r w:rsidRPr="00DC79B1">
        <w:rPr>
          <w:rFonts w:cstheme="minorHAnsi"/>
          <w:i w:val="0"/>
          <w:iCs/>
        </w:rPr>
        <w:t xml:space="preserve"> </w:t>
      </w:r>
    </w:p>
    <w:p w:rsidR="00C072CA" w:rsidP="00CA32F7" w:rsidRDefault="00CD5D2B" w14:paraId="3494A07B" w14:textId="77777777">
      <w:pPr>
        <w:pStyle w:val="Heading3"/>
        <w:numPr>
          <w:ilvl w:val="3"/>
          <w:numId w:val="33"/>
        </w:numPr>
        <w:rPr>
          <w:rFonts w:cstheme="minorHAnsi"/>
          <w:i w:val="0"/>
          <w:iCs/>
        </w:rPr>
      </w:pPr>
      <w:bookmarkStart w:name="_Toc131585302" w:id="227"/>
      <w:proofErr w:type="spellStart"/>
      <w:r w:rsidRPr="00885C47">
        <w:rPr>
          <w:rFonts w:cstheme="minorHAnsi"/>
          <w:i w:val="0"/>
          <w:iCs/>
        </w:rPr>
        <w:t>RegisterPickup</w:t>
      </w:r>
      <w:proofErr w:type="spellEnd"/>
      <w:r w:rsidRPr="00885C47">
        <w:rPr>
          <w:rFonts w:cstheme="minorHAnsi"/>
          <w:i w:val="0"/>
          <w:iCs/>
        </w:rPr>
        <w:t>:</w:t>
      </w:r>
      <w:bookmarkEnd w:id="227"/>
      <w:r w:rsidRPr="00885C47">
        <w:rPr>
          <w:rFonts w:cstheme="minorHAnsi"/>
          <w:i w:val="0"/>
          <w:iCs/>
        </w:rPr>
        <w:t xml:space="preserve"> </w:t>
      </w:r>
    </w:p>
    <w:p w:rsidRPr="00C072CA" w:rsidR="00C072CA" w:rsidP="00C072CA" w:rsidRDefault="00C072CA" w14:paraId="7CE8E0ED" w14:textId="4F6D70FE">
      <w:r>
        <w:t>Transit Time finder for product and pin code choice.</w:t>
      </w:r>
    </w:p>
    <w:p w:rsidR="00CD5D2B" w:rsidP="007813E3" w:rsidRDefault="00CD5D2B" w14:paraId="537CB065" w14:textId="0587B4AB">
      <w:pPr>
        <w:ind w:firstLine="360"/>
        <w:rPr>
          <w:u w:val="single"/>
        </w:rPr>
      </w:pPr>
      <w:r w:rsidRPr="00DC79B1">
        <w:rPr>
          <w:u w:val="single"/>
        </w:rPr>
        <w:t>Request</w:t>
      </w:r>
      <w:r>
        <w:rPr>
          <w:u w:val="single"/>
        </w:rPr>
        <w:t>:</w:t>
      </w:r>
    </w:p>
    <w:tbl>
      <w:tblPr>
        <w:tblStyle w:val="TableGrid"/>
        <w:tblW w:w="9535" w:type="dxa"/>
        <w:tblLayout w:type="fixed"/>
        <w:tblLook w:val="04A0" w:firstRow="1" w:lastRow="0" w:firstColumn="1" w:lastColumn="0" w:noHBand="0" w:noVBand="1"/>
      </w:tblPr>
      <w:tblGrid>
        <w:gridCol w:w="1615"/>
        <w:gridCol w:w="3060"/>
        <w:gridCol w:w="990"/>
        <w:gridCol w:w="3870"/>
      </w:tblGrid>
      <w:tr w:rsidR="00CD5D2B" w:rsidTr="00206E7B" w14:paraId="531A548C"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D5D2B" w:rsidP="00346EB8" w:rsidRDefault="00CD5D2B" w14:paraId="7E9DFA0C"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D5D2B" w:rsidP="00346EB8" w:rsidRDefault="00CD5D2B" w14:paraId="0D8EA7C8"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D5D2B" w:rsidP="00346EB8" w:rsidRDefault="00CD5D2B" w14:paraId="34C75C3A"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CD5D2B" w:rsidP="00346EB8" w:rsidRDefault="00CD5D2B" w14:paraId="636FCD0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CD5D2B" w:rsidTr="00206E7B" w14:paraId="42CE6AEA"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342A5D1F" w14:textId="34809C34">
            <w:pPr>
              <w:spacing w:after="0" w:line="240" w:lineRule="auto"/>
              <w:ind w:left="0"/>
              <w:rPr>
                <w:rFonts w:asciiTheme="minorHAnsi" w:hAnsiTheme="minorHAnsi" w:cstheme="minorHAnsi"/>
                <w:color w:val="000000" w:themeColor="text1"/>
                <w:sz w:val="22"/>
                <w:szCs w:val="22"/>
                <w:lang w:val="en-IN"/>
              </w:rPr>
            </w:pPr>
            <w:r>
              <w:rPr>
                <w:rFonts w:cstheme="minorHAnsi"/>
                <w:noProof/>
                <w:lang w:bidi="hi-IN"/>
              </w:rPr>
              <w:t>Request</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58433511" w14:textId="280B8B83">
            <w:pPr>
              <w:spacing w:after="0" w:line="240" w:lineRule="auto"/>
              <w:ind w:left="0"/>
              <w:rPr>
                <w:rFonts w:cstheme="minorHAnsi"/>
              </w:rPr>
            </w:pPr>
            <w:r w:rsidRPr="00471BC4">
              <w:rPr>
                <w:rFonts w:cstheme="minorHAnsi"/>
                <w:noProof/>
              </w:rPr>
              <w:t>PickupRegistrationRequest</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2557BFF8" w14:textId="77777777">
            <w:pPr>
              <w:spacing w:after="0" w:line="240" w:lineRule="auto"/>
              <w:ind w:left="0"/>
              <w:rPr>
                <w:rFonts w:cstheme="minorHAnsi"/>
              </w:rPr>
            </w:pPr>
            <w:r>
              <w:rPr>
                <w:rFonts w:cstheme="minorHAnsi"/>
              </w:rPr>
              <w:t>Y</w:t>
            </w:r>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2DEEF233" w14:textId="757FAEA8">
            <w:pPr>
              <w:spacing w:after="0" w:line="240" w:lineRule="auto"/>
              <w:ind w:left="0"/>
              <w:rPr>
                <w:rFonts w:cstheme="minorHAnsi"/>
              </w:rPr>
            </w:pPr>
            <w:r w:rsidRPr="00471BC4">
              <w:rPr>
                <w:rFonts w:cstheme="minorHAnsi"/>
                <w:bCs/>
              </w:rPr>
              <w:t>Request Object containing all information required to register a Pickup</w:t>
            </w:r>
          </w:p>
        </w:tc>
      </w:tr>
      <w:tr w:rsidR="00CD5D2B" w:rsidTr="00206E7B" w14:paraId="3C28B681"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03E86B6D" w14:textId="33A7F120">
            <w:pPr>
              <w:spacing w:after="0" w:line="240" w:lineRule="auto"/>
              <w:ind w:left="0"/>
              <w:rPr>
                <w:rFonts w:cstheme="minorHAnsi"/>
                <w:noProof/>
                <w:lang w:bidi="hi-IN"/>
              </w:rPr>
            </w:pPr>
            <w:r>
              <w:rPr>
                <w:rFonts w:cstheme="minorHAnsi"/>
              </w:rPr>
              <w:t>Profile</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066DF4F7" w14:textId="0D8CBBC0">
            <w:pPr>
              <w:spacing w:after="0" w:line="240" w:lineRule="auto"/>
              <w:ind w:left="0"/>
              <w:rPr>
                <w:rFonts w:cstheme="minorHAnsi"/>
              </w:rPr>
            </w:pPr>
            <w:proofErr w:type="spellStart"/>
            <w:r w:rsidRPr="00471BC4">
              <w:rPr>
                <w:rFonts w:cstheme="minorHAnsi"/>
              </w:rPr>
              <w:t>UserProfile</w:t>
            </w:r>
            <w:proofErr w:type="spellEnd"/>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435B5C55" w14:textId="77777777">
            <w:pPr>
              <w:spacing w:after="0" w:line="240" w:lineRule="auto"/>
              <w:ind w:left="0"/>
              <w:rPr>
                <w:rFonts w:cstheme="minorHAnsi"/>
              </w:rPr>
            </w:pPr>
            <w:r>
              <w:rPr>
                <w:rFonts w:cstheme="minorHAnsi"/>
              </w:rPr>
              <w:t>Y</w:t>
            </w:r>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D5D2B" w:rsidP="00CD5D2B" w:rsidRDefault="00CD5D2B" w14:paraId="605F1EAD" w14:textId="781B94C4">
            <w:pPr>
              <w:spacing w:after="0" w:line="240" w:lineRule="auto"/>
              <w:ind w:left="0"/>
              <w:rPr>
                <w:rFonts w:cstheme="minorHAnsi"/>
              </w:rPr>
            </w:pPr>
            <w:r w:rsidRPr="00471BC4">
              <w:rPr>
                <w:rFonts w:cstheme="minorHAnsi"/>
                <w:bCs/>
              </w:rPr>
              <w:t xml:space="preserve">Client details, </w:t>
            </w:r>
            <w:proofErr w:type="spellStart"/>
            <w:proofErr w:type="gramStart"/>
            <w:r w:rsidRPr="00471BC4">
              <w:rPr>
                <w:rFonts w:cstheme="minorHAnsi"/>
              </w:rPr>
              <w:t>UserProfile</w:t>
            </w:r>
            <w:proofErr w:type="spellEnd"/>
            <w:r w:rsidRPr="00471BC4">
              <w:rPr>
                <w:rFonts w:cstheme="minorHAnsi"/>
              </w:rPr>
              <w:t xml:space="preserve">  details</w:t>
            </w:r>
            <w:proofErr w:type="gramEnd"/>
            <w:r w:rsidRPr="00471BC4">
              <w:rPr>
                <w:rFonts w:cstheme="minorHAnsi"/>
              </w:rPr>
              <w:t xml:space="preserve"> are given in common objects sheet as </w:t>
            </w:r>
            <w:proofErr w:type="spellStart"/>
            <w:r w:rsidRPr="00471BC4">
              <w:rPr>
                <w:rFonts w:cstheme="minorHAnsi"/>
              </w:rPr>
              <w:t>P_ClientObject</w:t>
            </w:r>
            <w:proofErr w:type="spellEnd"/>
            <w:r w:rsidRPr="00471BC4">
              <w:rPr>
                <w:rFonts w:cstheme="minorHAnsi"/>
              </w:rPr>
              <w:t>.</w:t>
            </w:r>
          </w:p>
        </w:tc>
      </w:tr>
    </w:tbl>
    <w:p w:rsidR="00CD5D2B" w:rsidP="00CD5D2B" w:rsidRDefault="00CD5D2B" w14:paraId="422ACA41" w14:textId="77777777">
      <w:pPr>
        <w:rPr>
          <w:u w:val="single"/>
        </w:rPr>
      </w:pPr>
    </w:p>
    <w:p w:rsidR="00206E7B" w:rsidP="007813E3" w:rsidRDefault="00206E7B" w14:paraId="1E680A33" w14:textId="77777777">
      <w:pPr>
        <w:ind w:firstLine="360"/>
        <w:rPr>
          <w:u w:val="single"/>
        </w:rPr>
      </w:pPr>
      <w:r>
        <w:rPr>
          <w:u w:val="single"/>
        </w:rPr>
        <w:t>Response:</w:t>
      </w:r>
    </w:p>
    <w:tbl>
      <w:tblPr>
        <w:tblStyle w:val="TableGrid"/>
        <w:tblW w:w="9535" w:type="dxa"/>
        <w:tblLayout w:type="fixed"/>
        <w:tblLook w:val="04A0" w:firstRow="1" w:lastRow="0" w:firstColumn="1" w:lastColumn="0" w:noHBand="0" w:noVBand="1"/>
      </w:tblPr>
      <w:tblGrid>
        <w:gridCol w:w="3415"/>
        <w:gridCol w:w="1080"/>
        <w:gridCol w:w="5040"/>
      </w:tblGrid>
      <w:tr w:rsidR="00206E7B" w:rsidTr="00346EB8" w14:paraId="22BF71E1" w14:textId="77777777">
        <w:trPr>
          <w:trHeight w:val="279"/>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185C1C1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20AEAF32"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6883C8E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206E7B" w:rsidTr="00346EB8" w14:paraId="4DFE5680" w14:textId="77777777">
        <w:trPr>
          <w:trHeight w:val="13"/>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06E7B" w:rsidP="00346EB8" w:rsidRDefault="00206E7B" w14:paraId="25809969" w14:textId="7C86FA0A">
            <w:pPr>
              <w:spacing w:after="0" w:line="240" w:lineRule="auto"/>
              <w:ind w:left="0"/>
              <w:rPr>
                <w:rFonts w:asciiTheme="minorHAnsi" w:hAnsiTheme="minorHAnsi" w:cstheme="minorHAnsi"/>
                <w:color w:val="000000" w:themeColor="text1"/>
                <w:sz w:val="22"/>
                <w:szCs w:val="22"/>
                <w:lang w:val="en-IN"/>
              </w:rPr>
            </w:pPr>
            <w:r w:rsidRPr="00EA05E7">
              <w:rPr>
                <w:rFonts w:cstheme="minorHAnsi"/>
                <w:noProof/>
              </w:rPr>
              <w:t>PickupRegistrationResponse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06E7B" w:rsidP="00346EB8" w:rsidRDefault="00206E7B" w14:paraId="518A0E5C" w14:textId="77777777">
            <w:pPr>
              <w:spacing w:after="0" w:line="240" w:lineRule="auto"/>
              <w:ind w:left="0"/>
              <w:rPr>
                <w:rFonts w:cstheme="minorHAnsi"/>
              </w:rPr>
            </w:pPr>
            <w:r>
              <w:rPr>
                <w:rFonts w:cstheme="minorHAnsi"/>
              </w:rPr>
              <w:t>Object</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206E7B" w:rsidP="00346EB8" w:rsidRDefault="00206E7B" w14:paraId="3855C89F" w14:textId="1109443B">
            <w:pPr>
              <w:spacing w:after="0" w:line="240" w:lineRule="auto"/>
              <w:ind w:left="0"/>
              <w:rPr>
                <w:rFonts w:cstheme="minorHAnsi"/>
              </w:rPr>
            </w:pPr>
            <w:r w:rsidRPr="00EA05E7">
              <w:rPr>
                <w:rFonts w:cstheme="minorHAnsi"/>
              </w:rPr>
              <w:t>Returns response object including status of operation</w:t>
            </w:r>
          </w:p>
        </w:tc>
      </w:tr>
    </w:tbl>
    <w:p w:rsidR="004174E7" w:rsidP="004174E7" w:rsidRDefault="004174E7" w14:paraId="771701BC" w14:textId="62E73B3A"/>
    <w:p w:rsidR="00206E7B" w:rsidP="00206E7B" w:rsidRDefault="00206E7B" w14:paraId="07BDAFC5" w14:textId="0CED859F">
      <w:pPr>
        <w:rPr>
          <w:u w:val="single"/>
        </w:rPr>
      </w:pPr>
      <w:r w:rsidRPr="00206E7B">
        <w:rPr>
          <w:rFonts w:cstheme="minorHAnsi"/>
          <w:noProof/>
          <w:color w:val="000000" w:themeColor="text1"/>
          <w:u w:val="single"/>
          <w:lang w:bidi="hi-IN"/>
        </w:rPr>
        <w:t>PickupRegistrationResponse</w:t>
      </w:r>
      <w:r w:rsidRPr="00DA4C32">
        <w:rPr>
          <w:rFonts w:cstheme="minorHAnsi"/>
          <w:u w:val="single"/>
        </w:rPr>
        <w:t xml:space="preserve"> Definition</w:t>
      </w:r>
      <w:r w:rsidRPr="00550503">
        <w:t>:</w:t>
      </w:r>
    </w:p>
    <w:tbl>
      <w:tblPr>
        <w:tblStyle w:val="TableGrid"/>
        <w:tblW w:w="9535" w:type="dxa"/>
        <w:tblLayout w:type="fixed"/>
        <w:tblLook w:val="04A0" w:firstRow="1" w:lastRow="0" w:firstColumn="1" w:lastColumn="0" w:noHBand="0" w:noVBand="1"/>
      </w:tblPr>
      <w:tblGrid>
        <w:gridCol w:w="1910"/>
        <w:gridCol w:w="2315"/>
        <w:gridCol w:w="990"/>
        <w:gridCol w:w="1800"/>
        <w:gridCol w:w="2520"/>
      </w:tblGrid>
      <w:tr w:rsidR="00206E7B" w:rsidTr="00206E7B" w14:paraId="2C639DBD" w14:textId="77777777">
        <w:trPr>
          <w:trHeight w:val="300"/>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130CC082"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23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6B41E79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Pr="00B90623" w:rsidR="00206E7B" w:rsidP="00346EB8" w:rsidRDefault="00206E7B" w14:paraId="5A5E2D59"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6600A1B9"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4149197D"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206E7B" w:rsidTr="00206E7B" w14:paraId="286D1680"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206E7B" w:rsidP="00206E7B" w:rsidRDefault="00206E7B" w14:paraId="04A72086" w14:textId="78A5E0F4">
            <w:pPr>
              <w:spacing w:after="0" w:line="240" w:lineRule="auto"/>
              <w:ind w:left="0"/>
              <w:rPr>
                <w:rFonts w:cstheme="minorHAnsi"/>
                <w:sz w:val="18"/>
                <w:szCs w:val="18"/>
              </w:rPr>
            </w:pPr>
            <w:proofErr w:type="spellStart"/>
            <w:r w:rsidRPr="00206E7B">
              <w:rPr>
                <w:rFonts w:cstheme="minorHAnsi"/>
                <w:sz w:val="18"/>
                <w:szCs w:val="18"/>
              </w:rPr>
              <w:t>TokenNumber</w:t>
            </w:r>
            <w:proofErr w:type="spellEnd"/>
          </w:p>
        </w:tc>
        <w:tc>
          <w:tcPr>
            <w:tcW w:w="2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1A976563" w14:textId="1981EE8E">
            <w:pPr>
              <w:spacing w:after="0" w:line="240" w:lineRule="auto"/>
              <w:ind w:left="0"/>
              <w:rPr>
                <w:rFonts w:cstheme="minorHAnsi"/>
                <w:sz w:val="18"/>
                <w:szCs w:val="18"/>
              </w:rPr>
            </w:pPr>
            <w:r w:rsidRPr="00206E7B">
              <w:rPr>
                <w:rFonts w:cstheme="minorHAnsi"/>
                <w:sz w:val="18"/>
                <w:szCs w:val="18"/>
              </w:rPr>
              <w:t>string</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3D193CFD" w14:textId="367B5069">
            <w:pPr>
              <w:spacing w:after="0" w:line="240" w:lineRule="auto"/>
              <w:ind w:left="0"/>
              <w:rPr>
                <w:rFonts w:cstheme="minorHAnsi"/>
                <w:sz w:val="18"/>
                <w:szCs w:val="18"/>
              </w:rPr>
            </w:pPr>
            <w:r>
              <w:rPr>
                <w:rFonts w:cstheme="minorHAnsi"/>
                <w:sz w:val="18"/>
                <w:szCs w:val="18"/>
              </w:rPr>
              <w:t>7</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6371ECE1" w14:textId="3507301C">
            <w:pPr>
              <w:spacing w:after="0" w:line="240" w:lineRule="auto"/>
              <w:ind w:left="0"/>
              <w:rPr>
                <w:rFonts w:cstheme="minorHAnsi"/>
                <w:sz w:val="18"/>
                <w:szCs w:val="18"/>
              </w:rPr>
            </w:pPr>
            <w:r>
              <w:rPr>
                <w:rFonts w:cstheme="minorHAnsi"/>
                <w:sz w:val="18"/>
                <w:szCs w:val="18"/>
              </w:rPr>
              <w:t>0-9</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24994EB4" w14:textId="26614D1C">
            <w:pPr>
              <w:spacing w:after="0" w:line="240" w:lineRule="auto"/>
              <w:ind w:left="0"/>
              <w:rPr>
                <w:rFonts w:cstheme="minorHAnsi"/>
                <w:sz w:val="18"/>
                <w:szCs w:val="18"/>
              </w:rPr>
            </w:pPr>
            <w:r w:rsidRPr="00206E7B">
              <w:rPr>
                <w:rFonts w:cstheme="minorHAnsi"/>
                <w:sz w:val="18"/>
                <w:szCs w:val="18"/>
              </w:rPr>
              <w:t>Pickup registration Token Number</w:t>
            </w:r>
          </w:p>
        </w:tc>
      </w:tr>
      <w:tr w:rsidR="00206E7B" w:rsidTr="00206E7B" w14:paraId="00FC90A0"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206E7B" w:rsidP="00206E7B" w:rsidRDefault="00206E7B" w14:paraId="7C04EE6F" w14:textId="25E0FA9A">
            <w:pPr>
              <w:spacing w:after="0" w:line="240" w:lineRule="auto"/>
              <w:ind w:left="0"/>
              <w:rPr>
                <w:rFonts w:cstheme="minorHAnsi"/>
                <w:sz w:val="18"/>
                <w:szCs w:val="18"/>
              </w:rPr>
            </w:pPr>
            <w:r w:rsidRPr="00206E7B">
              <w:rPr>
                <w:rFonts w:cstheme="minorHAnsi"/>
                <w:sz w:val="18"/>
                <w:szCs w:val="18"/>
              </w:rPr>
              <w:t>Status</w:t>
            </w:r>
          </w:p>
        </w:tc>
        <w:tc>
          <w:tcPr>
            <w:tcW w:w="2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643C1288" w14:textId="06A86CE5">
            <w:pPr>
              <w:spacing w:after="0" w:line="240" w:lineRule="auto"/>
              <w:ind w:left="0"/>
              <w:rPr>
                <w:rFonts w:cstheme="minorHAnsi"/>
                <w:sz w:val="18"/>
                <w:szCs w:val="18"/>
              </w:rPr>
            </w:pPr>
            <w:r w:rsidRPr="00206E7B">
              <w:rPr>
                <w:rFonts w:cstheme="minorHAnsi"/>
                <w:sz w:val="18"/>
                <w:szCs w:val="18"/>
              </w:rPr>
              <w:t xml:space="preserve">Array of object of type </w:t>
            </w:r>
            <w:proofErr w:type="spellStart"/>
            <w:r w:rsidRPr="00206E7B">
              <w:rPr>
                <w:rFonts w:cstheme="minorHAnsi"/>
                <w:sz w:val="18"/>
                <w:szCs w:val="18"/>
              </w:rPr>
              <w:t>ResponseStatus</w:t>
            </w:r>
            <w:proofErr w:type="spellEnd"/>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6F9FCF22" w14:textId="77777777">
            <w:pPr>
              <w:spacing w:after="0" w:line="240" w:lineRule="auto"/>
              <w:ind w:left="0"/>
              <w:rPr>
                <w:rFonts w:cstheme="minorHAnsi"/>
                <w:sz w:val="18"/>
                <w:szCs w:val="18"/>
              </w:rPr>
            </w:pPr>
            <w:r w:rsidRPr="00FA3BCA">
              <w:rPr>
                <w:rFonts w:cstheme="minorHAnsi"/>
                <w:sz w:val="18"/>
                <w:szCs w:val="18"/>
              </w:rPr>
              <w:t>3</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3035880F" w14:textId="7E30B416">
            <w:pPr>
              <w:spacing w:after="0" w:line="240" w:lineRule="auto"/>
              <w:ind w:left="0"/>
              <w:rPr>
                <w:rFonts w:cstheme="minorHAnsi"/>
                <w:sz w:val="18"/>
                <w:szCs w:val="18"/>
              </w:rPr>
            </w:pP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10B16857" w14:textId="5F376472">
            <w:pPr>
              <w:spacing w:after="0" w:line="240" w:lineRule="auto"/>
              <w:ind w:left="0"/>
              <w:rPr>
                <w:rFonts w:cstheme="minorHAnsi"/>
                <w:sz w:val="18"/>
                <w:szCs w:val="18"/>
              </w:rPr>
            </w:pPr>
            <w:r w:rsidRPr="00206E7B">
              <w:rPr>
                <w:rFonts w:cstheme="minorHAnsi"/>
                <w:sz w:val="18"/>
                <w:szCs w:val="18"/>
              </w:rPr>
              <w:t>Pickup registration status List</w:t>
            </w:r>
          </w:p>
        </w:tc>
      </w:tr>
      <w:tr w:rsidR="00206E7B" w:rsidTr="00206E7B" w14:paraId="6E08FF7A"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206E7B" w:rsidP="00206E7B" w:rsidRDefault="00206E7B" w14:paraId="7444F462" w14:textId="23583059">
            <w:pPr>
              <w:spacing w:after="0" w:line="240" w:lineRule="auto"/>
              <w:ind w:left="0"/>
              <w:rPr>
                <w:rFonts w:cstheme="minorHAnsi"/>
                <w:sz w:val="18"/>
                <w:szCs w:val="18"/>
              </w:rPr>
            </w:pPr>
            <w:proofErr w:type="spellStart"/>
            <w:r w:rsidRPr="00206E7B">
              <w:rPr>
                <w:rFonts w:cstheme="minorHAnsi"/>
                <w:sz w:val="18"/>
                <w:szCs w:val="18"/>
              </w:rPr>
              <w:t>IsError</w:t>
            </w:r>
            <w:proofErr w:type="spellEnd"/>
          </w:p>
        </w:tc>
        <w:tc>
          <w:tcPr>
            <w:tcW w:w="2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14603E87" w14:textId="1BA093BC">
            <w:pPr>
              <w:spacing w:after="0" w:line="240" w:lineRule="auto"/>
              <w:ind w:left="0"/>
              <w:rPr>
                <w:rFonts w:cstheme="minorHAnsi"/>
                <w:sz w:val="18"/>
                <w:szCs w:val="18"/>
              </w:rPr>
            </w:pPr>
            <w:r w:rsidRPr="00206E7B">
              <w:rPr>
                <w:rFonts w:cstheme="minorHAnsi"/>
                <w:sz w:val="18"/>
                <w:szCs w:val="18"/>
              </w:rPr>
              <w:t>bool</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4B4B87DA" w14:textId="77777777">
            <w:pPr>
              <w:spacing w:after="0" w:line="240" w:lineRule="auto"/>
              <w:ind w:left="0"/>
              <w:rPr>
                <w:rFonts w:cstheme="minorHAnsi"/>
                <w:sz w:val="18"/>
                <w:szCs w:val="18"/>
              </w:rPr>
            </w:pPr>
            <w:r w:rsidRPr="00FA3BCA">
              <w:rPr>
                <w:rFonts w:cstheme="minorHAnsi"/>
                <w:sz w:val="18"/>
                <w:szCs w:val="18"/>
              </w:rPr>
              <w:t>10</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544AF217" w14:textId="662A1158">
            <w:pPr>
              <w:spacing w:after="0" w:line="240" w:lineRule="auto"/>
              <w:ind w:left="0"/>
              <w:rPr>
                <w:rFonts w:cstheme="minorHAnsi"/>
                <w:sz w:val="18"/>
                <w:szCs w:val="18"/>
              </w:rPr>
            </w:pPr>
            <w:r w:rsidRPr="00206E7B">
              <w:rPr>
                <w:rFonts w:cstheme="minorHAnsi"/>
                <w:sz w:val="18"/>
                <w:szCs w:val="18"/>
              </w:rPr>
              <w:t>True/false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5A363E83" w14:textId="2E2E7355">
            <w:pPr>
              <w:spacing w:after="0" w:line="240" w:lineRule="auto"/>
              <w:ind w:left="0"/>
              <w:rPr>
                <w:rFonts w:cstheme="minorHAnsi"/>
                <w:sz w:val="18"/>
                <w:szCs w:val="18"/>
              </w:rPr>
            </w:pPr>
            <w:r w:rsidRPr="00206E7B">
              <w:rPr>
                <w:rFonts w:cstheme="minorHAnsi"/>
                <w:sz w:val="18"/>
                <w:szCs w:val="18"/>
              </w:rPr>
              <w:t>Whether operation causes error or not</w:t>
            </w:r>
          </w:p>
        </w:tc>
      </w:tr>
    </w:tbl>
    <w:p w:rsidR="00206E7B" w:rsidP="00206E7B" w:rsidRDefault="00206E7B" w14:paraId="1DAB040F" w14:textId="11C64319">
      <w:pPr>
        <w:rPr>
          <w:u w:val="single"/>
        </w:rPr>
      </w:pPr>
    </w:p>
    <w:p w:rsidR="00206E7B" w:rsidP="00206E7B" w:rsidRDefault="00206E7B" w14:paraId="7E08E2F4" w14:textId="4106BA71">
      <w:pPr>
        <w:rPr>
          <w:rFonts w:cstheme="minorHAnsi"/>
          <w:color w:val="000000" w:themeColor="text1"/>
          <w:u w:val="single"/>
        </w:rPr>
      </w:pPr>
      <w:r w:rsidRPr="00575A53">
        <w:rPr>
          <w:rFonts w:cstheme="minorHAnsi"/>
          <w:noProof/>
          <w:sz w:val="20"/>
          <w:u w:val="single"/>
        </w:rPr>
        <w:t>PickupRegistrationResponse</w:t>
      </w:r>
      <w:r w:rsidRPr="00C75522">
        <w:rPr>
          <w:rFonts w:cstheme="minorHAnsi"/>
          <w:color w:val="000000" w:themeColor="text1"/>
          <w:u w:val="single"/>
        </w:rPr>
        <w:t xml:space="preserve"> Definition</w:t>
      </w:r>
      <w:r>
        <w:rPr>
          <w:rFonts w:cstheme="minorHAnsi"/>
          <w:color w:val="000000" w:themeColor="text1"/>
          <w:u w:val="single"/>
        </w:rPr>
        <w:t>:</w:t>
      </w:r>
    </w:p>
    <w:tbl>
      <w:tblPr>
        <w:tblStyle w:val="TableGrid"/>
        <w:tblW w:w="9535" w:type="dxa"/>
        <w:tblLayout w:type="fixed"/>
        <w:tblLook w:val="04A0" w:firstRow="1" w:lastRow="0" w:firstColumn="1" w:lastColumn="0" w:noHBand="0" w:noVBand="1"/>
      </w:tblPr>
      <w:tblGrid>
        <w:gridCol w:w="2155"/>
        <w:gridCol w:w="1440"/>
        <w:gridCol w:w="5940"/>
      </w:tblGrid>
      <w:tr w:rsidR="00206E7B" w:rsidTr="00206E7B" w14:paraId="4CA803F3" w14:textId="77777777">
        <w:trPr>
          <w:trHeight w:val="300"/>
        </w:trPr>
        <w:tc>
          <w:tcPr>
            <w:tcW w:w="21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1B2236F2"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0AA2A07C"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9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206E7B" w:rsidP="00346EB8" w:rsidRDefault="00206E7B" w14:paraId="499AA49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206E7B" w:rsidTr="00206E7B" w14:paraId="662FFD4C" w14:textId="77777777">
        <w:trPr>
          <w:trHeight w:val="14"/>
        </w:trPr>
        <w:tc>
          <w:tcPr>
            <w:tcW w:w="2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206E7B" w:rsidP="00206E7B" w:rsidRDefault="00206E7B" w14:paraId="64AC60BC" w14:textId="13C598AF">
            <w:pPr>
              <w:spacing w:after="0" w:line="240" w:lineRule="auto"/>
              <w:ind w:left="0"/>
              <w:rPr>
                <w:rFonts w:cstheme="minorHAnsi"/>
                <w:sz w:val="18"/>
                <w:szCs w:val="18"/>
              </w:rPr>
            </w:pPr>
            <w:proofErr w:type="spellStart"/>
            <w:r w:rsidRPr="00206E7B">
              <w:rPr>
                <w:rFonts w:cstheme="minorHAnsi"/>
                <w:sz w:val="18"/>
                <w:szCs w:val="18"/>
              </w:rPr>
              <w:t>PickupRegistrationStatus</w:t>
            </w:r>
            <w:proofErr w:type="spellEnd"/>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4407F5DF" w14:textId="230AEAA2">
            <w:pPr>
              <w:spacing w:after="0" w:line="240" w:lineRule="auto"/>
              <w:ind w:left="0"/>
              <w:rPr>
                <w:rFonts w:cstheme="minorHAnsi"/>
                <w:sz w:val="18"/>
                <w:szCs w:val="18"/>
              </w:rPr>
            </w:pPr>
            <w:r w:rsidRPr="00206E7B">
              <w:rPr>
                <w:rFonts w:cstheme="minorHAnsi"/>
                <w:sz w:val="18"/>
                <w:szCs w:val="18"/>
              </w:rPr>
              <w:t>Enumerator</w:t>
            </w:r>
          </w:p>
        </w:tc>
        <w:tc>
          <w:tcPr>
            <w:tcW w:w="5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5D92DCDD" w14:textId="70D42CF9">
            <w:pPr>
              <w:spacing w:after="0" w:line="240" w:lineRule="auto"/>
              <w:ind w:left="0"/>
              <w:rPr>
                <w:rFonts w:cstheme="minorHAnsi"/>
                <w:sz w:val="18"/>
                <w:szCs w:val="18"/>
              </w:rPr>
            </w:pPr>
            <w:r w:rsidRPr="00206E7B">
              <w:rPr>
                <w:rFonts w:cstheme="minorHAnsi"/>
                <w:sz w:val="18"/>
                <w:szCs w:val="18"/>
              </w:rPr>
              <w:t>Pickup registration status code</w:t>
            </w:r>
          </w:p>
        </w:tc>
      </w:tr>
      <w:tr w:rsidR="00206E7B" w:rsidTr="00206E7B" w14:paraId="1FB68345" w14:textId="77777777">
        <w:trPr>
          <w:trHeight w:val="14"/>
        </w:trPr>
        <w:tc>
          <w:tcPr>
            <w:tcW w:w="2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206E7B" w:rsidP="00206E7B" w:rsidRDefault="00206E7B" w14:paraId="5A1545D8" w14:textId="0F52AEAC">
            <w:pPr>
              <w:spacing w:after="0" w:line="240" w:lineRule="auto"/>
              <w:ind w:left="0"/>
              <w:rPr>
                <w:rFonts w:cstheme="minorHAnsi"/>
                <w:sz w:val="18"/>
                <w:szCs w:val="18"/>
              </w:rPr>
            </w:pPr>
            <w:proofErr w:type="spellStart"/>
            <w:r w:rsidRPr="00206E7B">
              <w:rPr>
                <w:rFonts w:cstheme="minorHAnsi"/>
                <w:sz w:val="18"/>
                <w:szCs w:val="18"/>
              </w:rPr>
              <w:t>ErrorMessage</w:t>
            </w:r>
            <w:proofErr w:type="spellEnd"/>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7D254542" w14:textId="20FFFCC4">
            <w:pPr>
              <w:spacing w:after="0" w:line="240" w:lineRule="auto"/>
              <w:ind w:left="0"/>
              <w:rPr>
                <w:rFonts w:cstheme="minorHAnsi"/>
                <w:sz w:val="18"/>
                <w:szCs w:val="18"/>
              </w:rPr>
            </w:pPr>
            <w:r w:rsidRPr="00206E7B">
              <w:rPr>
                <w:rFonts w:cstheme="minorHAnsi"/>
                <w:sz w:val="18"/>
                <w:szCs w:val="18"/>
              </w:rPr>
              <w:t>string</w:t>
            </w:r>
          </w:p>
        </w:tc>
        <w:tc>
          <w:tcPr>
            <w:tcW w:w="59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206E7B" w:rsidP="00206E7B" w:rsidRDefault="00206E7B" w14:paraId="57317731" w14:textId="7EF8F3D5">
            <w:pPr>
              <w:spacing w:after="0" w:line="240" w:lineRule="auto"/>
              <w:ind w:left="0"/>
              <w:rPr>
                <w:rFonts w:cstheme="minorHAnsi"/>
                <w:sz w:val="18"/>
                <w:szCs w:val="18"/>
              </w:rPr>
            </w:pPr>
            <w:r w:rsidRPr="00206E7B">
              <w:rPr>
                <w:rFonts w:cstheme="minorHAnsi"/>
                <w:sz w:val="18"/>
                <w:szCs w:val="18"/>
              </w:rPr>
              <w:t>Descriptive error message if there is any error / Failure</w:t>
            </w:r>
          </w:p>
        </w:tc>
      </w:tr>
    </w:tbl>
    <w:p w:rsidR="00206E7B" w:rsidP="00206E7B" w:rsidRDefault="00206E7B" w14:paraId="3A2B508D" w14:textId="77777777">
      <w:pPr>
        <w:rPr>
          <w:u w:val="single"/>
        </w:rPr>
      </w:pPr>
    </w:p>
    <w:p w:rsidR="001634CA" w:rsidP="00CA32F7" w:rsidRDefault="001634CA" w14:paraId="3B909DAD" w14:textId="7F915F27">
      <w:pPr>
        <w:pStyle w:val="Heading3"/>
        <w:numPr>
          <w:ilvl w:val="3"/>
          <w:numId w:val="33"/>
        </w:numPr>
        <w:rPr>
          <w:rFonts w:cstheme="minorHAnsi"/>
          <w:i w:val="0"/>
          <w:iCs/>
        </w:rPr>
      </w:pPr>
      <w:bookmarkStart w:name="_Toc131585303" w:id="228"/>
      <w:proofErr w:type="spellStart"/>
      <w:r w:rsidRPr="00C418B0">
        <w:rPr>
          <w:rFonts w:cstheme="minorHAnsi"/>
          <w:i w:val="0"/>
          <w:iCs/>
        </w:rPr>
        <w:t>CancelPickup</w:t>
      </w:r>
      <w:proofErr w:type="spellEnd"/>
      <w:r w:rsidRPr="00C418B0">
        <w:rPr>
          <w:rFonts w:cstheme="minorHAnsi"/>
          <w:i w:val="0"/>
          <w:iCs/>
        </w:rPr>
        <w:t>:</w:t>
      </w:r>
      <w:bookmarkEnd w:id="228"/>
      <w:r w:rsidRPr="00C418B0">
        <w:rPr>
          <w:rFonts w:cstheme="minorHAnsi"/>
          <w:i w:val="0"/>
          <w:iCs/>
        </w:rPr>
        <w:t xml:space="preserve"> </w:t>
      </w:r>
    </w:p>
    <w:p w:rsidRPr="00EF6173" w:rsidR="00AE6DE7" w:rsidP="00AE6DE7" w:rsidRDefault="00AE6DE7" w14:paraId="149D3E47" w14:textId="40F74C86">
      <w:pPr>
        <w:pStyle w:val="IBMtabletext"/>
        <w:tabs>
          <w:tab w:val="left" w:pos="310"/>
        </w:tabs>
        <w:ind w:left="21" w:right="21"/>
        <w:rPr>
          <w:rFonts w:ascii="Times New Roman" w:hAnsi="Times New Roman"/>
          <w:sz w:val="24"/>
          <w:lang w:eastAsia="ar-SA"/>
        </w:rPr>
      </w:pPr>
      <w:r>
        <w:rPr>
          <w:rFonts w:asciiTheme="minorHAnsi" w:hAnsiTheme="minorHAnsi"/>
          <w:sz w:val="22"/>
          <w:szCs w:val="22"/>
        </w:rPr>
        <w:tab/>
      </w:r>
      <w:r>
        <w:rPr>
          <w:rFonts w:asciiTheme="minorHAnsi" w:hAnsiTheme="minorHAnsi"/>
          <w:sz w:val="22"/>
          <w:szCs w:val="22"/>
        </w:rPr>
        <w:tab/>
      </w:r>
      <w:r w:rsidRPr="00EF6173">
        <w:rPr>
          <w:rFonts w:ascii="Times New Roman" w:hAnsi="Times New Roman"/>
          <w:sz w:val="24"/>
          <w:lang w:eastAsia="ar-SA"/>
        </w:rPr>
        <w:t>This method will allow user to cancel pickup</w:t>
      </w:r>
      <w:r w:rsidR="00EF6173">
        <w:rPr>
          <w:rFonts w:ascii="Times New Roman" w:hAnsi="Times New Roman"/>
          <w:sz w:val="24"/>
          <w:lang w:eastAsia="ar-SA"/>
        </w:rPr>
        <w:t>.</w:t>
      </w:r>
    </w:p>
    <w:p w:rsidRPr="00AE6DE7" w:rsidR="00AE6DE7" w:rsidP="00AE6DE7" w:rsidRDefault="00AE6DE7" w14:paraId="06FC523C" w14:textId="77777777"/>
    <w:p w:rsidR="001634CA" w:rsidP="00C418B0" w:rsidRDefault="001634CA" w14:paraId="35FDD130" w14:textId="77777777">
      <w:pPr>
        <w:ind w:firstLine="360"/>
        <w:rPr>
          <w:u w:val="single"/>
        </w:rPr>
      </w:pPr>
      <w:r w:rsidRPr="00DC79B1">
        <w:rPr>
          <w:u w:val="single"/>
        </w:rPr>
        <w:t>Request</w:t>
      </w:r>
      <w:r>
        <w:rPr>
          <w:u w:val="single"/>
        </w:rPr>
        <w:t>:</w:t>
      </w:r>
    </w:p>
    <w:tbl>
      <w:tblPr>
        <w:tblStyle w:val="TableGrid"/>
        <w:tblW w:w="9535" w:type="dxa"/>
        <w:tblLayout w:type="fixed"/>
        <w:tblLook w:val="04A0" w:firstRow="1" w:lastRow="0" w:firstColumn="1" w:lastColumn="0" w:noHBand="0" w:noVBand="1"/>
      </w:tblPr>
      <w:tblGrid>
        <w:gridCol w:w="1615"/>
        <w:gridCol w:w="2340"/>
        <w:gridCol w:w="990"/>
        <w:gridCol w:w="4590"/>
      </w:tblGrid>
      <w:tr w:rsidR="001634CA" w:rsidTr="001634CA" w14:paraId="3F77B512" w14:textId="77777777">
        <w:trPr>
          <w:trHeight w:val="279"/>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654EE20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1E41D3E1"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5E6A0E17"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Require</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25AB80C4"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1634CA" w:rsidTr="001634CA" w14:paraId="1E648BF0" w14:textId="77777777">
        <w:trPr>
          <w:trHeight w:val="13"/>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6E6A5385" w14:textId="17CA7B2F">
            <w:pPr>
              <w:spacing w:after="0" w:line="240" w:lineRule="auto"/>
              <w:ind w:left="0"/>
              <w:rPr>
                <w:rFonts w:asciiTheme="minorHAnsi" w:hAnsiTheme="minorHAnsi" w:cstheme="minorHAnsi"/>
                <w:color w:val="000000" w:themeColor="text1"/>
                <w:sz w:val="22"/>
                <w:szCs w:val="22"/>
                <w:lang w:val="en-IN"/>
              </w:rPr>
            </w:pPr>
            <w:r>
              <w:rPr>
                <w:rFonts w:cstheme="minorHAnsi"/>
              </w:rPr>
              <w:t>Request</w:t>
            </w:r>
          </w:p>
        </w:tc>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0013094F" w14:textId="18B0CF75">
            <w:pPr>
              <w:spacing w:after="0" w:line="240" w:lineRule="auto"/>
              <w:ind w:left="0"/>
              <w:rPr>
                <w:rFonts w:cstheme="minorHAnsi"/>
              </w:rPr>
            </w:pPr>
            <w:proofErr w:type="spellStart"/>
            <w:r>
              <w:rPr>
                <w:rFonts w:cstheme="minorHAnsi"/>
              </w:rPr>
              <w:t>CancelPickupRequest</w:t>
            </w:r>
            <w:proofErr w:type="spellEnd"/>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7558D611" w14:textId="77777777">
            <w:pPr>
              <w:spacing w:after="0" w:line="240" w:lineRule="auto"/>
              <w:ind w:left="0"/>
              <w:rPr>
                <w:rFonts w:cstheme="minorHAnsi"/>
              </w:rPr>
            </w:pPr>
            <w:r>
              <w:rPr>
                <w:rFonts w:cstheme="minorHAnsi"/>
              </w:rPr>
              <w:t>Y</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6C19371F" w14:textId="116EFC93">
            <w:pPr>
              <w:spacing w:after="0" w:line="240" w:lineRule="auto"/>
              <w:ind w:left="0"/>
              <w:rPr>
                <w:rFonts w:cstheme="minorHAnsi"/>
              </w:rPr>
            </w:pPr>
            <w:r>
              <w:rPr>
                <w:rFonts w:cstheme="minorHAnsi"/>
                <w:bCs/>
              </w:rPr>
              <w:t>Request object</w:t>
            </w:r>
          </w:p>
        </w:tc>
      </w:tr>
      <w:tr w:rsidR="001634CA" w:rsidTr="001634CA" w14:paraId="376B392E" w14:textId="77777777">
        <w:trPr>
          <w:trHeight w:val="54"/>
        </w:trPr>
        <w:tc>
          <w:tcPr>
            <w:tcW w:w="1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12592A6A" w14:textId="53817B65">
            <w:pPr>
              <w:spacing w:after="0" w:line="240" w:lineRule="auto"/>
              <w:ind w:left="0"/>
              <w:rPr>
                <w:rFonts w:cstheme="minorHAnsi"/>
                <w:noProof/>
                <w:lang w:bidi="hi-IN"/>
              </w:rPr>
            </w:pPr>
            <w:r w:rsidRPr="00471BC4">
              <w:rPr>
                <w:rFonts w:cstheme="minorHAnsi"/>
              </w:rPr>
              <w:t xml:space="preserve">Profile </w:t>
            </w:r>
          </w:p>
        </w:tc>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01BCEF24" w14:textId="50B78C48">
            <w:pPr>
              <w:spacing w:after="0" w:line="240" w:lineRule="auto"/>
              <w:ind w:left="0"/>
              <w:rPr>
                <w:rFonts w:cstheme="minorHAnsi"/>
              </w:rPr>
            </w:pPr>
            <w:proofErr w:type="spellStart"/>
            <w:r w:rsidRPr="00471BC4">
              <w:rPr>
                <w:rFonts w:cstheme="minorHAnsi"/>
              </w:rPr>
              <w:t>UserProfile</w:t>
            </w:r>
            <w:proofErr w:type="spellEnd"/>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482EE842" w14:textId="77777777">
            <w:pPr>
              <w:spacing w:after="0" w:line="240" w:lineRule="auto"/>
              <w:ind w:left="0"/>
              <w:rPr>
                <w:rFonts w:cstheme="minorHAnsi"/>
              </w:rPr>
            </w:pPr>
            <w:r>
              <w:rPr>
                <w:rFonts w:cstheme="minorHAnsi"/>
              </w:rPr>
              <w:t>Y</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1634CA" w:rsidRDefault="001634CA" w14:paraId="4A90FDF3" w14:textId="437DED10">
            <w:pPr>
              <w:spacing w:after="0" w:line="240" w:lineRule="auto"/>
              <w:ind w:left="0"/>
              <w:rPr>
                <w:rFonts w:cstheme="minorHAnsi"/>
              </w:rPr>
            </w:pPr>
            <w:r w:rsidRPr="00471BC4">
              <w:rPr>
                <w:rFonts w:cstheme="minorHAnsi"/>
                <w:bCs/>
              </w:rPr>
              <w:t xml:space="preserve">Client details, </w:t>
            </w:r>
            <w:proofErr w:type="spellStart"/>
            <w:proofErr w:type="gramStart"/>
            <w:r w:rsidRPr="00471BC4">
              <w:rPr>
                <w:rFonts w:cstheme="minorHAnsi"/>
              </w:rPr>
              <w:t>UserProfile</w:t>
            </w:r>
            <w:proofErr w:type="spellEnd"/>
            <w:r w:rsidRPr="00471BC4">
              <w:rPr>
                <w:rFonts w:cstheme="minorHAnsi"/>
              </w:rPr>
              <w:t xml:space="preserve">  details</w:t>
            </w:r>
            <w:proofErr w:type="gramEnd"/>
            <w:r w:rsidRPr="00471BC4">
              <w:rPr>
                <w:rFonts w:cstheme="minorHAnsi"/>
              </w:rPr>
              <w:t xml:space="preserve"> are given in common objects sheet as </w:t>
            </w:r>
            <w:proofErr w:type="spellStart"/>
            <w:r w:rsidRPr="00471BC4">
              <w:rPr>
                <w:rFonts w:cstheme="minorHAnsi"/>
              </w:rPr>
              <w:t>P_ClientObject</w:t>
            </w:r>
            <w:proofErr w:type="spellEnd"/>
            <w:r w:rsidRPr="00471BC4">
              <w:rPr>
                <w:rFonts w:cstheme="minorHAnsi"/>
              </w:rPr>
              <w:t>.</w:t>
            </w:r>
          </w:p>
        </w:tc>
      </w:tr>
    </w:tbl>
    <w:p w:rsidR="001634CA" w:rsidP="001634CA" w:rsidRDefault="001634CA" w14:paraId="277D74C0" w14:textId="7C0F4CF7">
      <w:pPr>
        <w:rPr>
          <w:u w:val="single"/>
        </w:rPr>
      </w:pPr>
    </w:p>
    <w:p w:rsidR="008D1A50" w:rsidP="00C418B0" w:rsidRDefault="008D1A50" w14:paraId="4F4B6CD0" w14:textId="6F7CC64C">
      <w:pPr>
        <w:ind w:firstLine="360"/>
        <w:rPr>
          <w:u w:val="single"/>
        </w:rPr>
      </w:pPr>
      <w:proofErr w:type="spellStart"/>
      <w:r w:rsidRPr="00C418B0">
        <w:rPr>
          <w:u w:val="single"/>
        </w:rPr>
        <w:t>CancelPickupRequest</w:t>
      </w:r>
      <w:proofErr w:type="spellEnd"/>
      <w:r w:rsidRPr="00C418B0">
        <w:rPr>
          <w:u w:val="single"/>
        </w:rPr>
        <w:t xml:space="preserve"> Definition:</w:t>
      </w:r>
    </w:p>
    <w:tbl>
      <w:tblPr>
        <w:tblStyle w:val="TableGrid"/>
        <w:tblW w:w="9535" w:type="dxa"/>
        <w:tblLayout w:type="fixed"/>
        <w:tblLook w:val="04A0" w:firstRow="1" w:lastRow="0" w:firstColumn="1" w:lastColumn="0" w:noHBand="0" w:noVBand="1"/>
      </w:tblPr>
      <w:tblGrid>
        <w:gridCol w:w="1910"/>
        <w:gridCol w:w="1235"/>
        <w:gridCol w:w="990"/>
        <w:gridCol w:w="900"/>
        <w:gridCol w:w="2610"/>
        <w:gridCol w:w="1890"/>
      </w:tblGrid>
      <w:tr w:rsidR="008D1A50" w:rsidTr="00346EB8" w14:paraId="69522A21" w14:textId="77777777">
        <w:trPr>
          <w:trHeight w:val="300"/>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1B9A4899"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08DFD1AE"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0D7BA741"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Pr="00B90623" w:rsidR="008D1A50" w:rsidP="00346EB8" w:rsidRDefault="008D1A50" w14:paraId="5BCC0E13"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3E44E83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748D3C60"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8D1A50" w:rsidTr="00346EB8" w14:paraId="15CC350F"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8D1A50" w:rsidP="00346EB8" w:rsidRDefault="008D1A50" w14:paraId="10272C8D" w14:textId="77777777">
            <w:pPr>
              <w:spacing w:after="0" w:line="240" w:lineRule="auto"/>
              <w:ind w:left="0"/>
              <w:rPr>
                <w:rFonts w:cstheme="minorHAnsi"/>
                <w:sz w:val="18"/>
                <w:szCs w:val="18"/>
              </w:rPr>
            </w:pPr>
            <w:r w:rsidRPr="00086530">
              <w:rPr>
                <w:rFonts w:cstheme="minorHAnsi"/>
                <w:sz w:val="18"/>
                <w:szCs w:val="18"/>
              </w:rPr>
              <w:t>Token No</w:t>
            </w:r>
          </w:p>
        </w:tc>
        <w:tc>
          <w:tcPr>
            <w:tcW w:w="1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49E4DAAA" w14:textId="77777777">
            <w:pPr>
              <w:spacing w:after="0" w:line="240" w:lineRule="auto"/>
              <w:ind w:left="0"/>
              <w:rPr>
                <w:rFonts w:cstheme="minorHAnsi"/>
                <w:sz w:val="18"/>
                <w:szCs w:val="18"/>
              </w:rPr>
            </w:pPr>
            <w:r w:rsidRPr="00086530">
              <w:rPr>
                <w:rFonts w:cstheme="minorHAnsi"/>
                <w:sz w:val="18"/>
                <w:szCs w:val="18"/>
              </w:rPr>
              <w:t>int</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D1A50" w:rsidP="00346EB8" w:rsidRDefault="008D1A50" w14:paraId="6BA5837F" w14:textId="77777777">
            <w:pPr>
              <w:spacing w:after="0" w:line="240" w:lineRule="auto"/>
              <w:ind w:left="0"/>
              <w:rPr>
                <w:rFonts w:cstheme="minorHAnsi"/>
                <w:sz w:val="18"/>
                <w:szCs w:val="18"/>
              </w:rPr>
            </w:pPr>
            <w:r>
              <w:rPr>
                <w:rFonts w:cstheme="minorHAnsi"/>
                <w:sz w:val="18"/>
                <w:szCs w:val="18"/>
              </w:rPr>
              <w:t>Y</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47B293E0" w14:textId="77777777">
            <w:pPr>
              <w:spacing w:after="0" w:line="240" w:lineRule="auto"/>
              <w:ind w:left="0"/>
              <w:rPr>
                <w:rFonts w:cstheme="minorHAnsi"/>
                <w:sz w:val="18"/>
                <w:szCs w:val="18"/>
              </w:rPr>
            </w:pPr>
            <w:r>
              <w:rPr>
                <w:rFonts w:cstheme="minorHAnsi"/>
                <w:sz w:val="18"/>
                <w:szCs w:val="18"/>
              </w:rPr>
              <w:t>8</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28DFD237" w14:textId="77777777">
            <w:pPr>
              <w:spacing w:after="0" w:line="240" w:lineRule="auto"/>
              <w:ind w:left="0"/>
              <w:rPr>
                <w:rFonts w:cstheme="minorHAnsi"/>
                <w:sz w:val="18"/>
                <w:szCs w:val="18"/>
              </w:rPr>
            </w:pPr>
            <w:r w:rsidRPr="00086530">
              <w:rPr>
                <w:rFonts w:cstheme="minorHAnsi"/>
                <w:sz w:val="18"/>
                <w:szCs w:val="18"/>
              </w:rPr>
              <w:t>0 - 99999999</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2D9059A7" w14:textId="77777777">
            <w:pPr>
              <w:spacing w:after="0" w:line="240" w:lineRule="auto"/>
              <w:ind w:left="0"/>
              <w:rPr>
                <w:rFonts w:cstheme="minorHAnsi"/>
                <w:sz w:val="18"/>
                <w:szCs w:val="18"/>
              </w:rPr>
            </w:pPr>
            <w:r w:rsidRPr="00086530">
              <w:rPr>
                <w:rFonts w:cstheme="minorHAnsi"/>
                <w:sz w:val="18"/>
                <w:szCs w:val="18"/>
              </w:rPr>
              <w:t>Pickup Token No</w:t>
            </w:r>
          </w:p>
        </w:tc>
      </w:tr>
      <w:tr w:rsidR="008D1A50" w:rsidTr="00346EB8" w14:paraId="671C0B6B"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8D1A50" w:rsidP="00346EB8" w:rsidRDefault="008D1A50" w14:paraId="561C4EAC" w14:textId="77777777">
            <w:pPr>
              <w:spacing w:after="0" w:line="240" w:lineRule="auto"/>
              <w:ind w:left="0"/>
              <w:rPr>
                <w:rFonts w:cstheme="minorHAnsi"/>
                <w:sz w:val="18"/>
                <w:szCs w:val="18"/>
              </w:rPr>
            </w:pPr>
            <w:proofErr w:type="spellStart"/>
            <w:r w:rsidRPr="00086530">
              <w:rPr>
                <w:rFonts w:cstheme="minorHAnsi"/>
                <w:sz w:val="18"/>
                <w:szCs w:val="18"/>
              </w:rPr>
              <w:t>PickupRegistrationDate</w:t>
            </w:r>
            <w:proofErr w:type="spellEnd"/>
          </w:p>
        </w:tc>
        <w:tc>
          <w:tcPr>
            <w:tcW w:w="1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17030E9A" w14:textId="77777777">
            <w:pPr>
              <w:spacing w:after="0" w:line="240" w:lineRule="auto"/>
              <w:ind w:left="0"/>
              <w:rPr>
                <w:rFonts w:cstheme="minorHAnsi"/>
                <w:sz w:val="18"/>
                <w:szCs w:val="18"/>
              </w:rPr>
            </w:pPr>
            <w:proofErr w:type="spellStart"/>
            <w:r w:rsidRPr="00086530">
              <w:rPr>
                <w:rFonts w:cstheme="minorHAnsi"/>
                <w:sz w:val="18"/>
                <w:szCs w:val="18"/>
              </w:rPr>
              <w:t>DateTime</w:t>
            </w:r>
            <w:proofErr w:type="spellEnd"/>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6B53F5EC" w14:textId="77777777">
            <w:pPr>
              <w:spacing w:after="0" w:line="240" w:lineRule="auto"/>
              <w:ind w:left="0"/>
              <w:rPr>
                <w:rFonts w:cstheme="minorHAnsi"/>
                <w:sz w:val="18"/>
                <w:szCs w:val="18"/>
              </w:rPr>
            </w:pPr>
            <w:r>
              <w:rPr>
                <w:rFonts w:cstheme="minorHAnsi"/>
                <w:sz w:val="18"/>
                <w:szCs w:val="18"/>
              </w:rPr>
              <w:t>Y</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0F0E3F9F" w14:textId="77777777">
            <w:pPr>
              <w:spacing w:after="0" w:line="240" w:lineRule="auto"/>
              <w:ind w:left="0"/>
              <w:rPr>
                <w:rFonts w:cstheme="minorHAnsi"/>
                <w:sz w:val="18"/>
                <w:szCs w:val="18"/>
              </w:rPr>
            </w:pP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30AB64FE" w14:textId="77777777">
            <w:pPr>
              <w:spacing w:after="0" w:line="240" w:lineRule="auto"/>
              <w:ind w:left="0"/>
              <w:rPr>
                <w:rFonts w:cstheme="minorHAnsi"/>
                <w:sz w:val="18"/>
                <w:szCs w:val="18"/>
              </w:rPr>
            </w:pP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3A4E40E3" w14:textId="77777777">
            <w:pPr>
              <w:spacing w:after="0" w:line="240" w:lineRule="auto"/>
              <w:ind w:left="0"/>
              <w:rPr>
                <w:rFonts w:cstheme="minorHAnsi"/>
                <w:sz w:val="18"/>
                <w:szCs w:val="18"/>
              </w:rPr>
            </w:pPr>
            <w:r w:rsidRPr="00086530">
              <w:rPr>
                <w:rFonts w:cstheme="minorHAnsi"/>
                <w:sz w:val="18"/>
                <w:szCs w:val="18"/>
              </w:rPr>
              <w:t xml:space="preserve">Pickup Registration Date </w:t>
            </w:r>
          </w:p>
        </w:tc>
      </w:tr>
      <w:tr w:rsidR="008D1A50" w:rsidTr="00346EB8" w14:paraId="3E2A832F" w14:textId="77777777">
        <w:trPr>
          <w:trHeight w:val="14"/>
        </w:trPr>
        <w:tc>
          <w:tcPr>
            <w:tcW w:w="19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8D1A50" w:rsidP="00346EB8" w:rsidRDefault="008D1A50" w14:paraId="39EF0899" w14:textId="77777777">
            <w:pPr>
              <w:spacing w:after="0" w:line="240" w:lineRule="auto"/>
              <w:ind w:left="0"/>
              <w:rPr>
                <w:rFonts w:cstheme="minorHAnsi"/>
                <w:sz w:val="18"/>
                <w:szCs w:val="18"/>
              </w:rPr>
            </w:pPr>
            <w:r w:rsidRPr="00086530">
              <w:rPr>
                <w:rFonts w:cstheme="minorHAnsi"/>
                <w:sz w:val="18"/>
                <w:szCs w:val="18"/>
              </w:rPr>
              <w:t>Remarks</w:t>
            </w:r>
          </w:p>
        </w:tc>
        <w:tc>
          <w:tcPr>
            <w:tcW w:w="1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2229B1AC" w14:textId="77777777">
            <w:pPr>
              <w:spacing w:after="0" w:line="240" w:lineRule="auto"/>
              <w:ind w:left="0"/>
              <w:rPr>
                <w:rFonts w:cstheme="minorHAnsi"/>
                <w:sz w:val="18"/>
                <w:szCs w:val="18"/>
              </w:rPr>
            </w:pPr>
            <w:r w:rsidRPr="00086530">
              <w:rPr>
                <w:rFonts w:cstheme="minorHAnsi"/>
                <w:sz w:val="18"/>
                <w:szCs w:val="18"/>
              </w:rPr>
              <w:t>string</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3491D007" w14:textId="77777777">
            <w:pPr>
              <w:spacing w:after="0" w:line="240" w:lineRule="auto"/>
              <w:ind w:left="0"/>
              <w:rPr>
                <w:rFonts w:cstheme="minorHAnsi"/>
                <w:sz w:val="18"/>
                <w:szCs w:val="18"/>
              </w:rPr>
            </w:pPr>
            <w:r>
              <w:rPr>
                <w:rFonts w:cstheme="minorHAnsi"/>
                <w:sz w:val="18"/>
                <w:szCs w:val="18"/>
              </w:rPr>
              <w:t>N</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58E66D64" w14:textId="77777777">
            <w:pPr>
              <w:spacing w:after="0" w:line="240" w:lineRule="auto"/>
              <w:ind w:left="0"/>
              <w:rPr>
                <w:rFonts w:cstheme="minorHAnsi"/>
                <w:sz w:val="18"/>
                <w:szCs w:val="18"/>
              </w:rPr>
            </w:pPr>
            <w:r>
              <w:rPr>
                <w:rFonts w:cstheme="minorHAnsi"/>
                <w:sz w:val="18"/>
                <w:szCs w:val="18"/>
              </w:rPr>
              <w:t>6</w:t>
            </w:r>
            <w:r w:rsidRPr="00FA3BCA">
              <w:rPr>
                <w:rFonts w:cstheme="minorHAnsi"/>
                <w:sz w:val="18"/>
                <w:szCs w:val="18"/>
              </w:rPr>
              <w:t>0</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1AFF6ECC" w14:textId="77777777">
            <w:pPr>
              <w:spacing w:after="0" w:line="240" w:lineRule="auto"/>
              <w:ind w:left="0"/>
              <w:rPr>
                <w:rFonts w:cstheme="minorHAnsi"/>
                <w:sz w:val="18"/>
                <w:szCs w:val="18"/>
              </w:rPr>
            </w:pPr>
            <w:r w:rsidRPr="00086530">
              <w:rPr>
                <w:rFonts w:cstheme="minorHAnsi"/>
                <w:sz w:val="18"/>
                <w:szCs w:val="18"/>
              </w:rPr>
              <w:t>a-</w:t>
            </w:r>
            <w:proofErr w:type="gramStart"/>
            <w:r w:rsidRPr="00086530">
              <w:rPr>
                <w:rFonts w:cstheme="minorHAnsi"/>
                <w:sz w:val="18"/>
                <w:szCs w:val="18"/>
              </w:rPr>
              <w:t>z,A</w:t>
            </w:r>
            <w:proofErr w:type="gramEnd"/>
            <w:r w:rsidRPr="00086530">
              <w:rPr>
                <w:rFonts w:cstheme="minorHAnsi"/>
                <w:sz w:val="18"/>
                <w:szCs w:val="18"/>
              </w:rPr>
              <w:t>-Z,0-9,./?;:'~!\\@\"#$%^&amp;*()[]+=_ /-</w:t>
            </w:r>
          </w:p>
        </w:tc>
        <w:tc>
          <w:tcPr>
            <w:tcW w:w="1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346EB8" w:rsidRDefault="008D1A50" w14:paraId="544A36F0" w14:textId="77777777">
            <w:pPr>
              <w:spacing w:after="0" w:line="240" w:lineRule="auto"/>
              <w:ind w:left="0"/>
              <w:rPr>
                <w:rFonts w:cstheme="minorHAnsi"/>
                <w:sz w:val="18"/>
                <w:szCs w:val="18"/>
              </w:rPr>
            </w:pPr>
            <w:r w:rsidRPr="00086530">
              <w:rPr>
                <w:rFonts w:cstheme="minorHAnsi"/>
                <w:sz w:val="18"/>
                <w:szCs w:val="18"/>
              </w:rPr>
              <w:t>Cancel Pickup Remarks</w:t>
            </w:r>
          </w:p>
        </w:tc>
      </w:tr>
    </w:tbl>
    <w:p w:rsidR="008D1A50" w:rsidP="001634CA" w:rsidRDefault="008D1A50" w14:paraId="72089BBC" w14:textId="77777777">
      <w:pPr>
        <w:rPr>
          <w:u w:val="single"/>
        </w:rPr>
      </w:pPr>
    </w:p>
    <w:p w:rsidR="001634CA" w:rsidP="00C418B0" w:rsidRDefault="001634CA" w14:paraId="12F4B7D4" w14:textId="77777777">
      <w:pPr>
        <w:ind w:firstLine="360"/>
        <w:rPr>
          <w:u w:val="single"/>
        </w:rPr>
      </w:pPr>
      <w:r>
        <w:rPr>
          <w:u w:val="single"/>
        </w:rPr>
        <w:t>Response:</w:t>
      </w:r>
    </w:p>
    <w:tbl>
      <w:tblPr>
        <w:tblStyle w:val="TableGrid"/>
        <w:tblW w:w="9535" w:type="dxa"/>
        <w:tblLayout w:type="fixed"/>
        <w:tblLook w:val="04A0" w:firstRow="1" w:lastRow="0" w:firstColumn="1" w:lastColumn="0" w:noHBand="0" w:noVBand="1"/>
      </w:tblPr>
      <w:tblGrid>
        <w:gridCol w:w="3415"/>
        <w:gridCol w:w="1080"/>
        <w:gridCol w:w="5040"/>
      </w:tblGrid>
      <w:tr w:rsidR="001634CA" w:rsidTr="00346EB8" w14:paraId="6A95A90A" w14:textId="77777777">
        <w:trPr>
          <w:trHeight w:val="279"/>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513CFDD5"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2BE2A89A"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1634CA" w:rsidP="00346EB8" w:rsidRDefault="001634CA" w14:paraId="316AD5B7"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1634CA" w:rsidTr="00346EB8" w14:paraId="36874022" w14:textId="77777777">
        <w:trPr>
          <w:trHeight w:val="13"/>
        </w:trPr>
        <w:tc>
          <w:tcPr>
            <w:tcW w:w="3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D7B03" w:rsidR="001634CA" w:rsidP="00346EB8" w:rsidRDefault="008D1A50" w14:paraId="0A82E37D" w14:textId="522506F0">
            <w:pPr>
              <w:spacing w:after="0" w:line="240" w:lineRule="auto"/>
              <w:ind w:left="0"/>
              <w:rPr>
                <w:rFonts w:asciiTheme="minorHAnsi" w:hAnsiTheme="minorHAnsi" w:cstheme="minorHAnsi"/>
                <w:color w:val="000000" w:themeColor="text1"/>
                <w:sz w:val="22"/>
                <w:szCs w:val="22"/>
                <w:lang w:val="en-IN"/>
              </w:rPr>
            </w:pPr>
            <w:r w:rsidRPr="000D7B03">
              <w:rPr>
                <w:rFonts w:cstheme="minorHAnsi"/>
                <w:noProof/>
              </w:rPr>
              <w:t>CancelPickupResponseEntity</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346EB8" w:rsidRDefault="001634CA" w14:paraId="5A5DF9BE" w14:textId="77777777">
            <w:pPr>
              <w:spacing w:after="0" w:line="240" w:lineRule="auto"/>
              <w:ind w:left="0"/>
              <w:rPr>
                <w:rFonts w:cstheme="minorHAnsi"/>
              </w:rPr>
            </w:pPr>
            <w:r>
              <w:rPr>
                <w:rFonts w:cstheme="minorHAnsi"/>
              </w:rPr>
              <w:t>Object</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634CA" w:rsidP="00346EB8" w:rsidRDefault="008D1A50" w14:paraId="6242C4DD" w14:textId="5908CD17">
            <w:pPr>
              <w:spacing w:after="0" w:line="240" w:lineRule="auto"/>
              <w:ind w:left="0"/>
              <w:rPr>
                <w:rFonts w:cstheme="minorHAnsi"/>
              </w:rPr>
            </w:pPr>
            <w:r>
              <w:rPr>
                <w:rFonts w:cstheme="minorHAnsi"/>
                <w:color w:val="000000" w:themeColor="text1"/>
              </w:rPr>
              <w:t>Returns response object including operation status &amp; Exception list.</w:t>
            </w:r>
          </w:p>
        </w:tc>
      </w:tr>
    </w:tbl>
    <w:p w:rsidR="001634CA" w:rsidP="008D1A50" w:rsidRDefault="001634CA" w14:paraId="15543C6A" w14:textId="77777777">
      <w:pPr>
        <w:ind w:left="0"/>
        <w:rPr>
          <w:u w:val="single"/>
        </w:rPr>
      </w:pPr>
    </w:p>
    <w:p w:rsidRPr="00A311A8" w:rsidR="001634CA" w:rsidP="00A311A8" w:rsidRDefault="008D1A50" w14:paraId="5B9E77A3" w14:textId="600968E6">
      <w:pPr>
        <w:ind w:firstLine="360"/>
        <w:rPr>
          <w:u w:val="single"/>
        </w:rPr>
      </w:pPr>
      <w:proofErr w:type="spellStart"/>
      <w:r w:rsidRPr="00A311A8">
        <w:rPr>
          <w:u w:val="single"/>
        </w:rPr>
        <w:t>CancelPickupResponseEntity</w:t>
      </w:r>
      <w:proofErr w:type="spellEnd"/>
      <w:r w:rsidRPr="00A311A8">
        <w:rPr>
          <w:u w:val="single"/>
        </w:rPr>
        <w:t xml:space="preserve"> Definition</w:t>
      </w:r>
      <w:r w:rsidRPr="00A311A8" w:rsidR="001634CA">
        <w:rPr>
          <w:u w:val="single"/>
        </w:rPr>
        <w:t>:</w:t>
      </w:r>
    </w:p>
    <w:tbl>
      <w:tblPr>
        <w:tblStyle w:val="TableGrid"/>
        <w:tblW w:w="9535" w:type="dxa"/>
        <w:tblLayout w:type="fixed"/>
        <w:tblLook w:val="04A0" w:firstRow="1" w:lastRow="0" w:firstColumn="1" w:lastColumn="0" w:noHBand="0" w:noVBand="1"/>
      </w:tblPr>
      <w:tblGrid>
        <w:gridCol w:w="1345"/>
        <w:gridCol w:w="3870"/>
        <w:gridCol w:w="1440"/>
        <w:gridCol w:w="2880"/>
      </w:tblGrid>
      <w:tr w:rsidR="008D1A50" w:rsidTr="008D1A50" w14:paraId="7F21D312" w14:textId="77777777">
        <w:trPr>
          <w:trHeight w:val="300"/>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69608CD7"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Parameters Name</w:t>
            </w:r>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38081223" w14:textId="7777777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Data Type</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2DE6C016" w14:textId="670DF9B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F497D" w:themeFill="text2"/>
          </w:tcPr>
          <w:p w:rsidR="008D1A50" w:rsidP="00346EB8" w:rsidRDefault="008D1A50" w14:paraId="28AC9020" w14:textId="5B6E34A7">
            <w:pPr>
              <w:spacing w:after="0" w:line="240" w:lineRule="auto"/>
              <w:ind w:left="0"/>
              <w:rPr>
                <w:rFonts w:ascii="Consolas" w:hAnsi="Consolas" w:cs="Consolas"/>
                <w:color w:val="FFFFFF" w:themeColor="background1"/>
                <w:sz w:val="20"/>
              </w:rPr>
            </w:pPr>
            <w:r>
              <w:rPr>
                <w:rFonts w:ascii="Consolas" w:hAnsi="Consolas" w:cs="Consolas"/>
                <w:b/>
                <w:bCs/>
                <w:color w:val="FFFFFF" w:themeColor="background1"/>
                <w:sz w:val="20"/>
              </w:rPr>
              <w:t>Description</w:t>
            </w:r>
          </w:p>
        </w:tc>
      </w:tr>
      <w:tr w:rsidR="008D1A50" w:rsidTr="008D1A50" w14:paraId="3314D986" w14:textId="77777777">
        <w:trPr>
          <w:trHeight w:val="14"/>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8D1A50" w:rsidP="008D1A50" w:rsidRDefault="008D1A50" w14:paraId="4FAB4343" w14:textId="14B30EBF">
            <w:pPr>
              <w:spacing w:after="0" w:line="240" w:lineRule="auto"/>
              <w:ind w:left="0"/>
              <w:rPr>
                <w:rFonts w:cstheme="minorHAnsi"/>
                <w:sz w:val="18"/>
                <w:szCs w:val="18"/>
              </w:rPr>
            </w:pPr>
            <w:r w:rsidRPr="008D1A50">
              <w:rPr>
                <w:rFonts w:cstheme="minorHAnsi"/>
                <w:sz w:val="18"/>
                <w:szCs w:val="18"/>
              </w:rPr>
              <w:t>status</w:t>
            </w:r>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8D1A50" w:rsidRDefault="008D1A50" w14:paraId="78404691" w14:textId="037327FB">
            <w:pPr>
              <w:spacing w:after="0" w:line="240" w:lineRule="auto"/>
              <w:ind w:left="0"/>
              <w:rPr>
                <w:rFonts w:cstheme="minorHAnsi"/>
                <w:sz w:val="18"/>
                <w:szCs w:val="18"/>
              </w:rPr>
            </w:pPr>
            <w:r w:rsidRPr="008D1A50">
              <w:rPr>
                <w:rFonts w:cstheme="minorHAnsi"/>
                <w:sz w:val="18"/>
                <w:szCs w:val="18"/>
              </w:rPr>
              <w:t>Array of object '</w:t>
            </w:r>
            <w:proofErr w:type="spellStart"/>
            <w:r w:rsidRPr="008D1A50">
              <w:rPr>
                <w:rFonts w:cstheme="minorHAnsi"/>
                <w:sz w:val="18"/>
                <w:szCs w:val="18"/>
              </w:rPr>
              <w:t>CancelPickupResponseStatus</w:t>
            </w:r>
            <w:proofErr w:type="spellEnd"/>
            <w:r w:rsidRPr="008D1A50">
              <w:rPr>
                <w:rFonts w:cstheme="minorHAnsi"/>
                <w:sz w:val="18"/>
                <w:szCs w:val="18"/>
              </w:rPr>
              <w:t>'</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1A50" w:rsidR="008D1A50" w:rsidP="008D1A50" w:rsidRDefault="008D1A50" w14:paraId="7BDC6964" w14:textId="77777777">
            <w:pPr>
              <w:spacing w:after="0" w:line="240" w:lineRule="auto"/>
              <w:ind w:left="0"/>
              <w:rPr>
                <w:rFonts w:cstheme="minorHAnsi"/>
                <w:sz w:val="18"/>
                <w:szCs w:val="18"/>
              </w:rPr>
            </w:pP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8D1A50" w:rsidRDefault="008D1A50" w14:paraId="54E011B9" w14:textId="0863E888">
            <w:pPr>
              <w:spacing w:after="0" w:line="240" w:lineRule="auto"/>
              <w:ind w:left="0"/>
              <w:rPr>
                <w:rFonts w:cstheme="minorHAnsi"/>
                <w:sz w:val="18"/>
                <w:szCs w:val="18"/>
              </w:rPr>
            </w:pPr>
            <w:r w:rsidRPr="008D1A50">
              <w:rPr>
                <w:rFonts w:cstheme="minorHAnsi"/>
                <w:sz w:val="18"/>
                <w:szCs w:val="18"/>
              </w:rPr>
              <w:t>Array of all status list</w:t>
            </w:r>
          </w:p>
        </w:tc>
      </w:tr>
      <w:tr w:rsidR="008D1A50" w:rsidTr="008D1A50" w14:paraId="22A7F5F5" w14:textId="77777777">
        <w:trPr>
          <w:trHeight w:val="14"/>
        </w:trPr>
        <w:tc>
          <w:tcPr>
            <w:tcW w:w="13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06E7B" w:rsidR="008D1A50" w:rsidP="008D1A50" w:rsidRDefault="008D1A50" w14:paraId="41E9B210" w14:textId="47482B25">
            <w:pPr>
              <w:spacing w:after="0" w:line="240" w:lineRule="auto"/>
              <w:ind w:left="0"/>
              <w:rPr>
                <w:rFonts w:cstheme="minorHAnsi"/>
                <w:sz w:val="18"/>
                <w:szCs w:val="18"/>
              </w:rPr>
            </w:pPr>
            <w:proofErr w:type="spellStart"/>
            <w:r w:rsidRPr="008D1A50">
              <w:rPr>
                <w:rFonts w:cstheme="minorHAnsi"/>
                <w:sz w:val="18"/>
                <w:szCs w:val="18"/>
              </w:rPr>
              <w:t>IsError</w:t>
            </w:r>
            <w:proofErr w:type="spellEnd"/>
          </w:p>
        </w:tc>
        <w:tc>
          <w:tcPr>
            <w:tcW w:w="3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8D1A50" w:rsidRDefault="008D1A50" w14:paraId="3D60D51F" w14:textId="7DC02BC2">
            <w:pPr>
              <w:spacing w:after="0" w:line="240" w:lineRule="auto"/>
              <w:ind w:left="0"/>
              <w:rPr>
                <w:rFonts w:cstheme="minorHAnsi"/>
                <w:sz w:val="18"/>
                <w:szCs w:val="18"/>
              </w:rPr>
            </w:pPr>
            <w:r w:rsidRPr="008D1A50">
              <w:rPr>
                <w:rFonts w:cstheme="minorHAnsi"/>
                <w:sz w:val="18"/>
                <w:szCs w:val="18"/>
              </w:rPr>
              <w:t>Bool</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1A50" w:rsidR="008D1A50" w:rsidP="008D1A50" w:rsidRDefault="008D1A50" w14:paraId="6CF96822" w14:textId="5B83E152">
            <w:pPr>
              <w:spacing w:after="0" w:line="240" w:lineRule="auto"/>
              <w:ind w:left="0"/>
              <w:rPr>
                <w:rFonts w:cstheme="minorHAnsi"/>
                <w:sz w:val="18"/>
                <w:szCs w:val="18"/>
              </w:rPr>
            </w:pPr>
            <w:r>
              <w:rPr>
                <w:rFonts w:cstheme="minorHAnsi"/>
                <w:sz w:val="18"/>
                <w:szCs w:val="18"/>
              </w:rPr>
              <w:t>True/false</w:t>
            </w:r>
          </w:p>
        </w:tc>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3BCA" w:rsidR="008D1A50" w:rsidP="008D1A50" w:rsidRDefault="008D1A50" w14:paraId="46DCE0C6" w14:textId="51C4262D">
            <w:pPr>
              <w:spacing w:after="0" w:line="240" w:lineRule="auto"/>
              <w:ind w:left="0"/>
              <w:rPr>
                <w:rFonts w:cstheme="minorHAnsi"/>
                <w:sz w:val="18"/>
                <w:szCs w:val="18"/>
              </w:rPr>
            </w:pPr>
            <w:r w:rsidRPr="008D1A50">
              <w:rPr>
                <w:rFonts w:cstheme="minorHAnsi"/>
                <w:sz w:val="18"/>
                <w:szCs w:val="18"/>
              </w:rPr>
              <w:t>Whether method returns error or not</w:t>
            </w:r>
          </w:p>
        </w:tc>
      </w:tr>
    </w:tbl>
    <w:p w:rsidR="001634CA" w:rsidP="001634CA" w:rsidRDefault="001634CA" w14:paraId="20936C4E" w14:textId="4E323613">
      <w:pPr>
        <w:rPr>
          <w:u w:val="single"/>
        </w:rPr>
      </w:pPr>
    </w:p>
    <w:p w:rsidRPr="00A311A8" w:rsidR="008D1A50" w:rsidP="00A311A8" w:rsidRDefault="008D1A50" w14:paraId="0614B4E1" w14:textId="77777777">
      <w:pPr>
        <w:ind w:firstLine="360"/>
        <w:rPr>
          <w:u w:val="single"/>
        </w:rPr>
      </w:pPr>
      <w:proofErr w:type="spellStart"/>
      <w:r w:rsidRPr="00A311A8">
        <w:rPr>
          <w:u w:val="single"/>
        </w:rPr>
        <w:t>CancelPickupResponseStatus</w:t>
      </w:r>
      <w:proofErr w:type="spellEnd"/>
      <w:r w:rsidRPr="00A311A8">
        <w:rPr>
          <w:u w:val="single"/>
        </w:rPr>
        <w:t xml:space="preserve"> Definition: </w:t>
      </w:r>
    </w:p>
    <w:tbl>
      <w:tblPr>
        <w:tblStyle w:val="TableGrid"/>
        <w:tblW w:w="9535" w:type="dxa"/>
        <w:tblLayout w:type="fixed"/>
        <w:tblLook w:val="04A0" w:firstRow="1" w:lastRow="0" w:firstColumn="1" w:lastColumn="0" w:noHBand="0" w:noVBand="1"/>
      </w:tblPr>
      <w:tblGrid>
        <w:gridCol w:w="2538"/>
        <w:gridCol w:w="1710"/>
        <w:gridCol w:w="5287"/>
      </w:tblGrid>
      <w:tr w:rsidR="008D1A50" w:rsidTr="008D1A50" w14:paraId="67594FE5" w14:textId="77777777">
        <w:trPr>
          <w:trHeight w:val="278"/>
        </w:trPr>
        <w:tc>
          <w:tcPr>
            <w:tcW w:w="2538" w:type="dxa"/>
            <w:shd w:val="clear" w:color="auto" w:fill="1F497D" w:themeFill="text2"/>
          </w:tcPr>
          <w:p w:rsidRPr="00B90623" w:rsidR="008D1A50" w:rsidP="008D1A50" w:rsidRDefault="008D1A50" w14:paraId="636BD535" w14:textId="77777777">
            <w:pPr>
              <w:spacing w:after="0" w:line="240" w:lineRule="auto"/>
              <w:ind w:left="0"/>
              <w:rPr>
                <w:rFonts w:ascii="Consolas" w:hAnsi="Consolas" w:cs="Consolas"/>
                <w:color w:val="FFFFFF" w:themeColor="background1"/>
                <w:sz w:val="20"/>
              </w:rPr>
            </w:pPr>
            <w:r w:rsidRPr="008D1A50">
              <w:rPr>
                <w:rFonts w:ascii="Consolas" w:hAnsi="Consolas" w:cs="Consolas"/>
                <w:color w:val="FFFFFF" w:themeColor="background1"/>
                <w:sz w:val="20"/>
              </w:rPr>
              <w:t>Field Name</w:t>
            </w:r>
          </w:p>
        </w:tc>
        <w:tc>
          <w:tcPr>
            <w:tcW w:w="1710" w:type="dxa"/>
            <w:shd w:val="clear" w:color="auto" w:fill="1F497D" w:themeFill="text2"/>
          </w:tcPr>
          <w:p w:rsidRPr="00B90623" w:rsidR="008D1A50" w:rsidP="008D1A50" w:rsidRDefault="008D1A50" w14:paraId="3ADF384F" w14:textId="77777777">
            <w:pPr>
              <w:spacing w:after="0" w:line="240" w:lineRule="auto"/>
              <w:ind w:left="0"/>
              <w:rPr>
                <w:rFonts w:ascii="Consolas" w:hAnsi="Consolas" w:cs="Consolas"/>
                <w:color w:val="FFFFFF" w:themeColor="background1"/>
                <w:sz w:val="20"/>
              </w:rPr>
            </w:pPr>
            <w:r w:rsidRPr="008D1A50">
              <w:rPr>
                <w:rFonts w:ascii="Consolas" w:hAnsi="Consolas" w:cs="Consolas"/>
                <w:color w:val="FFFFFF" w:themeColor="background1"/>
                <w:sz w:val="20"/>
              </w:rPr>
              <w:t>Data Type</w:t>
            </w:r>
          </w:p>
        </w:tc>
        <w:tc>
          <w:tcPr>
            <w:tcW w:w="5287" w:type="dxa"/>
            <w:shd w:val="clear" w:color="auto" w:fill="1F497D" w:themeFill="text2"/>
          </w:tcPr>
          <w:p w:rsidRPr="00B90623" w:rsidR="008D1A50" w:rsidP="008D1A50" w:rsidRDefault="008D1A50" w14:paraId="207FF150" w14:textId="77777777">
            <w:pPr>
              <w:spacing w:after="0" w:line="240" w:lineRule="auto"/>
              <w:ind w:left="0"/>
              <w:rPr>
                <w:rFonts w:ascii="Consolas" w:hAnsi="Consolas" w:cs="Consolas"/>
                <w:color w:val="FFFFFF" w:themeColor="background1"/>
                <w:sz w:val="20"/>
              </w:rPr>
            </w:pPr>
            <w:r w:rsidRPr="008D1A50">
              <w:rPr>
                <w:rFonts w:ascii="Consolas" w:hAnsi="Consolas" w:cs="Consolas"/>
                <w:color w:val="FFFFFF" w:themeColor="background1"/>
                <w:sz w:val="20"/>
              </w:rPr>
              <w:t>Description</w:t>
            </w:r>
          </w:p>
        </w:tc>
      </w:tr>
      <w:tr w:rsidRPr="00EA05E7" w:rsidR="008D1A50" w:rsidTr="008D1A50" w14:paraId="26202FC5" w14:textId="77777777">
        <w:trPr>
          <w:trHeight w:val="60"/>
        </w:trPr>
        <w:tc>
          <w:tcPr>
            <w:tcW w:w="2538" w:type="dxa"/>
          </w:tcPr>
          <w:p w:rsidRPr="008D1A50" w:rsidR="008D1A50" w:rsidP="008D1A50" w:rsidRDefault="008D1A50" w14:paraId="685AE91E" w14:textId="77777777">
            <w:pPr>
              <w:spacing w:after="0" w:line="240" w:lineRule="auto"/>
              <w:ind w:left="0"/>
              <w:rPr>
                <w:rFonts w:cstheme="minorHAnsi"/>
                <w:sz w:val="18"/>
                <w:szCs w:val="18"/>
              </w:rPr>
            </w:pPr>
            <w:proofErr w:type="spellStart"/>
            <w:r w:rsidRPr="008D1A50">
              <w:rPr>
                <w:rFonts w:cstheme="minorHAnsi"/>
                <w:sz w:val="18"/>
                <w:szCs w:val="18"/>
              </w:rPr>
              <w:t>StatusCode</w:t>
            </w:r>
            <w:proofErr w:type="spellEnd"/>
          </w:p>
        </w:tc>
        <w:tc>
          <w:tcPr>
            <w:tcW w:w="1710" w:type="dxa"/>
          </w:tcPr>
          <w:p w:rsidRPr="008D1A50" w:rsidR="008D1A50" w:rsidP="008D1A50" w:rsidRDefault="008D1A50" w14:paraId="02AE1771" w14:textId="77777777">
            <w:pPr>
              <w:spacing w:after="0" w:line="240" w:lineRule="auto"/>
              <w:ind w:left="0"/>
              <w:rPr>
                <w:rFonts w:cstheme="minorHAnsi"/>
                <w:sz w:val="18"/>
                <w:szCs w:val="18"/>
              </w:rPr>
            </w:pPr>
            <w:r w:rsidRPr="008D1A50">
              <w:rPr>
                <w:rFonts w:cstheme="minorHAnsi"/>
                <w:sz w:val="18"/>
                <w:szCs w:val="18"/>
              </w:rPr>
              <w:t>string</w:t>
            </w:r>
          </w:p>
        </w:tc>
        <w:tc>
          <w:tcPr>
            <w:tcW w:w="5287" w:type="dxa"/>
          </w:tcPr>
          <w:p w:rsidRPr="008D1A50" w:rsidR="008D1A50" w:rsidP="008D1A50" w:rsidRDefault="008D1A50" w14:paraId="6BC600F9" w14:textId="77777777">
            <w:pPr>
              <w:spacing w:after="0" w:line="240" w:lineRule="auto"/>
              <w:ind w:left="0"/>
              <w:rPr>
                <w:rFonts w:cstheme="minorHAnsi"/>
                <w:sz w:val="18"/>
                <w:szCs w:val="18"/>
              </w:rPr>
            </w:pPr>
            <w:r w:rsidRPr="008D1A50">
              <w:rPr>
                <w:rFonts w:cstheme="minorHAnsi"/>
                <w:sz w:val="18"/>
                <w:szCs w:val="18"/>
              </w:rPr>
              <w:t>Response Status code</w:t>
            </w:r>
          </w:p>
        </w:tc>
      </w:tr>
      <w:tr w:rsidRPr="00EA05E7" w:rsidR="008D1A50" w:rsidTr="008D1A50" w14:paraId="1CC95323" w14:textId="77777777">
        <w:trPr>
          <w:trHeight w:val="231"/>
        </w:trPr>
        <w:tc>
          <w:tcPr>
            <w:tcW w:w="2538" w:type="dxa"/>
          </w:tcPr>
          <w:p w:rsidRPr="008D1A50" w:rsidR="008D1A50" w:rsidP="008D1A50" w:rsidRDefault="008D1A50" w14:paraId="3BD564EB" w14:textId="77777777">
            <w:pPr>
              <w:spacing w:after="0" w:line="240" w:lineRule="auto"/>
              <w:ind w:left="0"/>
              <w:rPr>
                <w:rFonts w:cstheme="minorHAnsi"/>
                <w:sz w:val="18"/>
                <w:szCs w:val="18"/>
              </w:rPr>
            </w:pPr>
            <w:proofErr w:type="spellStart"/>
            <w:r w:rsidRPr="008D1A50">
              <w:rPr>
                <w:rFonts w:cstheme="minorHAnsi"/>
                <w:sz w:val="18"/>
                <w:szCs w:val="18"/>
              </w:rPr>
              <w:t>StatusDescription</w:t>
            </w:r>
            <w:proofErr w:type="spellEnd"/>
          </w:p>
        </w:tc>
        <w:tc>
          <w:tcPr>
            <w:tcW w:w="1710" w:type="dxa"/>
          </w:tcPr>
          <w:p w:rsidRPr="008D1A50" w:rsidR="008D1A50" w:rsidP="008D1A50" w:rsidRDefault="008D1A50" w14:paraId="048D68BC" w14:textId="77777777">
            <w:pPr>
              <w:spacing w:after="0" w:line="240" w:lineRule="auto"/>
              <w:ind w:left="0"/>
              <w:rPr>
                <w:rFonts w:cstheme="minorHAnsi"/>
                <w:sz w:val="18"/>
                <w:szCs w:val="18"/>
              </w:rPr>
            </w:pPr>
            <w:r w:rsidRPr="008D1A50">
              <w:rPr>
                <w:rFonts w:cstheme="minorHAnsi"/>
                <w:sz w:val="18"/>
                <w:szCs w:val="18"/>
              </w:rPr>
              <w:t>string</w:t>
            </w:r>
          </w:p>
        </w:tc>
        <w:tc>
          <w:tcPr>
            <w:tcW w:w="5287" w:type="dxa"/>
          </w:tcPr>
          <w:p w:rsidRPr="008D1A50" w:rsidR="008D1A50" w:rsidP="008D1A50" w:rsidRDefault="008D1A50" w14:paraId="3FF7B436" w14:textId="77777777">
            <w:pPr>
              <w:spacing w:after="0" w:line="240" w:lineRule="auto"/>
              <w:ind w:left="0"/>
              <w:rPr>
                <w:rFonts w:cstheme="minorHAnsi"/>
                <w:sz w:val="18"/>
                <w:szCs w:val="18"/>
              </w:rPr>
            </w:pPr>
            <w:r w:rsidRPr="008D1A50">
              <w:rPr>
                <w:rFonts w:cstheme="minorHAnsi"/>
                <w:sz w:val="18"/>
                <w:szCs w:val="18"/>
              </w:rPr>
              <w:t>Response status description</w:t>
            </w:r>
          </w:p>
        </w:tc>
      </w:tr>
    </w:tbl>
    <w:p w:rsidR="008D1A50" w:rsidP="001634CA" w:rsidRDefault="008D1A50" w14:paraId="7751541C" w14:textId="77777777">
      <w:pPr>
        <w:rPr>
          <w:u w:val="single"/>
        </w:rPr>
      </w:pPr>
    </w:p>
    <w:p w:rsidRPr="00A311A8" w:rsidR="00DF50F7" w:rsidP="00CA32F7" w:rsidRDefault="00DF50F7" w14:paraId="014F7F87" w14:textId="0EEEF70D">
      <w:pPr>
        <w:pStyle w:val="Heading3"/>
        <w:numPr>
          <w:ilvl w:val="3"/>
          <w:numId w:val="33"/>
        </w:numPr>
        <w:rPr>
          <w:rFonts w:cstheme="minorHAnsi"/>
          <w:i w:val="0"/>
          <w:iCs/>
        </w:rPr>
      </w:pPr>
      <w:bookmarkStart w:name="_Toc131585304" w:id="229"/>
      <w:proofErr w:type="spellStart"/>
      <w:r w:rsidRPr="00A311A8">
        <w:rPr>
          <w:rFonts w:cstheme="minorHAnsi"/>
          <w:i w:val="0"/>
          <w:iCs/>
        </w:rPr>
        <w:t>GetAllProductsAndSubProducts</w:t>
      </w:r>
      <w:proofErr w:type="spellEnd"/>
      <w:r w:rsidRPr="00A311A8">
        <w:rPr>
          <w:rFonts w:cstheme="minorHAnsi"/>
          <w:i w:val="0"/>
          <w:iCs/>
        </w:rPr>
        <w:t>:</w:t>
      </w:r>
      <w:bookmarkEnd w:id="229"/>
    </w:p>
    <w:p w:rsidR="00DF50F7" w:rsidP="00377ACC" w:rsidRDefault="00377ACC" w14:paraId="0C90DD5A" w14:textId="51A18F4E">
      <w:pPr>
        <w:pStyle w:val="IBMtabletext"/>
        <w:tabs>
          <w:tab w:val="left" w:pos="310"/>
        </w:tabs>
        <w:ind w:left="21" w:right="21"/>
        <w:rPr>
          <w:rFonts w:ascii="Times New Roman" w:hAnsi="Times New Roman"/>
          <w:sz w:val="24"/>
          <w:lang w:eastAsia="ar-SA"/>
        </w:rPr>
      </w:pPr>
      <w:r>
        <w:rPr>
          <w:rFonts w:ascii="Times New Roman" w:hAnsi="Times New Roman"/>
          <w:sz w:val="24"/>
          <w:lang w:eastAsia="ar-SA"/>
        </w:rPr>
        <w:tab/>
      </w:r>
      <w:r>
        <w:rPr>
          <w:rFonts w:ascii="Times New Roman" w:hAnsi="Times New Roman"/>
          <w:sz w:val="24"/>
          <w:lang w:eastAsia="ar-SA"/>
        </w:rPr>
        <w:tab/>
      </w:r>
      <w:r w:rsidRPr="00377ACC" w:rsidR="00DF50F7">
        <w:rPr>
          <w:rFonts w:ascii="Times New Roman" w:hAnsi="Times New Roman"/>
          <w:sz w:val="24"/>
          <w:lang w:eastAsia="ar-SA"/>
        </w:rPr>
        <w:t>This method will return all product &amp; subproduct codes details that will be used to send as input parameters in Pickup Registration method.</w:t>
      </w:r>
    </w:p>
    <w:p w:rsidRPr="00377ACC" w:rsidR="001465F9" w:rsidP="00377ACC" w:rsidRDefault="001465F9" w14:paraId="3E039620" w14:textId="77777777">
      <w:pPr>
        <w:pStyle w:val="IBMtabletext"/>
        <w:tabs>
          <w:tab w:val="left" w:pos="310"/>
        </w:tabs>
        <w:ind w:left="21" w:right="21"/>
        <w:rPr>
          <w:rFonts w:ascii="Times New Roman" w:hAnsi="Times New Roman"/>
          <w:sz w:val="24"/>
          <w:lang w:eastAsia="ar-SA"/>
        </w:rPr>
      </w:pPr>
    </w:p>
    <w:p w:rsidRPr="00DF50F7" w:rsidR="00DF50F7" w:rsidP="00DF50F7" w:rsidRDefault="00DF50F7" w14:paraId="2C887401" w14:textId="6C2CF959">
      <w:pPr>
        <w:rPr>
          <w:u w:val="single"/>
        </w:rPr>
      </w:pPr>
      <w:r w:rsidRPr="00B00BFF">
        <w:rPr>
          <w:u w:val="single"/>
        </w:rPr>
        <w:t>Request</w:t>
      </w:r>
      <w:r>
        <w:rPr>
          <w:u w:val="single"/>
        </w:rPr>
        <w:t>:</w:t>
      </w:r>
    </w:p>
    <w:tbl>
      <w:tblPr>
        <w:tblStyle w:val="TableGrid"/>
        <w:tblW w:w="10278" w:type="dxa"/>
        <w:tblLayout w:type="fixed"/>
        <w:tblLook w:val="04A0" w:firstRow="1" w:lastRow="0" w:firstColumn="1" w:lastColumn="0" w:noHBand="0" w:noVBand="1"/>
      </w:tblPr>
      <w:tblGrid>
        <w:gridCol w:w="1908"/>
        <w:gridCol w:w="1417"/>
        <w:gridCol w:w="1080"/>
        <w:gridCol w:w="5873"/>
      </w:tblGrid>
      <w:tr w:rsidR="00DF50F7" w:rsidTr="00DF50F7" w14:paraId="55086A32" w14:textId="77777777">
        <w:tc>
          <w:tcPr>
            <w:tcW w:w="1908" w:type="dxa"/>
            <w:shd w:val="clear" w:color="auto" w:fill="1F497D" w:themeFill="text2"/>
          </w:tcPr>
          <w:p w:rsidRPr="00DF50F7" w:rsidR="00DF50F7" w:rsidP="00DF50F7" w:rsidRDefault="00DF50F7" w14:paraId="09D70795"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1417" w:type="dxa"/>
            <w:shd w:val="clear" w:color="auto" w:fill="1F497D" w:themeFill="text2"/>
          </w:tcPr>
          <w:p w:rsidRPr="00DF50F7" w:rsidR="00DF50F7" w:rsidP="00DF50F7" w:rsidRDefault="00DF50F7" w14:paraId="194AA1F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080" w:type="dxa"/>
            <w:shd w:val="clear" w:color="auto" w:fill="1F497D" w:themeFill="text2"/>
          </w:tcPr>
          <w:p w:rsidRPr="00DF50F7" w:rsidR="00DF50F7" w:rsidP="00DF50F7" w:rsidRDefault="00DF50F7" w14:paraId="5F345B7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5873" w:type="dxa"/>
            <w:shd w:val="clear" w:color="auto" w:fill="1F497D" w:themeFill="text2"/>
          </w:tcPr>
          <w:p w:rsidRPr="00DF50F7" w:rsidR="00DF50F7" w:rsidP="00DF50F7" w:rsidRDefault="00DF50F7" w14:paraId="76A5E32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DF50F7" w:rsidTr="00DF50F7" w14:paraId="078B9BD5" w14:textId="77777777">
        <w:tc>
          <w:tcPr>
            <w:tcW w:w="1908" w:type="dxa"/>
          </w:tcPr>
          <w:p w:rsidRPr="00DF50F7" w:rsidR="00DF50F7" w:rsidP="00DF50F7" w:rsidRDefault="00DF50F7" w14:paraId="3EDED2F6" w14:textId="77777777">
            <w:pPr>
              <w:spacing w:after="0" w:line="240" w:lineRule="auto"/>
              <w:ind w:left="0"/>
              <w:rPr>
                <w:rFonts w:cstheme="minorHAnsi"/>
              </w:rPr>
            </w:pPr>
            <w:r w:rsidRPr="00471BC4">
              <w:rPr>
                <w:rFonts w:cstheme="minorHAnsi"/>
              </w:rPr>
              <w:t xml:space="preserve">Profile </w:t>
            </w:r>
          </w:p>
        </w:tc>
        <w:tc>
          <w:tcPr>
            <w:tcW w:w="1417" w:type="dxa"/>
          </w:tcPr>
          <w:p w:rsidRPr="00DF50F7" w:rsidR="00DF50F7" w:rsidP="00DF50F7" w:rsidRDefault="00DF50F7" w14:paraId="054FF632" w14:textId="77777777">
            <w:pPr>
              <w:spacing w:after="0" w:line="240" w:lineRule="auto"/>
              <w:ind w:left="0"/>
              <w:rPr>
                <w:rFonts w:cstheme="minorHAnsi"/>
              </w:rPr>
            </w:pPr>
            <w:proofErr w:type="spellStart"/>
            <w:r w:rsidRPr="00471BC4">
              <w:rPr>
                <w:rFonts w:cstheme="minorHAnsi"/>
              </w:rPr>
              <w:t>UserProfile</w:t>
            </w:r>
            <w:proofErr w:type="spellEnd"/>
          </w:p>
        </w:tc>
        <w:tc>
          <w:tcPr>
            <w:tcW w:w="1080" w:type="dxa"/>
          </w:tcPr>
          <w:p w:rsidRPr="00DF50F7" w:rsidR="00DF50F7" w:rsidP="00DF50F7" w:rsidRDefault="00DF50F7" w14:paraId="67A492EF" w14:textId="77777777">
            <w:pPr>
              <w:spacing w:after="0" w:line="240" w:lineRule="auto"/>
              <w:ind w:left="0"/>
              <w:rPr>
                <w:rFonts w:cstheme="minorHAnsi"/>
              </w:rPr>
            </w:pPr>
            <w:r w:rsidRPr="00DF50F7">
              <w:rPr>
                <w:rFonts w:cstheme="minorHAnsi"/>
              </w:rPr>
              <w:t>Y</w:t>
            </w:r>
          </w:p>
        </w:tc>
        <w:tc>
          <w:tcPr>
            <w:tcW w:w="5873" w:type="dxa"/>
          </w:tcPr>
          <w:p w:rsidRPr="00DF50F7" w:rsidR="00DF50F7" w:rsidP="00DF50F7" w:rsidRDefault="00DF50F7" w14:paraId="2FA5D290" w14:textId="77777777">
            <w:pPr>
              <w:spacing w:after="0" w:line="240" w:lineRule="auto"/>
              <w:ind w:left="0"/>
              <w:rPr>
                <w:rFonts w:cstheme="minorHAnsi"/>
              </w:rPr>
            </w:pPr>
            <w:r w:rsidRPr="00DF50F7">
              <w:rPr>
                <w:rFonts w:cstheme="minorHAnsi"/>
              </w:rPr>
              <w:t xml:space="preserve">Client details, </w:t>
            </w:r>
            <w:proofErr w:type="spellStart"/>
            <w:proofErr w:type="gramStart"/>
            <w:r w:rsidRPr="00471BC4">
              <w:rPr>
                <w:rFonts w:cstheme="minorHAnsi"/>
              </w:rPr>
              <w:t>UserProfile</w:t>
            </w:r>
            <w:proofErr w:type="spellEnd"/>
            <w:r w:rsidRPr="00471BC4">
              <w:rPr>
                <w:rFonts w:cstheme="minorHAnsi"/>
              </w:rPr>
              <w:t xml:space="preserve">  details</w:t>
            </w:r>
            <w:proofErr w:type="gramEnd"/>
            <w:r w:rsidRPr="00471BC4">
              <w:rPr>
                <w:rFonts w:cstheme="minorHAnsi"/>
              </w:rPr>
              <w:t xml:space="preserve"> are given in common objects sheet as </w:t>
            </w:r>
            <w:proofErr w:type="spellStart"/>
            <w:r w:rsidRPr="00471BC4">
              <w:rPr>
                <w:rFonts w:cstheme="minorHAnsi"/>
              </w:rPr>
              <w:t>P_ClientObject</w:t>
            </w:r>
            <w:proofErr w:type="spellEnd"/>
            <w:r w:rsidRPr="00471BC4">
              <w:rPr>
                <w:rFonts w:cstheme="minorHAnsi"/>
              </w:rPr>
              <w:t>.</w:t>
            </w:r>
          </w:p>
        </w:tc>
      </w:tr>
    </w:tbl>
    <w:p w:rsidR="00DF50F7" w:rsidP="00DF50F7" w:rsidRDefault="00DF50F7" w14:paraId="11E5F2BA" w14:textId="1466AD44">
      <w:r>
        <w:rPr>
          <w:i/>
          <w:iCs/>
        </w:rPr>
        <w:br/>
      </w:r>
      <w:r w:rsidRPr="00B00BFF">
        <w:rPr>
          <w:u w:val="single"/>
        </w:rPr>
        <w:t>Response</w:t>
      </w:r>
      <w:r w:rsidRPr="00550503">
        <w:t>:</w:t>
      </w:r>
      <w:r>
        <w:t xml:space="preserve"> </w:t>
      </w:r>
    </w:p>
    <w:tbl>
      <w:tblPr>
        <w:tblStyle w:val="TableGrid"/>
        <w:tblW w:w="10282" w:type="dxa"/>
        <w:tblLayout w:type="fixed"/>
        <w:tblLook w:val="04A0" w:firstRow="1" w:lastRow="0" w:firstColumn="1" w:lastColumn="0" w:noHBand="0" w:noVBand="1"/>
      </w:tblPr>
      <w:tblGrid>
        <w:gridCol w:w="3883"/>
        <w:gridCol w:w="1959"/>
        <w:gridCol w:w="4413"/>
        <w:gridCol w:w="27"/>
      </w:tblGrid>
      <w:tr w:rsidR="00DF50F7" w:rsidTr="00B93C02" w14:paraId="1F754A7A" w14:textId="77777777">
        <w:trPr>
          <w:trHeight w:val="357"/>
        </w:trPr>
        <w:tc>
          <w:tcPr>
            <w:tcW w:w="3883" w:type="dxa"/>
            <w:shd w:val="clear" w:color="auto" w:fill="1F497D" w:themeFill="text2"/>
          </w:tcPr>
          <w:p w:rsidRPr="00B93C02" w:rsidR="00DF50F7" w:rsidP="00B93C02" w:rsidRDefault="00DF50F7" w14:paraId="3D9D93D3"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1959" w:type="dxa"/>
            <w:shd w:val="clear" w:color="auto" w:fill="1F497D" w:themeFill="text2"/>
          </w:tcPr>
          <w:p w:rsidRPr="00B93C02" w:rsidR="00DF50F7" w:rsidP="00B93C02" w:rsidRDefault="00DF50F7" w14:paraId="613CDFB7"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4440" w:type="dxa"/>
            <w:gridSpan w:val="2"/>
            <w:shd w:val="clear" w:color="auto" w:fill="1F497D" w:themeFill="text2"/>
          </w:tcPr>
          <w:p w:rsidRPr="00B93C02" w:rsidR="00DF50F7" w:rsidP="00B93C02" w:rsidRDefault="00DF50F7" w14:paraId="775F560E"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46BF2" w:rsidR="00DF50F7" w:rsidTr="00B93C02" w14:paraId="16153BC2" w14:textId="77777777">
        <w:trPr>
          <w:gridAfter w:val="1"/>
          <w:wAfter w:w="27" w:type="dxa"/>
          <w:trHeight w:val="60"/>
        </w:trPr>
        <w:tc>
          <w:tcPr>
            <w:tcW w:w="3883" w:type="dxa"/>
          </w:tcPr>
          <w:p w:rsidRPr="00B93C02" w:rsidR="00DF50F7" w:rsidP="00B93C02" w:rsidRDefault="00DF50F7" w14:paraId="71B6F9AB" w14:textId="77777777">
            <w:pPr>
              <w:spacing w:after="0" w:line="240" w:lineRule="auto"/>
              <w:ind w:left="0"/>
              <w:rPr>
                <w:rFonts w:cstheme="minorHAnsi"/>
              </w:rPr>
            </w:pPr>
            <w:proofErr w:type="spellStart"/>
            <w:r w:rsidRPr="00B93C02">
              <w:rPr>
                <w:rFonts w:cstheme="minorHAnsi"/>
              </w:rPr>
              <w:t>GetAllProductsAndSubProductsResponseEntity</w:t>
            </w:r>
            <w:proofErr w:type="spellEnd"/>
          </w:p>
        </w:tc>
        <w:tc>
          <w:tcPr>
            <w:tcW w:w="1959" w:type="dxa"/>
          </w:tcPr>
          <w:p w:rsidRPr="00B93C02" w:rsidR="00DF50F7" w:rsidP="00B93C02" w:rsidRDefault="00DF50F7" w14:paraId="1394FCAD" w14:textId="77777777">
            <w:pPr>
              <w:spacing w:after="0" w:line="240" w:lineRule="auto"/>
              <w:ind w:left="0"/>
              <w:rPr>
                <w:rFonts w:cstheme="minorHAnsi"/>
              </w:rPr>
            </w:pPr>
            <w:r w:rsidRPr="00B93C02">
              <w:rPr>
                <w:rFonts w:cstheme="minorHAnsi"/>
              </w:rPr>
              <w:t>Object</w:t>
            </w:r>
          </w:p>
        </w:tc>
        <w:tc>
          <w:tcPr>
            <w:tcW w:w="4413" w:type="dxa"/>
          </w:tcPr>
          <w:p w:rsidRPr="00B93C02" w:rsidR="00DF50F7" w:rsidP="00B93C02" w:rsidRDefault="00DF50F7" w14:paraId="55AE2D85" w14:textId="77777777">
            <w:pPr>
              <w:spacing w:after="0" w:line="240" w:lineRule="auto"/>
              <w:ind w:left="0"/>
              <w:rPr>
                <w:rFonts w:cstheme="minorHAnsi"/>
              </w:rPr>
            </w:pPr>
            <w:r w:rsidRPr="00B93C02">
              <w:rPr>
                <w:rFonts w:cstheme="minorHAnsi"/>
              </w:rPr>
              <w:t>Returns all valid Product Codes &amp; Sub Product Codes</w:t>
            </w:r>
          </w:p>
        </w:tc>
      </w:tr>
    </w:tbl>
    <w:p w:rsidR="00DF50F7" w:rsidP="00DF50F7" w:rsidRDefault="00DF50F7" w14:paraId="47A23F4B" w14:textId="77777777">
      <w:pPr>
        <w:rPr>
          <w:rFonts w:cstheme="minorHAnsi"/>
          <w:noProof/>
          <w:color w:val="000000" w:themeColor="text1"/>
          <w:u w:val="single"/>
        </w:rPr>
      </w:pPr>
    </w:p>
    <w:p w:rsidRPr="00446BF2" w:rsidR="00DF50F7" w:rsidP="00DF50F7" w:rsidRDefault="00DF50F7" w14:paraId="3662F477" w14:textId="77777777">
      <w:pPr>
        <w:rPr>
          <w:rFonts w:cstheme="minorHAnsi"/>
          <w:color w:val="000000" w:themeColor="text1"/>
          <w:u w:val="single"/>
        </w:rPr>
      </w:pPr>
      <w:r w:rsidRPr="00F5020C">
        <w:rPr>
          <w:rFonts w:cstheme="minorHAnsi"/>
          <w:noProof/>
          <w:color w:val="000000" w:themeColor="text1"/>
          <w:u w:val="single"/>
        </w:rPr>
        <w:t>GetAllProductsAndSubProductsResponseEntity</w:t>
      </w:r>
      <w:r w:rsidRPr="00446BF2">
        <w:rPr>
          <w:rFonts w:cstheme="minorHAnsi"/>
          <w:color w:val="000000" w:themeColor="text1"/>
          <w:u w:val="single"/>
        </w:rPr>
        <w:t xml:space="preserve"> Definition: </w:t>
      </w:r>
    </w:p>
    <w:tbl>
      <w:tblPr>
        <w:tblStyle w:val="TableGrid"/>
        <w:tblW w:w="10255" w:type="dxa"/>
        <w:tblLayout w:type="fixed"/>
        <w:tblLook w:val="04A0" w:firstRow="1" w:lastRow="0" w:firstColumn="1" w:lastColumn="0" w:noHBand="0" w:noVBand="1"/>
      </w:tblPr>
      <w:tblGrid>
        <w:gridCol w:w="1728"/>
        <w:gridCol w:w="2520"/>
        <w:gridCol w:w="1197"/>
        <w:gridCol w:w="4810"/>
      </w:tblGrid>
      <w:tr w:rsidR="00DF50F7" w:rsidTr="00B93C02" w14:paraId="41A40964" w14:textId="77777777">
        <w:trPr>
          <w:trHeight w:val="458"/>
        </w:trPr>
        <w:tc>
          <w:tcPr>
            <w:tcW w:w="1728" w:type="dxa"/>
            <w:shd w:val="clear" w:color="auto" w:fill="1F497D" w:themeFill="text2"/>
          </w:tcPr>
          <w:p w:rsidRPr="00B93C02" w:rsidR="00DF50F7" w:rsidP="00B93C02" w:rsidRDefault="00DF50F7" w14:paraId="0D49595E"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2520" w:type="dxa"/>
            <w:shd w:val="clear" w:color="auto" w:fill="1F497D" w:themeFill="text2"/>
          </w:tcPr>
          <w:p w:rsidRPr="00B93C02" w:rsidR="00DF50F7" w:rsidP="00B93C02" w:rsidRDefault="00DF50F7" w14:paraId="51F62059"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97" w:type="dxa"/>
            <w:shd w:val="clear" w:color="auto" w:fill="1F497D" w:themeFill="text2"/>
          </w:tcPr>
          <w:p w:rsidRPr="00B93C02" w:rsidR="00DF50F7" w:rsidP="00B93C02" w:rsidRDefault="00DF50F7" w14:paraId="6A43CED2" w14:textId="77777777">
            <w:pPr>
              <w:spacing w:after="0" w:line="240" w:lineRule="auto"/>
              <w:ind w:left="0"/>
              <w:jc w:val="both"/>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4810" w:type="dxa"/>
            <w:shd w:val="clear" w:color="auto" w:fill="1F497D" w:themeFill="text2"/>
          </w:tcPr>
          <w:p w:rsidRPr="00B93C02" w:rsidR="00DF50F7" w:rsidP="00B93C02" w:rsidRDefault="00DF50F7" w14:paraId="46623BFC"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EA05E7" w:rsidR="00DF50F7" w:rsidTr="00B93C02" w14:paraId="59A3AC66" w14:textId="77777777">
        <w:trPr>
          <w:trHeight w:val="231"/>
        </w:trPr>
        <w:tc>
          <w:tcPr>
            <w:tcW w:w="1728" w:type="dxa"/>
          </w:tcPr>
          <w:p w:rsidRPr="00B93C02" w:rsidR="00DF50F7" w:rsidP="00B93C02" w:rsidRDefault="00DF50F7" w14:paraId="4D0908CF" w14:textId="77777777">
            <w:pPr>
              <w:spacing w:after="0" w:line="240" w:lineRule="auto"/>
              <w:ind w:left="0"/>
              <w:rPr>
                <w:rFonts w:cstheme="minorHAnsi"/>
                <w:sz w:val="18"/>
                <w:szCs w:val="18"/>
              </w:rPr>
            </w:pPr>
            <w:proofErr w:type="spellStart"/>
            <w:r w:rsidRPr="00B93C02">
              <w:rPr>
                <w:rFonts w:cstheme="minorHAnsi"/>
                <w:sz w:val="18"/>
                <w:szCs w:val="18"/>
              </w:rPr>
              <w:t>ProductList</w:t>
            </w:r>
            <w:proofErr w:type="spellEnd"/>
          </w:p>
        </w:tc>
        <w:tc>
          <w:tcPr>
            <w:tcW w:w="2520" w:type="dxa"/>
          </w:tcPr>
          <w:p w:rsidRPr="00B93C02" w:rsidR="00DF50F7" w:rsidP="00B93C02" w:rsidRDefault="00DF50F7" w14:paraId="6EA3D1FA" w14:textId="77777777">
            <w:pPr>
              <w:spacing w:after="0" w:line="240" w:lineRule="auto"/>
              <w:ind w:left="0"/>
              <w:rPr>
                <w:rFonts w:cstheme="minorHAnsi"/>
                <w:sz w:val="18"/>
                <w:szCs w:val="18"/>
              </w:rPr>
            </w:pPr>
            <w:r w:rsidRPr="00B93C02">
              <w:rPr>
                <w:rFonts w:cstheme="minorHAnsi"/>
                <w:sz w:val="18"/>
                <w:szCs w:val="18"/>
              </w:rPr>
              <w:t>Array of object 'Product'</w:t>
            </w:r>
          </w:p>
        </w:tc>
        <w:tc>
          <w:tcPr>
            <w:tcW w:w="1197" w:type="dxa"/>
          </w:tcPr>
          <w:p w:rsidRPr="00B93C02" w:rsidR="00DF50F7" w:rsidP="00B93C02" w:rsidRDefault="00DF50F7" w14:paraId="1DBB496D" w14:textId="77777777">
            <w:pPr>
              <w:spacing w:after="0" w:line="240" w:lineRule="auto"/>
              <w:ind w:left="0"/>
              <w:rPr>
                <w:rFonts w:cstheme="minorHAnsi"/>
                <w:sz w:val="18"/>
                <w:szCs w:val="18"/>
              </w:rPr>
            </w:pPr>
            <w:r w:rsidRPr="00B93C02">
              <w:rPr>
                <w:rFonts w:cstheme="minorHAnsi"/>
                <w:sz w:val="18"/>
                <w:szCs w:val="18"/>
              </w:rPr>
              <w:t>0-9</w:t>
            </w:r>
          </w:p>
        </w:tc>
        <w:tc>
          <w:tcPr>
            <w:tcW w:w="4810" w:type="dxa"/>
          </w:tcPr>
          <w:p w:rsidRPr="00B93C02" w:rsidR="00DF50F7" w:rsidP="00B93C02" w:rsidRDefault="00DF50F7" w14:paraId="34FC99C3" w14:textId="77777777">
            <w:pPr>
              <w:spacing w:after="0" w:line="240" w:lineRule="auto"/>
              <w:ind w:left="0"/>
              <w:rPr>
                <w:rFonts w:cstheme="minorHAnsi"/>
                <w:sz w:val="18"/>
                <w:szCs w:val="18"/>
              </w:rPr>
            </w:pPr>
            <w:r w:rsidRPr="00B93C02">
              <w:rPr>
                <w:rFonts w:cstheme="minorHAnsi"/>
                <w:sz w:val="18"/>
                <w:szCs w:val="18"/>
              </w:rPr>
              <w:t>Array of all valid Products used along with their respective subproducts</w:t>
            </w:r>
          </w:p>
        </w:tc>
      </w:tr>
      <w:tr w:rsidRPr="00EA05E7" w:rsidR="00DF50F7" w:rsidTr="00B93C02" w14:paraId="00707033" w14:textId="77777777">
        <w:trPr>
          <w:trHeight w:val="231"/>
        </w:trPr>
        <w:tc>
          <w:tcPr>
            <w:tcW w:w="1728" w:type="dxa"/>
          </w:tcPr>
          <w:p w:rsidRPr="00B93C02" w:rsidR="00DF50F7" w:rsidP="00B93C02" w:rsidRDefault="00DF50F7" w14:paraId="7719A7BB" w14:textId="77777777">
            <w:pPr>
              <w:spacing w:after="0" w:line="240" w:lineRule="auto"/>
              <w:ind w:left="0"/>
              <w:rPr>
                <w:rFonts w:cstheme="minorHAnsi"/>
                <w:sz w:val="18"/>
                <w:szCs w:val="18"/>
              </w:rPr>
            </w:pPr>
            <w:proofErr w:type="spellStart"/>
            <w:r w:rsidRPr="00B93C02">
              <w:rPr>
                <w:rFonts w:cstheme="minorHAnsi"/>
                <w:sz w:val="18"/>
                <w:szCs w:val="18"/>
              </w:rPr>
              <w:t>IsError</w:t>
            </w:r>
            <w:proofErr w:type="spellEnd"/>
          </w:p>
        </w:tc>
        <w:tc>
          <w:tcPr>
            <w:tcW w:w="2520" w:type="dxa"/>
          </w:tcPr>
          <w:p w:rsidRPr="00B93C02" w:rsidR="00DF50F7" w:rsidP="00B93C02" w:rsidRDefault="00DF50F7" w14:paraId="2E44B99B" w14:textId="77777777">
            <w:pPr>
              <w:spacing w:after="0" w:line="240" w:lineRule="auto"/>
              <w:ind w:left="0"/>
              <w:rPr>
                <w:rFonts w:cstheme="minorHAnsi"/>
                <w:sz w:val="18"/>
                <w:szCs w:val="18"/>
              </w:rPr>
            </w:pPr>
            <w:r w:rsidRPr="00B93C02">
              <w:rPr>
                <w:rFonts w:cstheme="minorHAnsi"/>
                <w:sz w:val="18"/>
                <w:szCs w:val="18"/>
              </w:rPr>
              <w:t>bool</w:t>
            </w:r>
          </w:p>
        </w:tc>
        <w:tc>
          <w:tcPr>
            <w:tcW w:w="1197" w:type="dxa"/>
          </w:tcPr>
          <w:p w:rsidRPr="00B93C02" w:rsidR="00DF50F7" w:rsidP="00B93C02" w:rsidRDefault="00DF50F7" w14:paraId="1D912EC6" w14:textId="77777777">
            <w:pPr>
              <w:spacing w:after="0" w:line="240" w:lineRule="auto"/>
              <w:ind w:left="0"/>
              <w:rPr>
                <w:rFonts w:cstheme="minorHAnsi"/>
                <w:sz w:val="18"/>
                <w:szCs w:val="18"/>
              </w:rPr>
            </w:pPr>
            <w:r w:rsidRPr="00B93C02">
              <w:rPr>
                <w:rFonts w:cstheme="minorHAnsi"/>
                <w:sz w:val="18"/>
                <w:szCs w:val="18"/>
              </w:rPr>
              <w:t>True/false</w:t>
            </w:r>
          </w:p>
        </w:tc>
        <w:tc>
          <w:tcPr>
            <w:tcW w:w="4810" w:type="dxa"/>
          </w:tcPr>
          <w:p w:rsidRPr="00B93C02" w:rsidR="00DF50F7" w:rsidP="00B93C02" w:rsidRDefault="00DF50F7" w14:paraId="65BC35FF" w14:textId="77777777">
            <w:pPr>
              <w:spacing w:after="0" w:line="240" w:lineRule="auto"/>
              <w:ind w:left="0"/>
              <w:rPr>
                <w:rFonts w:cstheme="minorHAnsi"/>
                <w:sz w:val="18"/>
                <w:szCs w:val="18"/>
              </w:rPr>
            </w:pPr>
            <w:r w:rsidRPr="00B93C02">
              <w:rPr>
                <w:rFonts w:cstheme="minorHAnsi"/>
                <w:sz w:val="18"/>
                <w:szCs w:val="18"/>
              </w:rPr>
              <w:t>Whether method returns error or not</w:t>
            </w:r>
          </w:p>
        </w:tc>
      </w:tr>
      <w:tr w:rsidRPr="00EA05E7" w:rsidR="00DF50F7" w:rsidTr="00B93C02" w14:paraId="54823FA4" w14:textId="77777777">
        <w:trPr>
          <w:trHeight w:val="231"/>
        </w:trPr>
        <w:tc>
          <w:tcPr>
            <w:tcW w:w="1728" w:type="dxa"/>
          </w:tcPr>
          <w:p w:rsidRPr="00B93C02" w:rsidR="00DF50F7" w:rsidP="00B93C02" w:rsidRDefault="00DF50F7" w14:paraId="748D11F7" w14:textId="77777777">
            <w:pPr>
              <w:spacing w:after="0" w:line="240" w:lineRule="auto"/>
              <w:ind w:left="0"/>
              <w:rPr>
                <w:rFonts w:cstheme="minorHAnsi"/>
                <w:sz w:val="18"/>
                <w:szCs w:val="18"/>
              </w:rPr>
            </w:pPr>
            <w:proofErr w:type="spellStart"/>
            <w:r w:rsidRPr="00B93C02">
              <w:rPr>
                <w:rFonts w:cstheme="minorHAnsi"/>
                <w:sz w:val="18"/>
                <w:szCs w:val="18"/>
              </w:rPr>
              <w:t>ErrorMessage</w:t>
            </w:r>
            <w:proofErr w:type="spellEnd"/>
          </w:p>
        </w:tc>
        <w:tc>
          <w:tcPr>
            <w:tcW w:w="2520" w:type="dxa"/>
          </w:tcPr>
          <w:p w:rsidRPr="00B93C02" w:rsidR="00DF50F7" w:rsidP="00B93C02" w:rsidRDefault="00DF50F7" w14:paraId="62F72ED6" w14:textId="77777777">
            <w:pPr>
              <w:spacing w:after="0" w:line="240" w:lineRule="auto"/>
              <w:ind w:left="0"/>
              <w:rPr>
                <w:rFonts w:cstheme="minorHAnsi"/>
                <w:sz w:val="18"/>
                <w:szCs w:val="18"/>
              </w:rPr>
            </w:pPr>
            <w:r w:rsidRPr="00B93C02">
              <w:rPr>
                <w:rFonts w:cstheme="minorHAnsi"/>
                <w:sz w:val="18"/>
                <w:szCs w:val="18"/>
              </w:rPr>
              <w:t>string</w:t>
            </w:r>
          </w:p>
        </w:tc>
        <w:tc>
          <w:tcPr>
            <w:tcW w:w="1197" w:type="dxa"/>
          </w:tcPr>
          <w:p w:rsidRPr="00B93C02" w:rsidR="00DF50F7" w:rsidP="00B93C02" w:rsidRDefault="00DF50F7" w14:paraId="3FCCA1BB" w14:textId="77777777">
            <w:pPr>
              <w:spacing w:after="0" w:line="240" w:lineRule="auto"/>
              <w:ind w:left="0"/>
              <w:rPr>
                <w:rFonts w:cstheme="minorHAnsi"/>
                <w:sz w:val="18"/>
                <w:szCs w:val="18"/>
              </w:rPr>
            </w:pPr>
          </w:p>
        </w:tc>
        <w:tc>
          <w:tcPr>
            <w:tcW w:w="4810" w:type="dxa"/>
          </w:tcPr>
          <w:p w:rsidRPr="00B93C02" w:rsidR="00DF50F7" w:rsidP="00B93C02" w:rsidRDefault="00DF50F7" w14:paraId="2865628B" w14:textId="77777777">
            <w:pPr>
              <w:spacing w:after="0" w:line="240" w:lineRule="auto"/>
              <w:ind w:left="0"/>
              <w:rPr>
                <w:rFonts w:cstheme="minorHAnsi"/>
                <w:sz w:val="18"/>
                <w:szCs w:val="18"/>
              </w:rPr>
            </w:pPr>
            <w:r w:rsidRPr="00B93C02">
              <w:rPr>
                <w:rFonts w:cstheme="minorHAnsi"/>
                <w:sz w:val="18"/>
                <w:szCs w:val="18"/>
              </w:rPr>
              <w:t xml:space="preserve">Error Description (if any) </w:t>
            </w:r>
          </w:p>
        </w:tc>
      </w:tr>
    </w:tbl>
    <w:p w:rsidR="00DF50F7" w:rsidP="00DF50F7" w:rsidRDefault="00DF50F7" w14:paraId="23D06BEB" w14:textId="77777777">
      <w:pPr>
        <w:rPr>
          <w:rFonts w:asciiTheme="majorHAnsi" w:hAnsiTheme="majorHAnsi" w:eastAsiaTheme="majorEastAsia" w:cstheme="majorBidi"/>
          <w:b/>
          <w:bCs/>
          <w:color w:val="365F91" w:themeColor="accent1" w:themeShade="BF"/>
          <w:szCs w:val="28"/>
        </w:rPr>
      </w:pPr>
    </w:p>
    <w:p w:rsidRPr="00C75522" w:rsidR="00DF50F7" w:rsidP="00DF50F7" w:rsidRDefault="00DF50F7" w14:paraId="0DC8DB15" w14:textId="77777777">
      <w:pPr>
        <w:rPr>
          <w:rFonts w:cstheme="minorHAnsi"/>
          <w:color w:val="000000" w:themeColor="text1"/>
          <w:u w:val="single"/>
        </w:rPr>
      </w:pPr>
      <w:r w:rsidRPr="00B93C02">
        <w:rPr>
          <w:rFonts w:cstheme="minorHAnsi"/>
          <w:color w:val="000000" w:themeColor="text1"/>
          <w:u w:val="single"/>
        </w:rPr>
        <w:t>Product</w:t>
      </w:r>
      <w:r w:rsidRPr="00C75522">
        <w:rPr>
          <w:rFonts w:cstheme="minorHAnsi"/>
          <w:color w:val="000000" w:themeColor="text1"/>
          <w:u w:val="single"/>
        </w:rPr>
        <w:t xml:space="preserve"> Definition</w:t>
      </w:r>
      <w:r>
        <w:rPr>
          <w:rFonts w:cstheme="minorHAnsi"/>
          <w:color w:val="000000" w:themeColor="text1"/>
          <w:u w:val="single"/>
        </w:rPr>
        <w:t>:</w:t>
      </w:r>
      <w:r w:rsidRPr="00C75522">
        <w:rPr>
          <w:rFonts w:cstheme="minorHAnsi"/>
          <w:color w:val="000000" w:themeColor="text1"/>
          <w:u w:val="single"/>
        </w:rPr>
        <w:t xml:space="preserve"> </w:t>
      </w:r>
    </w:p>
    <w:tbl>
      <w:tblPr>
        <w:tblStyle w:val="TableGrid"/>
        <w:tblW w:w="10255" w:type="dxa"/>
        <w:tblLayout w:type="fixed"/>
        <w:tblLook w:val="04A0" w:firstRow="1" w:lastRow="0" w:firstColumn="1" w:lastColumn="0" w:noHBand="0" w:noVBand="1"/>
      </w:tblPr>
      <w:tblGrid>
        <w:gridCol w:w="2538"/>
        <w:gridCol w:w="1710"/>
        <w:gridCol w:w="6007"/>
      </w:tblGrid>
      <w:tr w:rsidR="00DF50F7" w:rsidTr="00B93C02" w14:paraId="1E9BC69A" w14:textId="77777777">
        <w:trPr>
          <w:trHeight w:val="260"/>
        </w:trPr>
        <w:tc>
          <w:tcPr>
            <w:tcW w:w="2538" w:type="dxa"/>
            <w:shd w:val="clear" w:color="auto" w:fill="1F497D" w:themeFill="text2"/>
          </w:tcPr>
          <w:p w:rsidRPr="00B93C02" w:rsidR="00DF50F7" w:rsidP="00B93C02" w:rsidRDefault="00DF50F7" w14:paraId="6D897DC2"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710" w:type="dxa"/>
            <w:shd w:val="clear" w:color="auto" w:fill="1F497D" w:themeFill="text2"/>
          </w:tcPr>
          <w:p w:rsidRPr="00B93C02" w:rsidR="00DF50F7" w:rsidP="00B93C02" w:rsidRDefault="00DF50F7" w14:paraId="4EAA601B"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6007" w:type="dxa"/>
            <w:shd w:val="clear" w:color="auto" w:fill="1F497D" w:themeFill="text2"/>
          </w:tcPr>
          <w:p w:rsidRPr="00B93C02" w:rsidR="00DF50F7" w:rsidP="00B93C02" w:rsidRDefault="00DF50F7" w14:paraId="7935C38C"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EA05E7" w:rsidR="00DF50F7" w:rsidTr="00B93C02" w14:paraId="298726B6" w14:textId="77777777">
        <w:trPr>
          <w:trHeight w:val="60"/>
        </w:trPr>
        <w:tc>
          <w:tcPr>
            <w:tcW w:w="2538" w:type="dxa"/>
          </w:tcPr>
          <w:p w:rsidRPr="00B93C02" w:rsidR="00DF50F7" w:rsidP="00B93C02" w:rsidRDefault="00DF50F7" w14:paraId="591EB56B" w14:textId="77777777">
            <w:pPr>
              <w:spacing w:after="0" w:line="240" w:lineRule="auto"/>
              <w:ind w:left="0"/>
              <w:rPr>
                <w:rFonts w:cstheme="minorHAnsi"/>
                <w:sz w:val="18"/>
                <w:szCs w:val="18"/>
              </w:rPr>
            </w:pPr>
            <w:r w:rsidRPr="00B93C02">
              <w:rPr>
                <w:rFonts w:cstheme="minorHAnsi"/>
                <w:sz w:val="18"/>
                <w:szCs w:val="18"/>
              </w:rPr>
              <w:t>ProductName</w:t>
            </w:r>
          </w:p>
        </w:tc>
        <w:tc>
          <w:tcPr>
            <w:tcW w:w="1710" w:type="dxa"/>
          </w:tcPr>
          <w:p w:rsidRPr="00B93C02" w:rsidR="00DF50F7" w:rsidP="00B93C02" w:rsidRDefault="00DF50F7" w14:paraId="0A22C1E9" w14:textId="77777777">
            <w:pPr>
              <w:spacing w:after="0" w:line="240" w:lineRule="auto"/>
              <w:ind w:left="0"/>
              <w:rPr>
                <w:rFonts w:cstheme="minorHAnsi"/>
                <w:sz w:val="18"/>
                <w:szCs w:val="18"/>
              </w:rPr>
            </w:pPr>
            <w:r w:rsidRPr="00B93C02">
              <w:rPr>
                <w:rFonts w:cstheme="minorHAnsi"/>
                <w:sz w:val="18"/>
                <w:szCs w:val="18"/>
              </w:rPr>
              <w:t>string</w:t>
            </w:r>
          </w:p>
        </w:tc>
        <w:tc>
          <w:tcPr>
            <w:tcW w:w="6007" w:type="dxa"/>
          </w:tcPr>
          <w:p w:rsidRPr="00B93C02" w:rsidR="00DF50F7" w:rsidP="00B93C02" w:rsidRDefault="00DF50F7" w14:paraId="7275BAAB" w14:textId="77777777">
            <w:pPr>
              <w:spacing w:after="0" w:line="240" w:lineRule="auto"/>
              <w:ind w:left="0"/>
              <w:rPr>
                <w:rFonts w:cstheme="minorHAnsi"/>
                <w:sz w:val="18"/>
                <w:szCs w:val="18"/>
              </w:rPr>
            </w:pPr>
            <w:r w:rsidRPr="00B93C02">
              <w:rPr>
                <w:rFonts w:cstheme="minorHAnsi"/>
                <w:sz w:val="18"/>
                <w:szCs w:val="18"/>
              </w:rPr>
              <w:t>Name of Product</w:t>
            </w:r>
          </w:p>
        </w:tc>
      </w:tr>
      <w:tr w:rsidRPr="00EA05E7" w:rsidR="00DF50F7" w:rsidTr="00B93C02" w14:paraId="25716344" w14:textId="77777777">
        <w:trPr>
          <w:trHeight w:val="231"/>
        </w:trPr>
        <w:tc>
          <w:tcPr>
            <w:tcW w:w="2538" w:type="dxa"/>
          </w:tcPr>
          <w:p w:rsidRPr="00B93C02" w:rsidR="00DF50F7" w:rsidP="00B93C02" w:rsidRDefault="00DF50F7" w14:paraId="40E4DFDF" w14:textId="77777777">
            <w:pPr>
              <w:spacing w:after="0" w:line="240" w:lineRule="auto"/>
              <w:ind w:left="0"/>
              <w:rPr>
                <w:rFonts w:cstheme="minorHAnsi"/>
                <w:sz w:val="18"/>
                <w:szCs w:val="18"/>
              </w:rPr>
            </w:pPr>
            <w:proofErr w:type="spellStart"/>
            <w:r w:rsidRPr="00B93C02">
              <w:rPr>
                <w:rFonts w:cstheme="minorHAnsi"/>
                <w:sz w:val="18"/>
                <w:szCs w:val="18"/>
              </w:rPr>
              <w:t>ProductDescription</w:t>
            </w:r>
            <w:proofErr w:type="spellEnd"/>
          </w:p>
        </w:tc>
        <w:tc>
          <w:tcPr>
            <w:tcW w:w="1710" w:type="dxa"/>
          </w:tcPr>
          <w:p w:rsidRPr="00B93C02" w:rsidR="00DF50F7" w:rsidP="00B93C02" w:rsidRDefault="00DF50F7" w14:paraId="276D39FE" w14:textId="77777777">
            <w:pPr>
              <w:spacing w:after="0" w:line="240" w:lineRule="auto"/>
              <w:ind w:left="0"/>
              <w:rPr>
                <w:rFonts w:cstheme="minorHAnsi"/>
                <w:sz w:val="18"/>
                <w:szCs w:val="18"/>
              </w:rPr>
            </w:pPr>
            <w:r w:rsidRPr="00B93C02">
              <w:rPr>
                <w:rFonts w:cstheme="minorHAnsi"/>
                <w:sz w:val="18"/>
                <w:szCs w:val="18"/>
              </w:rPr>
              <w:t>string</w:t>
            </w:r>
          </w:p>
        </w:tc>
        <w:tc>
          <w:tcPr>
            <w:tcW w:w="6007" w:type="dxa"/>
          </w:tcPr>
          <w:p w:rsidRPr="00B93C02" w:rsidR="00DF50F7" w:rsidP="00B93C02" w:rsidRDefault="00DF50F7" w14:paraId="24567FCB" w14:textId="77777777">
            <w:pPr>
              <w:spacing w:after="0" w:line="240" w:lineRule="auto"/>
              <w:ind w:left="0"/>
              <w:rPr>
                <w:rFonts w:cstheme="minorHAnsi"/>
                <w:sz w:val="18"/>
                <w:szCs w:val="18"/>
              </w:rPr>
            </w:pPr>
            <w:r w:rsidRPr="00B93C02">
              <w:rPr>
                <w:rFonts w:cstheme="minorHAnsi"/>
                <w:sz w:val="18"/>
                <w:szCs w:val="18"/>
              </w:rPr>
              <w:t>Descriptive error message if there is any error / Failure</w:t>
            </w:r>
          </w:p>
        </w:tc>
      </w:tr>
      <w:tr w:rsidRPr="00EA05E7" w:rsidR="00DF50F7" w:rsidTr="00B93C02" w14:paraId="6A234FF5" w14:textId="77777777">
        <w:trPr>
          <w:trHeight w:val="231"/>
        </w:trPr>
        <w:tc>
          <w:tcPr>
            <w:tcW w:w="2538" w:type="dxa"/>
          </w:tcPr>
          <w:p w:rsidRPr="00B93C02" w:rsidR="00DF50F7" w:rsidP="00B93C02" w:rsidRDefault="00DF50F7" w14:paraId="09F9FD5A" w14:textId="77777777">
            <w:pPr>
              <w:spacing w:after="0" w:line="240" w:lineRule="auto"/>
              <w:ind w:left="0"/>
              <w:rPr>
                <w:rFonts w:cstheme="minorHAnsi"/>
                <w:sz w:val="18"/>
                <w:szCs w:val="18"/>
              </w:rPr>
            </w:pPr>
            <w:proofErr w:type="spellStart"/>
            <w:r w:rsidRPr="00B93C02">
              <w:rPr>
                <w:rFonts w:cstheme="minorHAnsi"/>
                <w:sz w:val="18"/>
                <w:szCs w:val="18"/>
              </w:rPr>
              <w:t>SubProducts</w:t>
            </w:r>
            <w:proofErr w:type="spellEnd"/>
          </w:p>
        </w:tc>
        <w:tc>
          <w:tcPr>
            <w:tcW w:w="1710" w:type="dxa"/>
          </w:tcPr>
          <w:p w:rsidRPr="00B93C02" w:rsidR="00DF50F7" w:rsidP="00B93C02" w:rsidRDefault="00DF50F7" w14:paraId="56790A69" w14:textId="77777777">
            <w:pPr>
              <w:spacing w:after="0" w:line="240" w:lineRule="auto"/>
              <w:ind w:left="0"/>
              <w:rPr>
                <w:rFonts w:cstheme="minorHAnsi"/>
                <w:sz w:val="18"/>
                <w:szCs w:val="18"/>
              </w:rPr>
            </w:pPr>
            <w:r w:rsidRPr="00B93C02">
              <w:rPr>
                <w:rFonts w:cstheme="minorHAnsi"/>
                <w:sz w:val="18"/>
                <w:szCs w:val="18"/>
              </w:rPr>
              <w:t>Array Of string</w:t>
            </w:r>
          </w:p>
        </w:tc>
        <w:tc>
          <w:tcPr>
            <w:tcW w:w="6007" w:type="dxa"/>
          </w:tcPr>
          <w:p w:rsidRPr="00B93C02" w:rsidR="00DF50F7" w:rsidP="00B93C02" w:rsidRDefault="00DF50F7" w14:paraId="7C913821" w14:textId="77777777">
            <w:pPr>
              <w:spacing w:after="0" w:line="240" w:lineRule="auto"/>
              <w:ind w:left="0"/>
              <w:rPr>
                <w:rFonts w:cstheme="minorHAnsi"/>
                <w:sz w:val="18"/>
                <w:szCs w:val="18"/>
              </w:rPr>
            </w:pPr>
            <w:r w:rsidRPr="00B93C02">
              <w:rPr>
                <w:rFonts w:cstheme="minorHAnsi"/>
                <w:sz w:val="18"/>
                <w:szCs w:val="18"/>
              </w:rPr>
              <w:t>List of respective sub products</w:t>
            </w:r>
          </w:p>
        </w:tc>
      </w:tr>
    </w:tbl>
    <w:p w:rsidRPr="00006294" w:rsidR="00B93C02" w:rsidP="00CA32F7" w:rsidRDefault="00B93C02" w14:paraId="342C31C5" w14:textId="77777777">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95828922" w:id="230"/>
      <w:bookmarkStart w:name="_Toc131585305" w:id="231"/>
      <w:r w:rsidRPr="00006294">
        <w:rPr>
          <w:rFonts w:cs="Arial" w:asciiTheme="minorHAnsi" w:hAnsiTheme="minorHAnsi"/>
          <w:color w:val="0070C0"/>
          <w:sz w:val="28"/>
          <w:szCs w:val="28"/>
          <w:lang w:val="en-CA"/>
        </w:rPr>
        <w:t>Waybill Generation</w:t>
      </w:r>
      <w:bookmarkEnd w:id="230"/>
      <w:bookmarkEnd w:id="231"/>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B93C02" w:rsidTr="00346EB8" w14:paraId="1E52E136" w14:textId="77777777">
        <w:tc>
          <w:tcPr>
            <w:tcW w:w="2424" w:type="dxa"/>
            <w:shd w:val="clear" w:color="auto" w:fill="00B0F0"/>
          </w:tcPr>
          <w:p w:rsidRPr="002D56BE" w:rsidR="00B93C02" w:rsidP="00346EB8" w:rsidRDefault="00B93C02" w14:paraId="5EC0432A"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Pr>
                <w:rFonts w:asciiTheme="minorHAnsi" w:hAnsiTheme="minorHAnsi"/>
                <w:color w:val="FFFFFF"/>
                <w:sz w:val="22"/>
                <w:szCs w:val="22"/>
              </w:rPr>
              <w:t xml:space="preserve"> </w:t>
            </w:r>
          </w:p>
        </w:tc>
        <w:tc>
          <w:tcPr>
            <w:tcW w:w="7135" w:type="dxa"/>
            <w:vAlign w:val="center"/>
          </w:tcPr>
          <w:p w:rsidRPr="003868F4" w:rsidR="00B93C02" w:rsidP="00346EB8" w:rsidRDefault="00B93C02" w14:paraId="10DD8C0F" w14:textId="7FCB9F7A">
            <w:pPr>
              <w:pStyle w:val="IBMtabletext"/>
              <w:ind w:left="21" w:right="21"/>
              <w:rPr>
                <w:rFonts w:asciiTheme="minorHAnsi" w:hAnsiTheme="minorHAnsi"/>
                <w:bCs/>
                <w:sz w:val="22"/>
                <w:szCs w:val="22"/>
              </w:rPr>
            </w:pPr>
            <w:r w:rsidRPr="00B93C02">
              <w:rPr>
                <w:rFonts w:asciiTheme="minorHAnsi" w:hAnsiTheme="minorHAnsi"/>
                <w:bCs/>
                <w:sz w:val="22"/>
                <w:szCs w:val="22"/>
              </w:rPr>
              <w:t>Waybill Generation</w:t>
            </w:r>
          </w:p>
        </w:tc>
      </w:tr>
      <w:tr w:rsidRPr="002D56BE" w:rsidR="00B93C02" w:rsidTr="00346EB8" w14:paraId="6D87DFC7" w14:textId="77777777">
        <w:tc>
          <w:tcPr>
            <w:tcW w:w="2424" w:type="dxa"/>
            <w:shd w:val="clear" w:color="auto" w:fill="00B0F0"/>
          </w:tcPr>
          <w:p w:rsidRPr="002D56BE" w:rsidR="00B93C02" w:rsidP="00346EB8" w:rsidRDefault="00B93C02" w14:paraId="6C968C36"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B93C02" w:rsidP="00346EB8" w:rsidRDefault="00B93C02" w14:paraId="668DEB47" w14:textId="076DCB56">
            <w:pPr>
              <w:pStyle w:val="IBMtabletext"/>
              <w:tabs>
                <w:tab w:val="left" w:pos="310"/>
              </w:tabs>
              <w:ind w:left="21" w:right="21"/>
              <w:jc w:val="both"/>
              <w:rPr>
                <w:rFonts w:asciiTheme="minorHAnsi" w:hAnsiTheme="minorHAnsi"/>
                <w:sz w:val="22"/>
                <w:szCs w:val="22"/>
              </w:rPr>
            </w:pPr>
            <w:r w:rsidRPr="00B93C02">
              <w:rPr>
                <w:rFonts w:asciiTheme="minorHAnsi" w:hAnsiTheme="minorHAnsi"/>
                <w:sz w:val="22"/>
                <w:szCs w:val="22"/>
              </w:rPr>
              <w:t>This API exposes methods those will be used to generate new Waybill</w:t>
            </w:r>
            <w:r w:rsidR="00463BDB">
              <w:rPr>
                <w:rFonts w:asciiTheme="minorHAnsi" w:hAnsiTheme="minorHAnsi"/>
                <w:sz w:val="22"/>
                <w:szCs w:val="22"/>
              </w:rPr>
              <w:t>, update, cancel or import functionality.</w:t>
            </w:r>
          </w:p>
        </w:tc>
      </w:tr>
      <w:tr w:rsidRPr="002D56BE" w:rsidR="00B93C02" w:rsidTr="00346EB8" w14:paraId="1A3E4348" w14:textId="77777777">
        <w:tc>
          <w:tcPr>
            <w:tcW w:w="2424" w:type="dxa"/>
            <w:shd w:val="clear" w:color="auto" w:fill="00B0F0"/>
          </w:tcPr>
          <w:p w:rsidRPr="002D56BE" w:rsidR="00B93C02" w:rsidP="00346EB8" w:rsidRDefault="00B93C02" w14:paraId="10A0BF18"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B93C02" w:rsidP="00346EB8" w:rsidRDefault="001E75C5" w14:paraId="01CFC17B" w14:textId="7F0B91BC">
            <w:pPr>
              <w:pStyle w:val="IBMtabletext"/>
              <w:tabs>
                <w:tab w:val="left" w:pos="310"/>
              </w:tabs>
              <w:ind w:left="21" w:right="21"/>
              <w:jc w:val="both"/>
              <w:rPr>
                <w:rFonts w:asciiTheme="minorHAnsi" w:hAnsiTheme="minorHAnsi"/>
                <w:sz w:val="22"/>
                <w:szCs w:val="22"/>
              </w:rPr>
            </w:pPr>
            <w:r w:rsidRPr="001E75C5">
              <w:rPr>
                <w:rFonts w:asciiTheme="minorHAnsi" w:hAnsiTheme="minorHAnsi"/>
                <w:sz w:val="22"/>
                <w:szCs w:val="22"/>
              </w:rPr>
              <w:t xml:space="preserve">Intermediate layer (bridge API) is to be developed between backend and will be exposed to </w:t>
            </w:r>
            <w:r w:rsidR="00084AFF">
              <w:rPr>
                <w:rFonts w:asciiTheme="minorHAnsi" w:hAnsiTheme="minorHAnsi"/>
                <w:sz w:val="22"/>
                <w:szCs w:val="22"/>
              </w:rPr>
              <w:t>DHL Drupal</w:t>
            </w:r>
            <w:r w:rsidRPr="00AC4E05" w:rsidR="00084AFF">
              <w:rPr>
                <w:rFonts w:asciiTheme="minorHAnsi" w:hAnsiTheme="minorHAnsi"/>
                <w:sz w:val="22"/>
                <w:szCs w:val="22"/>
              </w:rPr>
              <w:t xml:space="preserve"> </w:t>
            </w:r>
            <w:r w:rsidRPr="001E75C5">
              <w:rPr>
                <w:rFonts w:asciiTheme="minorHAnsi" w:hAnsiTheme="minorHAnsi"/>
                <w:sz w:val="22"/>
                <w:szCs w:val="22"/>
              </w:rPr>
              <w:t>developer portal to handle request and response transaction of the API</w:t>
            </w:r>
          </w:p>
        </w:tc>
      </w:tr>
      <w:tr w:rsidRPr="002D56BE" w:rsidR="00B93C02" w:rsidTr="00346EB8" w14:paraId="2E5F32DA" w14:textId="77777777">
        <w:trPr>
          <w:cantSplit/>
        </w:trPr>
        <w:tc>
          <w:tcPr>
            <w:tcW w:w="2424" w:type="dxa"/>
            <w:shd w:val="clear" w:color="auto" w:fill="00B0F0"/>
          </w:tcPr>
          <w:p w:rsidRPr="002D56BE" w:rsidR="00B93C02" w:rsidP="00346EB8" w:rsidRDefault="00B93C02" w14:paraId="61A7F274"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B93C02" w:rsidP="00346EB8" w:rsidRDefault="001E75C5" w14:paraId="030D400F" w14:textId="6C0A708F">
            <w:pPr>
              <w:spacing w:after="0" w:line="240" w:lineRule="auto"/>
              <w:ind w:left="0"/>
              <w:rPr>
                <w:rFonts w:asciiTheme="minorHAnsi" w:hAnsiTheme="minorHAnsi"/>
                <w:sz w:val="22"/>
                <w:szCs w:val="22"/>
              </w:rPr>
            </w:pPr>
            <w:r w:rsidRPr="001E75C5">
              <w:rPr>
                <w:rFonts w:asciiTheme="minorHAnsi" w:hAnsiTheme="minorHAnsi"/>
                <w:sz w:val="22"/>
                <w:szCs w:val="22"/>
              </w:rPr>
              <w:t>Client ID-Secret validation at Apigee layer will be incorporated.</w:t>
            </w:r>
          </w:p>
        </w:tc>
      </w:tr>
    </w:tbl>
    <w:p w:rsidR="00B629D7" w:rsidP="00B93C02" w:rsidRDefault="00B629D7" w14:paraId="762D345F" w14:textId="3F3F2270">
      <w:pPr>
        <w:rPr>
          <w:rFonts w:cstheme="minorHAnsi"/>
          <w:b/>
          <w:bCs/>
          <w:i/>
          <w:iCs/>
          <w:u w:val="single"/>
        </w:rPr>
      </w:pPr>
    </w:p>
    <w:p w:rsidRPr="00DC79B1" w:rsidR="00B629D7" w:rsidP="00CA32F7" w:rsidRDefault="00B629D7" w14:paraId="7D6E9AC8" w14:textId="0392EBE9">
      <w:pPr>
        <w:pStyle w:val="Heading3"/>
        <w:numPr>
          <w:ilvl w:val="2"/>
          <w:numId w:val="33"/>
        </w:numPr>
        <w:rPr>
          <w:rFonts w:cstheme="minorHAnsi"/>
          <w:i w:val="0"/>
          <w:iCs/>
        </w:rPr>
      </w:pPr>
      <w:bookmarkStart w:name="_Toc131585306" w:id="232"/>
      <w:r w:rsidRPr="00DC79B1">
        <w:rPr>
          <w:rFonts w:cstheme="minorHAnsi"/>
          <w:i w:val="0"/>
          <w:iCs/>
        </w:rPr>
        <w:t xml:space="preserve">Methods used in </w:t>
      </w:r>
      <w:r w:rsidR="00376527">
        <w:rPr>
          <w:rFonts w:cstheme="minorHAnsi"/>
          <w:i w:val="0"/>
          <w:iCs/>
        </w:rPr>
        <w:t>Waybill</w:t>
      </w:r>
      <w:r w:rsidRPr="00DC79B1">
        <w:rPr>
          <w:rFonts w:cstheme="minorHAnsi"/>
          <w:i w:val="0"/>
          <w:iCs/>
        </w:rPr>
        <w:t xml:space="preserve"> </w:t>
      </w:r>
      <w:r w:rsidR="00376527">
        <w:rPr>
          <w:rFonts w:cstheme="minorHAnsi"/>
          <w:i w:val="0"/>
          <w:iCs/>
        </w:rPr>
        <w:t>Generation</w:t>
      </w:r>
      <w:bookmarkEnd w:id="232"/>
    </w:p>
    <w:p w:rsidRPr="00B629D7" w:rsidR="00B93C02" w:rsidP="00CA32F7" w:rsidRDefault="00B93C02" w14:paraId="152E9FE7" w14:textId="43282556">
      <w:pPr>
        <w:pStyle w:val="Heading3"/>
        <w:numPr>
          <w:ilvl w:val="3"/>
          <w:numId w:val="33"/>
        </w:numPr>
        <w:rPr>
          <w:rFonts w:cstheme="minorHAnsi"/>
          <w:i w:val="0"/>
          <w:iCs/>
        </w:rPr>
      </w:pPr>
      <w:bookmarkStart w:name="_Toc131585307" w:id="233"/>
      <w:proofErr w:type="spellStart"/>
      <w:r w:rsidRPr="00B629D7">
        <w:rPr>
          <w:rFonts w:cstheme="minorHAnsi"/>
          <w:i w:val="0"/>
          <w:iCs/>
        </w:rPr>
        <w:t>GenerateWayBill</w:t>
      </w:r>
      <w:proofErr w:type="spellEnd"/>
      <w:r w:rsidRPr="00B629D7">
        <w:rPr>
          <w:rFonts w:cstheme="minorHAnsi"/>
          <w:i w:val="0"/>
          <w:iCs/>
        </w:rPr>
        <w:t xml:space="preserve"> (Single Waybill Generation):</w:t>
      </w:r>
      <w:bookmarkEnd w:id="233"/>
      <w:r w:rsidRPr="00B629D7">
        <w:rPr>
          <w:rFonts w:cstheme="minorHAnsi"/>
          <w:i w:val="0"/>
          <w:iCs/>
        </w:rPr>
        <w:t xml:space="preserve"> </w:t>
      </w:r>
    </w:p>
    <w:p w:rsidR="00B93C02" w:rsidP="00E22101" w:rsidRDefault="00E22101" w14:paraId="77C80C84" w14:textId="004224E8">
      <w:pPr>
        <w:pStyle w:val="IBMtabletext"/>
        <w:tabs>
          <w:tab w:val="left" w:pos="310"/>
        </w:tabs>
        <w:ind w:left="21" w:right="21"/>
        <w:rPr>
          <w:rFonts w:ascii="Times New Roman" w:hAnsi="Times New Roman"/>
          <w:sz w:val="24"/>
          <w:lang w:eastAsia="ar-SA"/>
        </w:rPr>
      </w:pPr>
      <w:r>
        <w:rPr>
          <w:rFonts w:ascii="Times New Roman" w:hAnsi="Times New Roman"/>
          <w:sz w:val="24"/>
          <w:lang w:eastAsia="ar-SA"/>
        </w:rPr>
        <w:tab/>
      </w:r>
      <w:r>
        <w:rPr>
          <w:rFonts w:ascii="Times New Roman" w:hAnsi="Times New Roman"/>
          <w:sz w:val="24"/>
          <w:lang w:eastAsia="ar-SA"/>
        </w:rPr>
        <w:tab/>
      </w:r>
      <w:r w:rsidRPr="00E22101" w:rsidR="00B93C02">
        <w:rPr>
          <w:rFonts w:ascii="Times New Roman" w:hAnsi="Times New Roman"/>
          <w:sz w:val="24"/>
          <w:lang w:eastAsia="ar-SA"/>
        </w:rPr>
        <w:t>This method will generate Waybill using all necessary data as input parameters.</w:t>
      </w:r>
    </w:p>
    <w:p w:rsidRPr="00E22101" w:rsidR="00E22101" w:rsidP="00E22101" w:rsidRDefault="00E22101" w14:paraId="048E8850" w14:textId="77777777">
      <w:pPr>
        <w:pStyle w:val="IBMtabletext"/>
        <w:tabs>
          <w:tab w:val="left" w:pos="310"/>
        </w:tabs>
        <w:ind w:left="21" w:right="21"/>
        <w:rPr>
          <w:rFonts w:ascii="Times New Roman" w:hAnsi="Times New Roman"/>
          <w:sz w:val="24"/>
          <w:lang w:eastAsia="ar-SA"/>
        </w:rPr>
      </w:pPr>
    </w:p>
    <w:p w:rsidRPr="00550503" w:rsidR="00B93C02" w:rsidP="00B93C02" w:rsidRDefault="00B93C02" w14:paraId="50950D3A" w14:textId="31051DF3">
      <w:r w:rsidRPr="00B00BFF">
        <w:rPr>
          <w:u w:val="single"/>
        </w:rPr>
        <w:t>Request</w:t>
      </w:r>
      <w:r w:rsidR="00D40469">
        <w:rPr>
          <w:u w:val="single"/>
        </w:rPr>
        <w:t>:</w:t>
      </w:r>
    </w:p>
    <w:tbl>
      <w:tblPr>
        <w:tblStyle w:val="TableGrid"/>
        <w:tblW w:w="10278" w:type="dxa"/>
        <w:tblLayout w:type="fixed"/>
        <w:tblLook w:val="04A0" w:firstRow="1" w:lastRow="0" w:firstColumn="1" w:lastColumn="0" w:noHBand="0" w:noVBand="1"/>
      </w:tblPr>
      <w:tblGrid>
        <w:gridCol w:w="1908"/>
        <w:gridCol w:w="2227"/>
        <w:gridCol w:w="990"/>
        <w:gridCol w:w="5153"/>
      </w:tblGrid>
      <w:tr w:rsidR="00B93C02" w:rsidTr="00B93C02" w14:paraId="3749E82F" w14:textId="77777777">
        <w:tc>
          <w:tcPr>
            <w:tcW w:w="1908" w:type="dxa"/>
            <w:shd w:val="clear" w:color="auto" w:fill="1F497D" w:themeFill="text2"/>
          </w:tcPr>
          <w:p w:rsidRPr="00B93C02" w:rsidR="00B93C02" w:rsidP="00B93C02" w:rsidRDefault="00B93C02" w14:paraId="01294BDB"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227" w:type="dxa"/>
            <w:shd w:val="clear" w:color="auto" w:fill="1F497D" w:themeFill="text2"/>
          </w:tcPr>
          <w:p w:rsidRPr="00B93C02" w:rsidR="00B93C02" w:rsidP="00B93C02" w:rsidRDefault="00B93C02" w14:paraId="284FC59C"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B93C02" w:rsidP="00B93C02" w:rsidRDefault="00B93C02" w14:paraId="175CBC3B"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5153" w:type="dxa"/>
            <w:shd w:val="clear" w:color="auto" w:fill="1F497D" w:themeFill="text2"/>
          </w:tcPr>
          <w:p w:rsidRPr="00B93C02" w:rsidR="00B93C02" w:rsidP="00B93C02" w:rsidRDefault="00B93C02" w14:paraId="5BADD825"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B93C02" w:rsidTr="00B93C02" w14:paraId="239E233C" w14:textId="77777777">
        <w:tc>
          <w:tcPr>
            <w:tcW w:w="1908" w:type="dxa"/>
          </w:tcPr>
          <w:p w:rsidRPr="00B93C02" w:rsidR="00B93C02" w:rsidP="00B93C02" w:rsidRDefault="00B93C02" w14:paraId="295D220D" w14:textId="77777777">
            <w:pPr>
              <w:spacing w:after="0" w:line="240" w:lineRule="auto"/>
              <w:ind w:left="0"/>
              <w:rPr>
                <w:rFonts w:cstheme="minorHAnsi"/>
              </w:rPr>
            </w:pPr>
            <w:r>
              <w:rPr>
                <w:rFonts w:cstheme="minorHAnsi"/>
              </w:rPr>
              <w:t>R</w:t>
            </w:r>
            <w:r w:rsidRPr="00471BC4">
              <w:rPr>
                <w:rFonts w:cstheme="minorHAnsi"/>
              </w:rPr>
              <w:t>equest</w:t>
            </w:r>
          </w:p>
        </w:tc>
        <w:tc>
          <w:tcPr>
            <w:tcW w:w="2227" w:type="dxa"/>
          </w:tcPr>
          <w:p w:rsidRPr="00B93C02" w:rsidR="00B93C02" w:rsidP="00B93C02" w:rsidRDefault="00B93C02" w14:paraId="74F0116E" w14:textId="77777777">
            <w:pPr>
              <w:spacing w:after="0" w:line="240" w:lineRule="auto"/>
              <w:ind w:left="0"/>
              <w:rPr>
                <w:rFonts w:cstheme="minorHAnsi"/>
              </w:rPr>
            </w:pPr>
            <w:proofErr w:type="spellStart"/>
            <w:r>
              <w:rPr>
                <w:rFonts w:cstheme="minorHAnsi"/>
              </w:rPr>
              <w:t>WayBillGenerationRequest</w:t>
            </w:r>
            <w:proofErr w:type="spellEnd"/>
          </w:p>
        </w:tc>
        <w:tc>
          <w:tcPr>
            <w:tcW w:w="990" w:type="dxa"/>
          </w:tcPr>
          <w:p w:rsidRPr="00B93C02" w:rsidR="00B93C02" w:rsidP="00B93C02" w:rsidRDefault="00B93C02" w14:paraId="38D99874" w14:textId="77777777">
            <w:pPr>
              <w:spacing w:after="0" w:line="240" w:lineRule="auto"/>
              <w:ind w:left="0"/>
              <w:rPr>
                <w:rFonts w:cstheme="minorHAnsi"/>
              </w:rPr>
            </w:pPr>
            <w:r w:rsidRPr="00B93C02">
              <w:rPr>
                <w:rFonts w:cstheme="minorHAnsi"/>
              </w:rPr>
              <w:t>Y</w:t>
            </w:r>
          </w:p>
        </w:tc>
        <w:tc>
          <w:tcPr>
            <w:tcW w:w="5153" w:type="dxa"/>
          </w:tcPr>
          <w:p w:rsidRPr="00B93C02" w:rsidR="00B93C02" w:rsidP="00B93C02" w:rsidRDefault="00B93C02" w14:paraId="0EBA7EC6" w14:textId="77777777">
            <w:pPr>
              <w:spacing w:after="0" w:line="240" w:lineRule="auto"/>
              <w:ind w:left="0"/>
              <w:rPr>
                <w:rFonts w:cstheme="minorHAnsi"/>
              </w:rPr>
            </w:pPr>
            <w:r w:rsidRPr="00B93C02">
              <w:rPr>
                <w:rFonts w:cstheme="minorHAnsi"/>
              </w:rPr>
              <w:t>Request Object containing all information required to generate Waybill</w:t>
            </w:r>
          </w:p>
        </w:tc>
      </w:tr>
      <w:tr w:rsidRPr="00471BC4" w:rsidR="00B93C02" w:rsidTr="00B93C02" w14:paraId="1B576D77" w14:textId="77777777">
        <w:trPr>
          <w:trHeight w:val="503"/>
        </w:trPr>
        <w:tc>
          <w:tcPr>
            <w:tcW w:w="1908" w:type="dxa"/>
          </w:tcPr>
          <w:p w:rsidRPr="00B93C02" w:rsidR="00B93C02" w:rsidP="00B93C02" w:rsidRDefault="00B93C02" w14:paraId="04BA7C35" w14:textId="77777777">
            <w:pPr>
              <w:spacing w:after="0" w:line="240" w:lineRule="auto"/>
              <w:ind w:left="0"/>
              <w:rPr>
                <w:rFonts w:cstheme="minorHAnsi"/>
              </w:rPr>
            </w:pPr>
            <w:r w:rsidRPr="00471BC4">
              <w:rPr>
                <w:rFonts w:cstheme="minorHAnsi"/>
              </w:rPr>
              <w:t xml:space="preserve">Profile </w:t>
            </w:r>
          </w:p>
        </w:tc>
        <w:tc>
          <w:tcPr>
            <w:tcW w:w="2227" w:type="dxa"/>
          </w:tcPr>
          <w:p w:rsidRPr="00B93C02" w:rsidR="00B93C02" w:rsidP="00B93C02" w:rsidRDefault="00B93C02" w14:paraId="013BB4B4" w14:textId="77777777">
            <w:pPr>
              <w:spacing w:after="0" w:line="240" w:lineRule="auto"/>
              <w:ind w:left="0"/>
              <w:rPr>
                <w:rFonts w:cstheme="minorHAnsi"/>
              </w:rPr>
            </w:pPr>
            <w:proofErr w:type="spellStart"/>
            <w:r w:rsidRPr="00471BC4">
              <w:rPr>
                <w:rFonts w:cstheme="minorHAnsi"/>
              </w:rPr>
              <w:t>UserProfile</w:t>
            </w:r>
            <w:proofErr w:type="spellEnd"/>
          </w:p>
        </w:tc>
        <w:tc>
          <w:tcPr>
            <w:tcW w:w="990" w:type="dxa"/>
          </w:tcPr>
          <w:p w:rsidRPr="00B93C02" w:rsidR="00B93C02" w:rsidP="00B93C02" w:rsidRDefault="00B93C02" w14:paraId="6A9020C0" w14:textId="77777777">
            <w:pPr>
              <w:spacing w:after="0" w:line="240" w:lineRule="auto"/>
              <w:ind w:left="0"/>
              <w:rPr>
                <w:rFonts w:cstheme="minorHAnsi"/>
              </w:rPr>
            </w:pPr>
            <w:r w:rsidRPr="00B93C02">
              <w:rPr>
                <w:rFonts w:cstheme="minorHAnsi"/>
              </w:rPr>
              <w:t>Y</w:t>
            </w:r>
          </w:p>
        </w:tc>
        <w:tc>
          <w:tcPr>
            <w:tcW w:w="5153" w:type="dxa"/>
          </w:tcPr>
          <w:p w:rsidRPr="00B93C02" w:rsidR="00B93C02" w:rsidP="00B93C02" w:rsidRDefault="00B93C02" w14:paraId="36454AE8" w14:textId="77777777">
            <w:pPr>
              <w:spacing w:after="0" w:line="240" w:lineRule="auto"/>
              <w:ind w:left="0"/>
              <w:rPr>
                <w:rFonts w:cstheme="minorHAnsi"/>
              </w:rPr>
            </w:pPr>
            <w:r w:rsidRPr="00B93C02">
              <w:rPr>
                <w:rFonts w:cstheme="minorHAnsi"/>
              </w:rPr>
              <w:t xml:space="preserve">Client details, </w:t>
            </w:r>
            <w:proofErr w:type="spellStart"/>
            <w:proofErr w:type="gramStart"/>
            <w:r w:rsidRPr="00471BC4">
              <w:rPr>
                <w:rFonts w:cstheme="minorHAnsi"/>
              </w:rPr>
              <w:t>UserProfile</w:t>
            </w:r>
            <w:proofErr w:type="spellEnd"/>
            <w:r w:rsidRPr="00471BC4">
              <w:rPr>
                <w:rFonts w:cstheme="minorHAnsi"/>
              </w:rPr>
              <w:t xml:space="preserve">  details</w:t>
            </w:r>
            <w:proofErr w:type="gramEnd"/>
            <w:r w:rsidRPr="00471BC4">
              <w:rPr>
                <w:rFonts w:cstheme="minorHAnsi"/>
              </w:rPr>
              <w:t xml:space="preserve"> are given in common objects sheet as </w:t>
            </w:r>
            <w:proofErr w:type="spellStart"/>
            <w:r w:rsidRPr="00471BC4">
              <w:rPr>
                <w:rFonts w:cstheme="minorHAnsi"/>
              </w:rPr>
              <w:t>P_ClientObject</w:t>
            </w:r>
            <w:proofErr w:type="spellEnd"/>
            <w:r w:rsidRPr="00471BC4">
              <w:rPr>
                <w:rFonts w:cstheme="minorHAnsi"/>
              </w:rPr>
              <w:t>.</w:t>
            </w:r>
          </w:p>
        </w:tc>
      </w:tr>
    </w:tbl>
    <w:p w:rsidR="00B93C02" w:rsidP="00B93C02" w:rsidRDefault="00B93C02" w14:paraId="3F8F4E9F" w14:textId="06B63095">
      <w:pPr>
        <w:rPr>
          <w:rFonts w:cstheme="minorHAnsi"/>
          <w:b/>
          <w:bCs/>
          <w:i/>
          <w:iCs/>
          <w:u w:val="single"/>
        </w:rPr>
      </w:pPr>
    </w:p>
    <w:p w:rsidRPr="005610CA" w:rsidR="005610CA" w:rsidP="00B93C02" w:rsidRDefault="005610CA" w14:paraId="167265A0" w14:textId="26F488E4">
      <w:pPr>
        <w:rPr>
          <w:rFonts w:cstheme="minorHAnsi"/>
          <w:color w:val="000000" w:themeColor="text1"/>
          <w:u w:val="single"/>
        </w:rPr>
      </w:pPr>
      <w:proofErr w:type="spellStart"/>
      <w:r w:rsidRPr="005610CA">
        <w:rPr>
          <w:rFonts w:cstheme="minorHAnsi"/>
          <w:color w:val="000000" w:themeColor="text1"/>
          <w:u w:val="single"/>
        </w:rPr>
        <w:t>WayBillGenerationRequest</w:t>
      </w:r>
      <w:proofErr w:type="spellEnd"/>
      <w:r w:rsidRPr="005610CA">
        <w:rPr>
          <w:rFonts w:cstheme="minorHAnsi"/>
          <w:color w:val="000000" w:themeColor="text1"/>
          <w:u w:val="single"/>
        </w:rPr>
        <w:t xml:space="preserve"> Definition:</w:t>
      </w:r>
    </w:p>
    <w:tbl>
      <w:tblPr>
        <w:tblStyle w:val="TableGrid"/>
        <w:tblW w:w="10278" w:type="dxa"/>
        <w:tblLayout w:type="fixed"/>
        <w:tblLook w:val="04A0" w:firstRow="1" w:lastRow="0" w:firstColumn="1" w:lastColumn="0" w:noHBand="0" w:noVBand="1"/>
      </w:tblPr>
      <w:tblGrid>
        <w:gridCol w:w="1908"/>
        <w:gridCol w:w="2227"/>
        <w:gridCol w:w="990"/>
        <w:gridCol w:w="5153"/>
      </w:tblGrid>
      <w:tr w:rsidR="005610CA" w:rsidTr="00346EB8" w14:paraId="7976A465" w14:textId="77777777">
        <w:tc>
          <w:tcPr>
            <w:tcW w:w="1908" w:type="dxa"/>
            <w:shd w:val="clear" w:color="auto" w:fill="1F497D" w:themeFill="text2"/>
          </w:tcPr>
          <w:p w:rsidRPr="00B93C02" w:rsidR="005610CA" w:rsidP="00346EB8" w:rsidRDefault="005610CA" w14:paraId="4DBDE5C6" w14:textId="0AD9CC85">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2227" w:type="dxa"/>
            <w:shd w:val="clear" w:color="auto" w:fill="1F497D" w:themeFill="text2"/>
          </w:tcPr>
          <w:p w:rsidRPr="00B93C02" w:rsidR="005610CA" w:rsidP="00346EB8" w:rsidRDefault="005610CA" w14:paraId="0924AA8F"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5610CA" w:rsidP="00346EB8" w:rsidRDefault="005610CA" w14:paraId="5EAFEA51"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5153" w:type="dxa"/>
            <w:shd w:val="clear" w:color="auto" w:fill="1F497D" w:themeFill="text2"/>
          </w:tcPr>
          <w:p w:rsidRPr="00B93C02" w:rsidR="005610CA" w:rsidP="00346EB8" w:rsidRDefault="005610CA" w14:paraId="1DBD1260"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5610CA" w:rsidTr="00346EB8" w14:paraId="0AB45D18" w14:textId="77777777">
        <w:tc>
          <w:tcPr>
            <w:tcW w:w="1908" w:type="dxa"/>
          </w:tcPr>
          <w:p w:rsidRPr="005610CA" w:rsidR="005610CA" w:rsidP="005610CA" w:rsidRDefault="005610CA" w14:paraId="578DA762" w14:textId="20EC965F">
            <w:pPr>
              <w:spacing w:after="0" w:line="240" w:lineRule="auto"/>
              <w:ind w:left="0"/>
              <w:rPr>
                <w:rFonts w:cstheme="minorHAnsi"/>
                <w:sz w:val="18"/>
                <w:szCs w:val="18"/>
              </w:rPr>
            </w:pPr>
            <w:r w:rsidRPr="005610CA">
              <w:rPr>
                <w:rFonts w:cstheme="minorHAnsi"/>
                <w:sz w:val="18"/>
                <w:szCs w:val="18"/>
              </w:rPr>
              <w:t>Shipper</w:t>
            </w:r>
          </w:p>
        </w:tc>
        <w:tc>
          <w:tcPr>
            <w:tcW w:w="2227" w:type="dxa"/>
          </w:tcPr>
          <w:p w:rsidRPr="005610CA" w:rsidR="005610CA" w:rsidP="005610CA" w:rsidRDefault="005610CA" w14:paraId="705B3BA2" w14:textId="49B6DBF8">
            <w:pPr>
              <w:spacing w:after="0" w:line="240" w:lineRule="auto"/>
              <w:ind w:left="0"/>
              <w:rPr>
                <w:rFonts w:cstheme="minorHAnsi"/>
                <w:sz w:val="18"/>
                <w:szCs w:val="18"/>
              </w:rPr>
            </w:pPr>
            <w:r w:rsidRPr="005610CA">
              <w:rPr>
                <w:rFonts w:cstheme="minorHAnsi"/>
                <w:sz w:val="18"/>
                <w:szCs w:val="18"/>
              </w:rPr>
              <w:t>Shipper Object</w:t>
            </w:r>
          </w:p>
        </w:tc>
        <w:tc>
          <w:tcPr>
            <w:tcW w:w="990" w:type="dxa"/>
          </w:tcPr>
          <w:p w:rsidRPr="005610CA" w:rsidR="005610CA" w:rsidP="005610CA" w:rsidRDefault="005610CA" w14:paraId="770B984E" w14:textId="77777777">
            <w:pPr>
              <w:spacing w:after="0" w:line="240" w:lineRule="auto"/>
              <w:ind w:left="0"/>
              <w:rPr>
                <w:rFonts w:cstheme="minorHAnsi"/>
                <w:sz w:val="18"/>
                <w:szCs w:val="18"/>
              </w:rPr>
            </w:pPr>
            <w:r w:rsidRPr="005610CA">
              <w:rPr>
                <w:rFonts w:cstheme="minorHAnsi"/>
                <w:sz w:val="18"/>
                <w:szCs w:val="18"/>
              </w:rPr>
              <w:t>Y</w:t>
            </w:r>
          </w:p>
        </w:tc>
        <w:tc>
          <w:tcPr>
            <w:tcW w:w="5153" w:type="dxa"/>
          </w:tcPr>
          <w:p w:rsidRPr="005610CA" w:rsidR="005610CA" w:rsidP="005610CA" w:rsidRDefault="005610CA" w14:paraId="12DEDC41" w14:textId="651C8533">
            <w:pPr>
              <w:spacing w:after="0" w:line="240" w:lineRule="auto"/>
              <w:ind w:left="0"/>
              <w:rPr>
                <w:rFonts w:cstheme="minorHAnsi"/>
                <w:sz w:val="18"/>
                <w:szCs w:val="18"/>
              </w:rPr>
            </w:pPr>
            <w:r w:rsidRPr="005610CA">
              <w:rPr>
                <w:rFonts w:cstheme="minorHAnsi"/>
                <w:sz w:val="18"/>
                <w:szCs w:val="18"/>
              </w:rPr>
              <w:t>Shipper Details</w:t>
            </w:r>
          </w:p>
        </w:tc>
      </w:tr>
      <w:tr w:rsidRPr="00471BC4" w:rsidR="005610CA" w:rsidTr="00346EB8" w14:paraId="46729A82" w14:textId="77777777">
        <w:tc>
          <w:tcPr>
            <w:tcW w:w="1908" w:type="dxa"/>
          </w:tcPr>
          <w:p w:rsidRPr="005610CA" w:rsidR="005610CA" w:rsidP="005610CA" w:rsidRDefault="005610CA" w14:paraId="3750FE97" w14:textId="2F516F1D">
            <w:pPr>
              <w:spacing w:after="0" w:line="240" w:lineRule="auto"/>
              <w:ind w:left="0"/>
              <w:rPr>
                <w:rFonts w:cstheme="minorHAnsi"/>
                <w:sz w:val="18"/>
                <w:szCs w:val="18"/>
              </w:rPr>
            </w:pPr>
            <w:r w:rsidRPr="005610CA">
              <w:rPr>
                <w:rFonts w:cstheme="minorHAnsi"/>
                <w:sz w:val="18"/>
                <w:szCs w:val="18"/>
              </w:rPr>
              <w:t>Consignee</w:t>
            </w:r>
          </w:p>
        </w:tc>
        <w:tc>
          <w:tcPr>
            <w:tcW w:w="2227" w:type="dxa"/>
          </w:tcPr>
          <w:p w:rsidRPr="005610CA" w:rsidR="005610CA" w:rsidP="005610CA" w:rsidRDefault="005610CA" w14:paraId="3943C4E4" w14:textId="0721A18C">
            <w:pPr>
              <w:spacing w:after="0" w:line="240" w:lineRule="auto"/>
              <w:ind w:left="0"/>
              <w:rPr>
                <w:rFonts w:cstheme="minorHAnsi"/>
                <w:sz w:val="18"/>
                <w:szCs w:val="18"/>
              </w:rPr>
            </w:pPr>
            <w:r w:rsidRPr="005610CA">
              <w:rPr>
                <w:rFonts w:cstheme="minorHAnsi"/>
                <w:sz w:val="18"/>
                <w:szCs w:val="18"/>
              </w:rPr>
              <w:t>Consignee Object</w:t>
            </w:r>
          </w:p>
        </w:tc>
        <w:tc>
          <w:tcPr>
            <w:tcW w:w="990" w:type="dxa"/>
          </w:tcPr>
          <w:p w:rsidRPr="005610CA" w:rsidR="005610CA" w:rsidP="005610CA" w:rsidRDefault="005610CA" w14:paraId="77E53717" w14:textId="6E1591D8">
            <w:pPr>
              <w:spacing w:after="0" w:line="240" w:lineRule="auto"/>
              <w:ind w:left="0"/>
              <w:rPr>
                <w:rFonts w:cstheme="minorHAnsi"/>
                <w:sz w:val="18"/>
                <w:szCs w:val="18"/>
              </w:rPr>
            </w:pPr>
            <w:r>
              <w:rPr>
                <w:rFonts w:cstheme="minorHAnsi"/>
                <w:sz w:val="18"/>
                <w:szCs w:val="18"/>
              </w:rPr>
              <w:t>Y</w:t>
            </w:r>
          </w:p>
        </w:tc>
        <w:tc>
          <w:tcPr>
            <w:tcW w:w="5153" w:type="dxa"/>
          </w:tcPr>
          <w:p w:rsidRPr="005610CA" w:rsidR="005610CA" w:rsidP="005610CA" w:rsidRDefault="005610CA" w14:paraId="2F7F6C83" w14:textId="122EEFAA">
            <w:pPr>
              <w:spacing w:after="0" w:line="240" w:lineRule="auto"/>
              <w:ind w:left="0"/>
              <w:rPr>
                <w:rFonts w:cstheme="minorHAnsi"/>
                <w:sz w:val="18"/>
                <w:szCs w:val="18"/>
              </w:rPr>
            </w:pPr>
            <w:r w:rsidRPr="005610CA">
              <w:rPr>
                <w:rFonts w:cstheme="minorHAnsi"/>
                <w:sz w:val="18"/>
                <w:szCs w:val="18"/>
              </w:rPr>
              <w:t>Consignee Details</w:t>
            </w:r>
          </w:p>
        </w:tc>
      </w:tr>
      <w:tr w:rsidRPr="00471BC4" w:rsidR="005610CA" w:rsidTr="00346EB8" w14:paraId="21F3199D" w14:textId="77777777">
        <w:tc>
          <w:tcPr>
            <w:tcW w:w="1908" w:type="dxa"/>
          </w:tcPr>
          <w:p w:rsidRPr="005610CA" w:rsidR="005610CA" w:rsidP="005610CA" w:rsidRDefault="005610CA" w14:paraId="588A6658" w14:textId="622072A4">
            <w:pPr>
              <w:spacing w:after="0" w:line="240" w:lineRule="auto"/>
              <w:ind w:left="0"/>
              <w:rPr>
                <w:rFonts w:cstheme="minorHAnsi"/>
                <w:sz w:val="18"/>
                <w:szCs w:val="18"/>
              </w:rPr>
            </w:pPr>
            <w:r w:rsidRPr="005610CA">
              <w:rPr>
                <w:rFonts w:cstheme="minorHAnsi"/>
                <w:sz w:val="18"/>
                <w:szCs w:val="18"/>
              </w:rPr>
              <w:t>Services</w:t>
            </w:r>
          </w:p>
        </w:tc>
        <w:tc>
          <w:tcPr>
            <w:tcW w:w="2227" w:type="dxa"/>
          </w:tcPr>
          <w:p w:rsidRPr="005610CA" w:rsidR="005610CA" w:rsidP="005610CA" w:rsidRDefault="005610CA" w14:paraId="50851183" w14:textId="303F3347">
            <w:pPr>
              <w:spacing w:after="0" w:line="240" w:lineRule="auto"/>
              <w:ind w:left="0"/>
              <w:rPr>
                <w:rFonts w:cstheme="minorHAnsi"/>
                <w:sz w:val="18"/>
                <w:szCs w:val="18"/>
              </w:rPr>
            </w:pPr>
            <w:r w:rsidRPr="005610CA">
              <w:rPr>
                <w:rFonts w:cstheme="minorHAnsi"/>
                <w:sz w:val="18"/>
                <w:szCs w:val="18"/>
              </w:rPr>
              <w:t>Services Object</w:t>
            </w:r>
          </w:p>
        </w:tc>
        <w:tc>
          <w:tcPr>
            <w:tcW w:w="990" w:type="dxa"/>
          </w:tcPr>
          <w:p w:rsidRPr="005610CA" w:rsidR="005610CA" w:rsidP="005610CA" w:rsidRDefault="005610CA" w14:paraId="1BFDBCBD" w14:textId="4C88F2DF">
            <w:pPr>
              <w:spacing w:after="0" w:line="240" w:lineRule="auto"/>
              <w:ind w:left="0"/>
              <w:rPr>
                <w:rFonts w:cstheme="minorHAnsi"/>
                <w:sz w:val="18"/>
                <w:szCs w:val="18"/>
              </w:rPr>
            </w:pPr>
            <w:r>
              <w:rPr>
                <w:rFonts w:cstheme="minorHAnsi"/>
                <w:sz w:val="18"/>
                <w:szCs w:val="18"/>
              </w:rPr>
              <w:t>Y</w:t>
            </w:r>
          </w:p>
        </w:tc>
        <w:tc>
          <w:tcPr>
            <w:tcW w:w="5153" w:type="dxa"/>
          </w:tcPr>
          <w:p w:rsidRPr="005610CA" w:rsidR="005610CA" w:rsidP="005610CA" w:rsidRDefault="005610CA" w14:paraId="703E5295" w14:textId="2DAD0315">
            <w:pPr>
              <w:spacing w:after="0" w:line="240" w:lineRule="auto"/>
              <w:ind w:left="0"/>
              <w:rPr>
                <w:rFonts w:cstheme="minorHAnsi"/>
                <w:sz w:val="18"/>
                <w:szCs w:val="18"/>
              </w:rPr>
            </w:pPr>
            <w:r w:rsidRPr="005610CA">
              <w:rPr>
                <w:rFonts w:cstheme="minorHAnsi"/>
                <w:sz w:val="18"/>
                <w:szCs w:val="18"/>
              </w:rPr>
              <w:t xml:space="preserve">Services Details </w:t>
            </w:r>
            <w:proofErr w:type="spellStart"/>
            <w:r w:rsidRPr="005610CA">
              <w:rPr>
                <w:rFonts w:cstheme="minorHAnsi"/>
                <w:sz w:val="18"/>
                <w:szCs w:val="18"/>
              </w:rPr>
              <w:t>i.e</w:t>
            </w:r>
            <w:proofErr w:type="spellEnd"/>
            <w:r w:rsidRPr="005610CA">
              <w:rPr>
                <w:rFonts w:cstheme="minorHAnsi"/>
                <w:sz w:val="18"/>
                <w:szCs w:val="18"/>
              </w:rPr>
              <w:t xml:space="preserve"> Product, Sub Product, Amt</w:t>
            </w:r>
          </w:p>
        </w:tc>
      </w:tr>
      <w:tr w:rsidRPr="00471BC4" w:rsidR="005610CA" w:rsidTr="005610CA" w14:paraId="5755074C" w14:textId="77777777">
        <w:trPr>
          <w:trHeight w:val="233"/>
        </w:trPr>
        <w:tc>
          <w:tcPr>
            <w:tcW w:w="1908" w:type="dxa"/>
          </w:tcPr>
          <w:p w:rsidRPr="005610CA" w:rsidR="005610CA" w:rsidP="005610CA" w:rsidRDefault="005610CA" w14:paraId="44640D07" w14:textId="15B1BC96">
            <w:pPr>
              <w:spacing w:after="0" w:line="240" w:lineRule="auto"/>
              <w:ind w:left="0"/>
              <w:rPr>
                <w:rFonts w:cstheme="minorHAnsi"/>
                <w:sz w:val="18"/>
                <w:szCs w:val="18"/>
              </w:rPr>
            </w:pPr>
            <w:proofErr w:type="spellStart"/>
            <w:r w:rsidRPr="005610CA">
              <w:rPr>
                <w:rFonts w:cstheme="minorHAnsi"/>
                <w:sz w:val="18"/>
                <w:szCs w:val="18"/>
              </w:rPr>
              <w:t>Returnadds</w:t>
            </w:r>
            <w:proofErr w:type="spellEnd"/>
          </w:p>
        </w:tc>
        <w:tc>
          <w:tcPr>
            <w:tcW w:w="2227" w:type="dxa"/>
          </w:tcPr>
          <w:p w:rsidRPr="005610CA" w:rsidR="005610CA" w:rsidP="005610CA" w:rsidRDefault="005610CA" w14:paraId="4D549EEF" w14:textId="039F0636">
            <w:pPr>
              <w:spacing w:after="0" w:line="240" w:lineRule="auto"/>
              <w:ind w:left="0"/>
              <w:rPr>
                <w:rFonts w:cstheme="minorHAnsi"/>
                <w:sz w:val="18"/>
                <w:szCs w:val="18"/>
              </w:rPr>
            </w:pPr>
            <w:proofErr w:type="spellStart"/>
            <w:r w:rsidRPr="005610CA">
              <w:rPr>
                <w:rFonts w:cstheme="minorHAnsi"/>
                <w:sz w:val="18"/>
                <w:szCs w:val="18"/>
              </w:rPr>
              <w:t>Returnadds</w:t>
            </w:r>
            <w:proofErr w:type="spellEnd"/>
            <w:r w:rsidRPr="005610CA">
              <w:rPr>
                <w:rFonts w:cstheme="minorHAnsi"/>
                <w:sz w:val="18"/>
                <w:szCs w:val="18"/>
              </w:rPr>
              <w:t xml:space="preserve"> Object</w:t>
            </w:r>
          </w:p>
        </w:tc>
        <w:tc>
          <w:tcPr>
            <w:tcW w:w="990" w:type="dxa"/>
          </w:tcPr>
          <w:p w:rsidRPr="005610CA" w:rsidR="005610CA" w:rsidP="005610CA" w:rsidRDefault="005610CA" w14:paraId="4262050D" w14:textId="1755C91D">
            <w:pPr>
              <w:spacing w:after="0" w:line="240" w:lineRule="auto"/>
              <w:ind w:left="0"/>
              <w:rPr>
                <w:rFonts w:cstheme="minorHAnsi"/>
                <w:sz w:val="18"/>
                <w:szCs w:val="18"/>
              </w:rPr>
            </w:pPr>
            <w:r>
              <w:rPr>
                <w:rFonts w:cstheme="minorHAnsi"/>
                <w:sz w:val="18"/>
                <w:szCs w:val="18"/>
              </w:rPr>
              <w:t>N</w:t>
            </w:r>
          </w:p>
        </w:tc>
        <w:tc>
          <w:tcPr>
            <w:tcW w:w="5153" w:type="dxa"/>
          </w:tcPr>
          <w:p w:rsidRPr="005610CA" w:rsidR="005610CA" w:rsidP="005610CA" w:rsidRDefault="005610CA" w14:paraId="45688F7A" w14:textId="230DBFD5">
            <w:pPr>
              <w:spacing w:after="0" w:line="240" w:lineRule="auto"/>
              <w:ind w:left="0"/>
              <w:rPr>
                <w:rFonts w:cstheme="minorHAnsi"/>
                <w:sz w:val="18"/>
                <w:szCs w:val="18"/>
              </w:rPr>
            </w:pPr>
            <w:r w:rsidRPr="005610CA">
              <w:rPr>
                <w:rFonts w:cstheme="minorHAnsi"/>
                <w:sz w:val="18"/>
                <w:szCs w:val="18"/>
              </w:rPr>
              <w:t>Return Address details.</w:t>
            </w:r>
          </w:p>
        </w:tc>
      </w:tr>
    </w:tbl>
    <w:p w:rsidR="00206E7B" w:rsidP="004174E7" w:rsidRDefault="00206E7B" w14:paraId="5BD7FACF" w14:textId="6BA138C4"/>
    <w:p w:rsidRPr="005610CA" w:rsidR="005610CA" w:rsidP="004174E7" w:rsidRDefault="005610CA" w14:paraId="488F01A2" w14:textId="5D66A910">
      <w:pPr>
        <w:rPr>
          <w:rFonts w:cstheme="minorHAnsi"/>
          <w:color w:val="000000" w:themeColor="text1"/>
          <w:u w:val="single"/>
        </w:rPr>
      </w:pPr>
      <w:r w:rsidRPr="005610CA">
        <w:rPr>
          <w:rFonts w:cstheme="minorHAnsi"/>
          <w:color w:val="000000" w:themeColor="text1"/>
          <w:u w:val="single"/>
        </w:rPr>
        <w:t>Shipper Definition</w:t>
      </w:r>
      <w:r>
        <w:rPr>
          <w:rFonts w:cstheme="minorHAnsi"/>
          <w:color w:val="000000" w:themeColor="text1"/>
          <w:u w:val="single"/>
        </w:rPr>
        <w:t>:</w:t>
      </w:r>
    </w:p>
    <w:tbl>
      <w:tblPr>
        <w:tblStyle w:val="TableGrid"/>
        <w:tblW w:w="9535" w:type="dxa"/>
        <w:tblLayout w:type="fixed"/>
        <w:tblLook w:val="04A0" w:firstRow="1" w:lastRow="0" w:firstColumn="1" w:lastColumn="0" w:noHBand="0" w:noVBand="1"/>
      </w:tblPr>
      <w:tblGrid>
        <w:gridCol w:w="1885"/>
        <w:gridCol w:w="990"/>
        <w:gridCol w:w="990"/>
        <w:gridCol w:w="900"/>
        <w:gridCol w:w="1620"/>
        <w:gridCol w:w="3150"/>
      </w:tblGrid>
      <w:tr w:rsidR="005B0342" w:rsidTr="005B0342" w14:paraId="644D077C" w14:textId="77777777">
        <w:tc>
          <w:tcPr>
            <w:tcW w:w="1885" w:type="dxa"/>
            <w:shd w:val="clear" w:color="auto" w:fill="1F497D" w:themeFill="text2"/>
          </w:tcPr>
          <w:p w:rsidRPr="00B93C02" w:rsidR="005B0342" w:rsidP="00346EB8" w:rsidRDefault="005B0342" w14:paraId="6A2A2F2F"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990" w:type="dxa"/>
            <w:shd w:val="clear" w:color="auto" w:fill="1F497D" w:themeFill="text2"/>
          </w:tcPr>
          <w:p w:rsidRPr="00B93C02" w:rsidR="005B0342" w:rsidP="00346EB8" w:rsidRDefault="005B0342" w14:paraId="6F61056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5B0342" w:rsidP="00346EB8" w:rsidRDefault="005B0342" w14:paraId="7819066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900" w:type="dxa"/>
            <w:shd w:val="clear" w:color="auto" w:fill="1F497D" w:themeFill="text2"/>
          </w:tcPr>
          <w:p w:rsidRPr="00B90623" w:rsidR="005B0342" w:rsidP="00346EB8" w:rsidRDefault="005B0342" w14:paraId="691AC8AC" w14:textId="566E0FCC">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1620" w:type="dxa"/>
            <w:shd w:val="clear" w:color="auto" w:fill="1F497D" w:themeFill="text2"/>
          </w:tcPr>
          <w:p w:rsidRPr="00B90623" w:rsidR="005B0342" w:rsidP="00346EB8" w:rsidRDefault="005B0342" w14:paraId="6B8F86A6" w14:textId="1477D9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Allowed Values</w:t>
            </w:r>
          </w:p>
        </w:tc>
        <w:tc>
          <w:tcPr>
            <w:tcW w:w="3150" w:type="dxa"/>
            <w:shd w:val="clear" w:color="auto" w:fill="1F497D" w:themeFill="text2"/>
          </w:tcPr>
          <w:p w:rsidRPr="00B93C02" w:rsidR="005B0342" w:rsidP="00346EB8" w:rsidRDefault="005B0342" w14:paraId="73176A11" w14:textId="298B9994">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C627AA" w:rsidTr="005B0342" w14:paraId="14A00070" w14:textId="77777777">
        <w:tc>
          <w:tcPr>
            <w:tcW w:w="1885" w:type="dxa"/>
          </w:tcPr>
          <w:p w:rsidRPr="005610CA" w:rsidR="00C627AA" w:rsidP="00C627AA" w:rsidRDefault="00C627AA" w14:paraId="7A24FCE1" w14:textId="786BF0B5">
            <w:pPr>
              <w:spacing w:after="0" w:line="240" w:lineRule="auto"/>
              <w:ind w:left="0"/>
              <w:rPr>
                <w:rFonts w:cstheme="minorHAnsi"/>
                <w:sz w:val="18"/>
                <w:szCs w:val="18"/>
              </w:rPr>
            </w:pPr>
            <w:proofErr w:type="spellStart"/>
            <w:r w:rsidRPr="005610CA">
              <w:rPr>
                <w:rFonts w:cstheme="minorHAnsi"/>
                <w:sz w:val="18"/>
                <w:szCs w:val="18"/>
              </w:rPr>
              <w:t>OriginArea</w:t>
            </w:r>
            <w:proofErr w:type="spellEnd"/>
          </w:p>
        </w:tc>
        <w:tc>
          <w:tcPr>
            <w:tcW w:w="990" w:type="dxa"/>
          </w:tcPr>
          <w:p w:rsidRPr="005610CA" w:rsidR="00C627AA" w:rsidP="00C627AA" w:rsidRDefault="00C627AA" w14:paraId="780645F6" w14:textId="085323AE">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C627AA" w:rsidP="00C627AA" w:rsidRDefault="00C627AA" w14:paraId="23B6E2E2" w14:textId="38E9463E">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3BB23A3C" w14:textId="69AAD687">
            <w:pPr>
              <w:spacing w:after="0" w:line="240" w:lineRule="auto"/>
              <w:ind w:left="0"/>
              <w:rPr>
                <w:rFonts w:cstheme="minorHAnsi"/>
                <w:sz w:val="18"/>
                <w:szCs w:val="18"/>
              </w:rPr>
            </w:pPr>
            <w:r w:rsidRPr="005B0342">
              <w:rPr>
                <w:rFonts w:cstheme="minorHAnsi"/>
                <w:sz w:val="18"/>
                <w:szCs w:val="18"/>
              </w:rPr>
              <w:t>3</w:t>
            </w:r>
          </w:p>
        </w:tc>
        <w:tc>
          <w:tcPr>
            <w:tcW w:w="1620" w:type="dxa"/>
          </w:tcPr>
          <w:p w:rsidRPr="005610CA" w:rsidR="00C627AA" w:rsidP="00C627AA" w:rsidRDefault="00C627AA" w14:paraId="7842BFAE" w14:textId="6FC9D019">
            <w:pPr>
              <w:spacing w:after="0" w:line="240" w:lineRule="auto"/>
              <w:ind w:left="0"/>
              <w:rPr>
                <w:rFonts w:cstheme="minorHAnsi"/>
                <w:sz w:val="18"/>
                <w:szCs w:val="18"/>
              </w:rPr>
            </w:pPr>
            <w:r w:rsidRPr="005B0342">
              <w:rPr>
                <w:rFonts w:cstheme="minorHAnsi"/>
                <w:sz w:val="18"/>
                <w:szCs w:val="18"/>
              </w:rPr>
              <w:t>A-Z</w:t>
            </w:r>
          </w:p>
        </w:tc>
        <w:tc>
          <w:tcPr>
            <w:tcW w:w="3150" w:type="dxa"/>
          </w:tcPr>
          <w:p w:rsidRPr="00C627AA" w:rsidR="00C627AA" w:rsidP="00C627AA" w:rsidRDefault="00C627AA" w14:paraId="3A2ABCF6" w14:textId="37C09AA2">
            <w:pPr>
              <w:spacing w:after="0" w:line="240" w:lineRule="auto"/>
              <w:ind w:left="0"/>
              <w:rPr>
                <w:rFonts w:cstheme="minorHAnsi"/>
                <w:sz w:val="18"/>
                <w:szCs w:val="18"/>
              </w:rPr>
            </w:pPr>
            <w:r w:rsidRPr="00C627AA">
              <w:rPr>
                <w:rFonts w:cstheme="minorHAnsi"/>
                <w:sz w:val="18"/>
                <w:szCs w:val="18"/>
              </w:rPr>
              <w:t xml:space="preserve">Customer Area code </w:t>
            </w:r>
          </w:p>
        </w:tc>
      </w:tr>
      <w:tr w:rsidRPr="00471BC4" w:rsidR="00C627AA" w:rsidTr="005B0342" w14:paraId="24182D89" w14:textId="77777777">
        <w:tc>
          <w:tcPr>
            <w:tcW w:w="1885" w:type="dxa"/>
          </w:tcPr>
          <w:p w:rsidRPr="005610CA" w:rsidR="00C627AA" w:rsidP="00C627AA" w:rsidRDefault="00C627AA" w14:paraId="593D7EB6" w14:textId="5FFE4DEE">
            <w:pPr>
              <w:spacing w:after="0" w:line="240" w:lineRule="auto"/>
              <w:ind w:left="0"/>
              <w:rPr>
                <w:rFonts w:cstheme="minorHAnsi"/>
                <w:sz w:val="18"/>
                <w:szCs w:val="18"/>
              </w:rPr>
            </w:pPr>
            <w:proofErr w:type="spellStart"/>
            <w:r w:rsidRPr="005610CA">
              <w:rPr>
                <w:rFonts w:cstheme="minorHAnsi"/>
                <w:sz w:val="18"/>
                <w:szCs w:val="18"/>
              </w:rPr>
              <w:t>CustomerCode</w:t>
            </w:r>
            <w:proofErr w:type="spellEnd"/>
          </w:p>
        </w:tc>
        <w:tc>
          <w:tcPr>
            <w:tcW w:w="990" w:type="dxa"/>
          </w:tcPr>
          <w:p w:rsidRPr="005610CA" w:rsidR="00C627AA" w:rsidP="00C627AA" w:rsidRDefault="00C627AA" w14:paraId="2732E489" w14:textId="427946B1">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C627AA" w:rsidP="00C627AA" w:rsidRDefault="00C627AA" w14:paraId="66761C22" w14:textId="5B0685F8">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66A0C7D6" w14:textId="59F4EB28">
            <w:pPr>
              <w:spacing w:after="0" w:line="240" w:lineRule="auto"/>
              <w:ind w:left="0"/>
              <w:rPr>
                <w:rFonts w:cstheme="minorHAnsi"/>
                <w:sz w:val="18"/>
                <w:szCs w:val="18"/>
              </w:rPr>
            </w:pPr>
            <w:r w:rsidRPr="005B0342">
              <w:rPr>
                <w:rFonts w:cstheme="minorHAnsi"/>
                <w:sz w:val="18"/>
                <w:szCs w:val="18"/>
              </w:rPr>
              <w:t>6</w:t>
            </w:r>
          </w:p>
        </w:tc>
        <w:tc>
          <w:tcPr>
            <w:tcW w:w="1620" w:type="dxa"/>
          </w:tcPr>
          <w:p w:rsidRPr="005610CA" w:rsidR="00C627AA" w:rsidP="00C627AA" w:rsidRDefault="00C627AA" w14:paraId="79A850F5" w14:textId="2C413CB4">
            <w:pPr>
              <w:spacing w:after="0" w:line="240" w:lineRule="auto"/>
              <w:ind w:left="0"/>
              <w:rPr>
                <w:rFonts w:cstheme="minorHAnsi"/>
                <w:sz w:val="18"/>
                <w:szCs w:val="18"/>
              </w:rPr>
            </w:pPr>
            <w:r w:rsidRPr="005B0342">
              <w:rPr>
                <w:rFonts w:cstheme="minorHAnsi"/>
                <w:sz w:val="18"/>
                <w:szCs w:val="18"/>
              </w:rPr>
              <w:t>A-Z,0-9</w:t>
            </w:r>
          </w:p>
        </w:tc>
        <w:tc>
          <w:tcPr>
            <w:tcW w:w="3150" w:type="dxa"/>
          </w:tcPr>
          <w:p w:rsidRPr="00C627AA" w:rsidR="00C627AA" w:rsidP="00C627AA" w:rsidRDefault="00C627AA" w14:paraId="5C221F50" w14:textId="72F91815">
            <w:pPr>
              <w:spacing w:after="0" w:line="240" w:lineRule="auto"/>
              <w:ind w:left="0"/>
              <w:rPr>
                <w:rFonts w:cstheme="minorHAnsi"/>
                <w:sz w:val="18"/>
                <w:szCs w:val="18"/>
              </w:rPr>
            </w:pPr>
            <w:r w:rsidRPr="00C627AA">
              <w:rPr>
                <w:rFonts w:cstheme="minorHAnsi"/>
                <w:noProof/>
                <w:sz w:val="18"/>
                <w:szCs w:val="18"/>
              </w:rPr>
              <w:t>Customer Code</w:t>
            </w:r>
          </w:p>
        </w:tc>
      </w:tr>
      <w:tr w:rsidRPr="00471BC4" w:rsidR="00C627AA" w:rsidTr="005B0342" w14:paraId="555C0D6C" w14:textId="77777777">
        <w:tc>
          <w:tcPr>
            <w:tcW w:w="1885" w:type="dxa"/>
          </w:tcPr>
          <w:p w:rsidRPr="005610CA" w:rsidR="00C627AA" w:rsidP="00C627AA" w:rsidRDefault="00C627AA" w14:paraId="4E97A2B5" w14:textId="3A009F2B">
            <w:pPr>
              <w:spacing w:after="0" w:line="240" w:lineRule="auto"/>
              <w:ind w:left="0"/>
              <w:rPr>
                <w:rFonts w:cstheme="minorHAnsi"/>
                <w:sz w:val="18"/>
                <w:szCs w:val="18"/>
              </w:rPr>
            </w:pPr>
            <w:proofErr w:type="spellStart"/>
            <w:r w:rsidRPr="005610CA">
              <w:rPr>
                <w:rFonts w:cstheme="minorHAnsi"/>
                <w:sz w:val="18"/>
                <w:szCs w:val="18"/>
              </w:rPr>
              <w:t>CustomerName</w:t>
            </w:r>
            <w:proofErr w:type="spellEnd"/>
          </w:p>
        </w:tc>
        <w:tc>
          <w:tcPr>
            <w:tcW w:w="990" w:type="dxa"/>
          </w:tcPr>
          <w:p w:rsidRPr="005610CA" w:rsidR="00C627AA" w:rsidP="00C627AA" w:rsidRDefault="00C627AA" w14:paraId="2A49CD9A" w14:textId="47156F43">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C627AA" w:rsidP="00C627AA" w:rsidRDefault="00C627AA" w14:paraId="6C614A3C" w14:textId="6C2B85D9">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6A630B6A" w14:textId="23EE4FE0">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C627AA" w:rsidP="00C627AA" w:rsidRDefault="00C627AA" w14:paraId="5611E796" w14:textId="5DC29556">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C627AA" w:rsidP="00C627AA" w:rsidRDefault="00C627AA" w14:paraId="6B69CFF6" w14:textId="591DD8A9">
            <w:pPr>
              <w:spacing w:after="0" w:line="240" w:lineRule="auto"/>
              <w:ind w:left="0"/>
              <w:rPr>
                <w:rFonts w:cstheme="minorHAnsi"/>
                <w:noProof/>
                <w:sz w:val="18"/>
                <w:szCs w:val="18"/>
              </w:rPr>
            </w:pPr>
            <w:r w:rsidRPr="00C627AA">
              <w:rPr>
                <w:rFonts w:cstheme="minorHAnsi"/>
                <w:noProof/>
                <w:sz w:val="18"/>
                <w:szCs w:val="18"/>
              </w:rPr>
              <w:t xml:space="preserve">Customer Name. </w:t>
            </w:r>
            <w:r w:rsidRPr="007F3A1E">
              <w:rPr>
                <w:rFonts w:cstheme="minorHAnsi"/>
                <w:noProof/>
                <w:sz w:val="18"/>
                <w:szCs w:val="18"/>
              </w:rPr>
              <w:t>Mandatory for Intl Outbound product</w:t>
            </w:r>
          </w:p>
        </w:tc>
      </w:tr>
      <w:tr w:rsidRPr="00471BC4" w:rsidR="00C627AA" w:rsidTr="005B0342" w14:paraId="7ADB4156" w14:textId="77777777">
        <w:trPr>
          <w:trHeight w:val="233"/>
        </w:trPr>
        <w:tc>
          <w:tcPr>
            <w:tcW w:w="1885" w:type="dxa"/>
          </w:tcPr>
          <w:p w:rsidRPr="005610CA" w:rsidR="00C627AA" w:rsidP="00C627AA" w:rsidRDefault="00C627AA" w14:paraId="477BC838" w14:textId="44E70A30">
            <w:pPr>
              <w:spacing w:after="0" w:line="240" w:lineRule="auto"/>
              <w:ind w:left="0"/>
              <w:rPr>
                <w:rFonts w:cstheme="minorHAnsi"/>
                <w:sz w:val="18"/>
                <w:szCs w:val="18"/>
              </w:rPr>
            </w:pPr>
            <w:r w:rsidRPr="005610CA">
              <w:rPr>
                <w:rFonts w:cstheme="minorHAnsi"/>
                <w:sz w:val="18"/>
                <w:szCs w:val="18"/>
              </w:rPr>
              <w:t>CustomerAddress1</w:t>
            </w:r>
          </w:p>
        </w:tc>
        <w:tc>
          <w:tcPr>
            <w:tcW w:w="990" w:type="dxa"/>
          </w:tcPr>
          <w:p w:rsidRPr="005610CA" w:rsidR="00C627AA" w:rsidP="00C627AA" w:rsidRDefault="00C627AA" w14:paraId="72BCD9F7" w14:textId="4EDDD089">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C627AA" w:rsidP="00C627AA" w:rsidRDefault="00C627AA" w14:paraId="5202DFD3" w14:textId="038A2D70">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15354CEB" w14:textId="087AFEE6">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C627AA" w:rsidP="00C627AA" w:rsidRDefault="00C627AA" w14:paraId="5E2AE192" w14:textId="0CE7FD2E">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C627AA" w:rsidP="00C627AA" w:rsidRDefault="00C627AA" w14:paraId="53518EAC" w14:textId="690DAF1F">
            <w:pPr>
              <w:spacing w:after="0" w:line="240" w:lineRule="auto"/>
              <w:ind w:left="0"/>
              <w:rPr>
                <w:rFonts w:cstheme="minorHAnsi"/>
                <w:noProof/>
                <w:sz w:val="18"/>
                <w:szCs w:val="18"/>
              </w:rPr>
            </w:pPr>
            <w:r w:rsidRPr="00C627AA">
              <w:rPr>
                <w:rFonts w:cstheme="minorHAnsi"/>
                <w:noProof/>
                <w:sz w:val="18"/>
                <w:szCs w:val="18"/>
              </w:rPr>
              <w:t xml:space="preserve">Customer Address1. </w:t>
            </w:r>
            <w:r w:rsidRPr="007F3A1E">
              <w:rPr>
                <w:rFonts w:cstheme="minorHAnsi"/>
                <w:noProof/>
                <w:sz w:val="18"/>
                <w:szCs w:val="18"/>
              </w:rPr>
              <w:t>Mandatory for Intl Outbound product</w:t>
            </w:r>
          </w:p>
        </w:tc>
      </w:tr>
      <w:tr w:rsidRPr="00471BC4" w:rsidR="00C627AA" w:rsidTr="005B0342" w14:paraId="0A3835A4" w14:textId="77777777">
        <w:trPr>
          <w:trHeight w:val="233"/>
        </w:trPr>
        <w:tc>
          <w:tcPr>
            <w:tcW w:w="1885" w:type="dxa"/>
          </w:tcPr>
          <w:p w:rsidRPr="005610CA" w:rsidR="00C627AA" w:rsidP="00C627AA" w:rsidRDefault="00C627AA" w14:paraId="24C9E17F" w14:textId="6E7EBDE8">
            <w:pPr>
              <w:spacing w:after="0" w:line="240" w:lineRule="auto"/>
              <w:ind w:left="0"/>
              <w:rPr>
                <w:rFonts w:cstheme="minorHAnsi"/>
                <w:sz w:val="18"/>
                <w:szCs w:val="18"/>
              </w:rPr>
            </w:pPr>
            <w:r w:rsidRPr="005610CA">
              <w:rPr>
                <w:rFonts w:cstheme="minorHAnsi"/>
                <w:sz w:val="18"/>
                <w:szCs w:val="18"/>
              </w:rPr>
              <w:t>CustomerAddress2</w:t>
            </w:r>
          </w:p>
        </w:tc>
        <w:tc>
          <w:tcPr>
            <w:tcW w:w="990" w:type="dxa"/>
          </w:tcPr>
          <w:p w:rsidRPr="005610CA" w:rsidR="00C627AA" w:rsidP="00C627AA" w:rsidRDefault="00C627AA" w14:paraId="6FDC8CFE" w14:textId="2E95E639">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7B19CD87" w14:textId="66FDC367">
            <w:pPr>
              <w:spacing w:after="0" w:line="240" w:lineRule="auto"/>
              <w:ind w:left="0"/>
              <w:rPr>
                <w:rFonts w:cstheme="minorHAnsi"/>
                <w:sz w:val="18"/>
                <w:szCs w:val="18"/>
              </w:rPr>
            </w:pPr>
            <w:r>
              <w:rPr>
                <w:rFonts w:cstheme="minorHAnsi"/>
                <w:sz w:val="18"/>
                <w:szCs w:val="18"/>
              </w:rPr>
              <w:t>N</w:t>
            </w:r>
          </w:p>
        </w:tc>
        <w:tc>
          <w:tcPr>
            <w:tcW w:w="900" w:type="dxa"/>
          </w:tcPr>
          <w:p w:rsidRPr="005610CA" w:rsidR="00C627AA" w:rsidP="00C627AA" w:rsidRDefault="00C627AA" w14:paraId="4FC6DC27" w14:textId="71916BB5">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C627AA" w:rsidP="00C627AA" w:rsidRDefault="00C627AA" w14:paraId="15F61B7D" w14:textId="3AE887A2">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C627AA" w:rsidP="00C627AA" w:rsidRDefault="00C627AA" w14:paraId="27EEAB8E" w14:textId="4D042F66">
            <w:pPr>
              <w:spacing w:after="0" w:line="240" w:lineRule="auto"/>
              <w:ind w:left="0"/>
              <w:rPr>
                <w:rFonts w:cstheme="minorHAnsi"/>
                <w:noProof/>
                <w:sz w:val="18"/>
                <w:szCs w:val="18"/>
              </w:rPr>
            </w:pPr>
            <w:r w:rsidRPr="00C627AA">
              <w:rPr>
                <w:rFonts w:cstheme="minorHAnsi"/>
                <w:noProof/>
                <w:sz w:val="18"/>
                <w:szCs w:val="18"/>
              </w:rPr>
              <w:t xml:space="preserve">Customer Address2. </w:t>
            </w:r>
            <w:r w:rsidRPr="007F3A1E">
              <w:rPr>
                <w:rFonts w:cstheme="minorHAnsi"/>
                <w:noProof/>
                <w:sz w:val="18"/>
                <w:szCs w:val="18"/>
              </w:rPr>
              <w:t>Mandatory for Intl Outbound product</w:t>
            </w:r>
          </w:p>
        </w:tc>
      </w:tr>
      <w:tr w:rsidRPr="00471BC4" w:rsidR="00C627AA" w:rsidTr="005B0342" w14:paraId="6ECC916B" w14:textId="77777777">
        <w:trPr>
          <w:trHeight w:val="233"/>
        </w:trPr>
        <w:tc>
          <w:tcPr>
            <w:tcW w:w="1885" w:type="dxa"/>
          </w:tcPr>
          <w:p w:rsidRPr="005610CA" w:rsidR="00C627AA" w:rsidP="00C627AA" w:rsidRDefault="00C627AA" w14:paraId="39629763" w14:textId="0F4871C2">
            <w:pPr>
              <w:spacing w:after="0" w:line="240" w:lineRule="auto"/>
              <w:ind w:left="0"/>
              <w:rPr>
                <w:rFonts w:cstheme="minorHAnsi"/>
                <w:sz w:val="18"/>
                <w:szCs w:val="18"/>
              </w:rPr>
            </w:pPr>
            <w:r w:rsidRPr="005610CA">
              <w:rPr>
                <w:rFonts w:cstheme="minorHAnsi"/>
                <w:sz w:val="18"/>
                <w:szCs w:val="18"/>
              </w:rPr>
              <w:t>CustomerAddress3</w:t>
            </w:r>
          </w:p>
        </w:tc>
        <w:tc>
          <w:tcPr>
            <w:tcW w:w="990" w:type="dxa"/>
          </w:tcPr>
          <w:p w:rsidRPr="005610CA" w:rsidR="00C627AA" w:rsidP="00C627AA" w:rsidRDefault="00C627AA" w14:paraId="16568ABB" w14:textId="47ADD300">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1114F2A4" w14:textId="5DF08137">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518A251A" w14:textId="3E27AFB1">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C627AA" w:rsidP="00C627AA" w:rsidRDefault="00C627AA" w14:paraId="3867F8FD" w14:textId="2810FF59">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C627AA" w:rsidP="00C627AA" w:rsidRDefault="00C627AA" w14:paraId="6BAD34B9" w14:textId="349B2E8D">
            <w:pPr>
              <w:spacing w:after="0" w:line="240" w:lineRule="auto"/>
              <w:ind w:left="0"/>
              <w:rPr>
                <w:rFonts w:cstheme="minorHAnsi"/>
                <w:noProof/>
                <w:sz w:val="18"/>
                <w:szCs w:val="18"/>
              </w:rPr>
            </w:pPr>
            <w:r w:rsidRPr="00C627AA">
              <w:rPr>
                <w:rFonts w:cstheme="minorHAnsi"/>
                <w:noProof/>
                <w:sz w:val="18"/>
                <w:szCs w:val="18"/>
              </w:rPr>
              <w:t xml:space="preserve">Customer Address3. </w:t>
            </w:r>
            <w:r w:rsidRPr="007F3A1E">
              <w:rPr>
                <w:rFonts w:cstheme="minorHAnsi"/>
                <w:noProof/>
                <w:sz w:val="18"/>
                <w:szCs w:val="18"/>
              </w:rPr>
              <w:t>Optional for Intl Outbound product</w:t>
            </w:r>
          </w:p>
        </w:tc>
      </w:tr>
      <w:tr w:rsidRPr="00471BC4" w:rsidR="00C627AA" w:rsidTr="005B0342" w14:paraId="49337BFF" w14:textId="77777777">
        <w:trPr>
          <w:trHeight w:val="233"/>
        </w:trPr>
        <w:tc>
          <w:tcPr>
            <w:tcW w:w="1885" w:type="dxa"/>
          </w:tcPr>
          <w:p w:rsidRPr="005610CA" w:rsidR="00C627AA" w:rsidP="00C627AA" w:rsidRDefault="00C627AA" w14:paraId="191B667D" w14:textId="6940D858">
            <w:pPr>
              <w:spacing w:after="0" w:line="240" w:lineRule="auto"/>
              <w:ind w:left="0"/>
              <w:rPr>
                <w:rFonts w:cstheme="minorHAnsi"/>
                <w:sz w:val="18"/>
                <w:szCs w:val="18"/>
              </w:rPr>
            </w:pPr>
            <w:proofErr w:type="spellStart"/>
            <w:r w:rsidRPr="005610CA">
              <w:rPr>
                <w:rFonts w:cstheme="minorHAnsi"/>
                <w:sz w:val="18"/>
                <w:szCs w:val="18"/>
              </w:rPr>
              <w:t>CustomerPincode</w:t>
            </w:r>
            <w:proofErr w:type="spellEnd"/>
          </w:p>
        </w:tc>
        <w:tc>
          <w:tcPr>
            <w:tcW w:w="990" w:type="dxa"/>
          </w:tcPr>
          <w:p w:rsidRPr="005610CA" w:rsidR="00C627AA" w:rsidP="00C627AA" w:rsidRDefault="00C627AA" w14:paraId="4B379191" w14:textId="45965DAC">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2DD83E72" w14:textId="6E99F26B">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0A43B2B6" w14:textId="138BFE75">
            <w:pPr>
              <w:spacing w:after="0" w:line="240" w:lineRule="auto"/>
              <w:ind w:left="0"/>
              <w:rPr>
                <w:rFonts w:cstheme="minorHAnsi"/>
                <w:sz w:val="18"/>
                <w:szCs w:val="18"/>
              </w:rPr>
            </w:pPr>
            <w:r w:rsidRPr="005B0342">
              <w:rPr>
                <w:rFonts w:cstheme="minorHAnsi"/>
                <w:sz w:val="18"/>
                <w:szCs w:val="18"/>
              </w:rPr>
              <w:t>6</w:t>
            </w:r>
          </w:p>
        </w:tc>
        <w:tc>
          <w:tcPr>
            <w:tcW w:w="1620" w:type="dxa"/>
          </w:tcPr>
          <w:p w:rsidRPr="005610CA" w:rsidR="00C627AA" w:rsidP="00C627AA" w:rsidRDefault="00C627AA" w14:paraId="153E34DA" w14:textId="2F20BA12">
            <w:pPr>
              <w:spacing w:after="0" w:line="240" w:lineRule="auto"/>
              <w:ind w:left="0"/>
              <w:rPr>
                <w:rFonts w:cstheme="minorHAnsi"/>
                <w:sz w:val="18"/>
                <w:szCs w:val="18"/>
              </w:rPr>
            </w:pPr>
            <w:r w:rsidRPr="005B0342">
              <w:rPr>
                <w:rFonts w:cstheme="minorHAnsi"/>
                <w:sz w:val="18"/>
                <w:szCs w:val="18"/>
              </w:rPr>
              <w:t>0-9</w:t>
            </w:r>
          </w:p>
        </w:tc>
        <w:tc>
          <w:tcPr>
            <w:tcW w:w="3150" w:type="dxa"/>
          </w:tcPr>
          <w:p w:rsidRPr="00C627AA" w:rsidR="00C627AA" w:rsidP="00C627AA" w:rsidRDefault="00C627AA" w14:paraId="5BE05BED" w14:textId="4055B08A">
            <w:pPr>
              <w:spacing w:after="0" w:line="240" w:lineRule="auto"/>
              <w:ind w:left="0"/>
              <w:rPr>
                <w:rFonts w:cstheme="minorHAnsi"/>
                <w:sz w:val="18"/>
                <w:szCs w:val="18"/>
              </w:rPr>
            </w:pPr>
            <w:r w:rsidRPr="00C627AA">
              <w:rPr>
                <w:rFonts w:cstheme="minorHAnsi"/>
                <w:noProof/>
                <w:sz w:val="18"/>
                <w:szCs w:val="18"/>
              </w:rPr>
              <w:t>Customer Pincode</w:t>
            </w:r>
          </w:p>
        </w:tc>
      </w:tr>
      <w:tr w:rsidRPr="00471BC4" w:rsidR="00C627AA" w:rsidTr="005B0342" w14:paraId="2E51BA59" w14:textId="77777777">
        <w:trPr>
          <w:trHeight w:val="233"/>
        </w:trPr>
        <w:tc>
          <w:tcPr>
            <w:tcW w:w="1885" w:type="dxa"/>
          </w:tcPr>
          <w:p w:rsidRPr="005610CA" w:rsidR="00C627AA" w:rsidP="00C627AA" w:rsidRDefault="00C627AA" w14:paraId="4C20826A" w14:textId="77B8A2FF">
            <w:pPr>
              <w:spacing w:after="0" w:line="240" w:lineRule="auto"/>
              <w:ind w:left="0"/>
              <w:rPr>
                <w:rFonts w:cstheme="minorHAnsi"/>
                <w:sz w:val="18"/>
                <w:szCs w:val="18"/>
              </w:rPr>
            </w:pPr>
            <w:proofErr w:type="spellStart"/>
            <w:r w:rsidRPr="005610CA">
              <w:rPr>
                <w:rFonts w:cstheme="minorHAnsi"/>
                <w:sz w:val="18"/>
                <w:szCs w:val="18"/>
              </w:rPr>
              <w:t>CustomerTelephone</w:t>
            </w:r>
            <w:proofErr w:type="spellEnd"/>
          </w:p>
        </w:tc>
        <w:tc>
          <w:tcPr>
            <w:tcW w:w="990" w:type="dxa"/>
          </w:tcPr>
          <w:p w:rsidRPr="005610CA" w:rsidR="00C627AA" w:rsidP="00C627AA" w:rsidRDefault="00C627AA" w14:paraId="163804BC" w14:textId="34945ACA">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7E1A6D2B" w14:textId="22F5F21A">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4196F437" w14:textId="7CAD8A38">
            <w:pPr>
              <w:spacing w:after="0" w:line="240" w:lineRule="auto"/>
              <w:ind w:left="0"/>
              <w:rPr>
                <w:rFonts w:cstheme="minorHAnsi"/>
                <w:sz w:val="18"/>
                <w:szCs w:val="18"/>
              </w:rPr>
            </w:pPr>
            <w:r w:rsidRPr="005B0342">
              <w:rPr>
                <w:rFonts w:cstheme="minorHAnsi"/>
                <w:sz w:val="18"/>
                <w:szCs w:val="18"/>
              </w:rPr>
              <w:t>6-15</w:t>
            </w:r>
          </w:p>
        </w:tc>
        <w:tc>
          <w:tcPr>
            <w:tcW w:w="1620" w:type="dxa"/>
          </w:tcPr>
          <w:p w:rsidRPr="005610CA" w:rsidR="00C627AA" w:rsidP="00C627AA" w:rsidRDefault="00C627AA" w14:paraId="1FFE0D8F" w14:textId="158F1BFC">
            <w:pPr>
              <w:spacing w:after="0" w:line="240" w:lineRule="auto"/>
              <w:ind w:left="0"/>
              <w:rPr>
                <w:rFonts w:cstheme="minorHAnsi"/>
                <w:sz w:val="18"/>
                <w:szCs w:val="18"/>
              </w:rPr>
            </w:pPr>
            <w:r w:rsidRPr="005B0342">
              <w:rPr>
                <w:rFonts w:cstheme="minorHAnsi"/>
                <w:sz w:val="18"/>
                <w:szCs w:val="18"/>
              </w:rPr>
              <w:t>0-9</w:t>
            </w:r>
          </w:p>
        </w:tc>
        <w:tc>
          <w:tcPr>
            <w:tcW w:w="3150" w:type="dxa"/>
          </w:tcPr>
          <w:p w:rsidRPr="00C627AA" w:rsidR="00C627AA" w:rsidP="00C627AA" w:rsidRDefault="00C627AA" w14:paraId="56DB18C2" w14:textId="32626564">
            <w:pPr>
              <w:spacing w:after="0" w:line="240" w:lineRule="auto"/>
              <w:ind w:left="0"/>
              <w:rPr>
                <w:rFonts w:cstheme="minorHAnsi"/>
                <w:noProof/>
                <w:sz w:val="18"/>
                <w:szCs w:val="18"/>
              </w:rPr>
            </w:pPr>
            <w:r w:rsidRPr="00C627AA">
              <w:rPr>
                <w:rFonts w:cstheme="minorHAnsi"/>
                <w:noProof/>
                <w:sz w:val="18"/>
                <w:szCs w:val="18"/>
              </w:rPr>
              <w:t>Customer Telephone Number</w:t>
            </w:r>
          </w:p>
        </w:tc>
      </w:tr>
      <w:tr w:rsidRPr="00471BC4" w:rsidR="00C627AA" w:rsidTr="005B0342" w14:paraId="0A099999" w14:textId="77777777">
        <w:trPr>
          <w:trHeight w:val="233"/>
        </w:trPr>
        <w:tc>
          <w:tcPr>
            <w:tcW w:w="1885" w:type="dxa"/>
          </w:tcPr>
          <w:p w:rsidRPr="005610CA" w:rsidR="00C627AA" w:rsidP="00C627AA" w:rsidRDefault="00C627AA" w14:paraId="131F0FA0" w14:textId="01521A95">
            <w:pPr>
              <w:spacing w:after="0" w:line="240" w:lineRule="auto"/>
              <w:ind w:left="0"/>
              <w:rPr>
                <w:rFonts w:cstheme="minorHAnsi"/>
                <w:sz w:val="18"/>
                <w:szCs w:val="18"/>
              </w:rPr>
            </w:pPr>
            <w:proofErr w:type="spellStart"/>
            <w:r w:rsidRPr="005610CA">
              <w:rPr>
                <w:rFonts w:cstheme="minorHAnsi"/>
                <w:sz w:val="18"/>
                <w:szCs w:val="18"/>
              </w:rPr>
              <w:t>CustomerMobile</w:t>
            </w:r>
            <w:proofErr w:type="spellEnd"/>
          </w:p>
        </w:tc>
        <w:tc>
          <w:tcPr>
            <w:tcW w:w="990" w:type="dxa"/>
          </w:tcPr>
          <w:p w:rsidRPr="005610CA" w:rsidR="00C627AA" w:rsidP="00C627AA" w:rsidRDefault="00C627AA" w14:paraId="29A7307D" w14:textId="3A6BBFEA">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0DFBEA34" w14:textId="50559368">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10E938F7" w14:textId="289C7DA2">
            <w:pPr>
              <w:spacing w:after="0" w:line="240" w:lineRule="auto"/>
              <w:ind w:left="0"/>
              <w:rPr>
                <w:rFonts w:cstheme="minorHAnsi"/>
                <w:sz w:val="18"/>
                <w:szCs w:val="18"/>
              </w:rPr>
            </w:pPr>
            <w:r w:rsidRPr="005B0342">
              <w:rPr>
                <w:rFonts w:cstheme="minorHAnsi"/>
                <w:sz w:val="18"/>
                <w:szCs w:val="18"/>
              </w:rPr>
              <w:t>10-15</w:t>
            </w:r>
          </w:p>
        </w:tc>
        <w:tc>
          <w:tcPr>
            <w:tcW w:w="1620" w:type="dxa"/>
          </w:tcPr>
          <w:p w:rsidRPr="005610CA" w:rsidR="00C627AA" w:rsidP="00C627AA" w:rsidRDefault="00C627AA" w14:paraId="6BDB9257" w14:textId="2E31450D">
            <w:pPr>
              <w:spacing w:after="0" w:line="240" w:lineRule="auto"/>
              <w:ind w:left="0"/>
              <w:rPr>
                <w:rFonts w:cstheme="minorHAnsi"/>
                <w:sz w:val="18"/>
                <w:szCs w:val="18"/>
              </w:rPr>
            </w:pPr>
            <w:r w:rsidRPr="005B0342">
              <w:rPr>
                <w:rFonts w:cstheme="minorHAnsi"/>
                <w:sz w:val="18"/>
                <w:szCs w:val="18"/>
              </w:rPr>
              <w:t>0-9</w:t>
            </w:r>
          </w:p>
        </w:tc>
        <w:tc>
          <w:tcPr>
            <w:tcW w:w="3150" w:type="dxa"/>
          </w:tcPr>
          <w:p w:rsidRPr="00C627AA" w:rsidR="00C627AA" w:rsidP="00C627AA" w:rsidRDefault="00C627AA" w14:paraId="1454889D" w14:textId="03D87D35">
            <w:pPr>
              <w:spacing w:after="0" w:line="240" w:lineRule="auto"/>
              <w:ind w:left="0"/>
              <w:rPr>
                <w:rFonts w:cstheme="minorHAnsi"/>
                <w:noProof/>
                <w:sz w:val="18"/>
                <w:szCs w:val="18"/>
              </w:rPr>
            </w:pPr>
            <w:r w:rsidRPr="00C627AA">
              <w:rPr>
                <w:rFonts w:cstheme="minorHAnsi"/>
                <w:noProof/>
                <w:sz w:val="18"/>
                <w:szCs w:val="18"/>
              </w:rPr>
              <w:t xml:space="preserve">Customer Mobile Number. </w:t>
            </w:r>
            <w:r w:rsidRPr="007F3A1E">
              <w:rPr>
                <w:rFonts w:cstheme="minorHAnsi"/>
                <w:noProof/>
                <w:sz w:val="18"/>
                <w:szCs w:val="18"/>
              </w:rPr>
              <w:t>Mandatory for Intl Outbound product</w:t>
            </w:r>
          </w:p>
        </w:tc>
      </w:tr>
      <w:tr w:rsidRPr="00471BC4" w:rsidR="00C627AA" w:rsidTr="005B0342" w14:paraId="7282759B" w14:textId="77777777">
        <w:trPr>
          <w:trHeight w:val="233"/>
        </w:trPr>
        <w:tc>
          <w:tcPr>
            <w:tcW w:w="1885" w:type="dxa"/>
          </w:tcPr>
          <w:p w:rsidRPr="005610CA" w:rsidR="00C627AA" w:rsidP="00C627AA" w:rsidRDefault="00C627AA" w14:paraId="28EEF15B" w14:textId="45D2890A">
            <w:pPr>
              <w:spacing w:after="0" w:line="240" w:lineRule="auto"/>
              <w:ind w:left="0"/>
              <w:rPr>
                <w:rFonts w:cstheme="minorHAnsi"/>
                <w:sz w:val="18"/>
                <w:szCs w:val="18"/>
              </w:rPr>
            </w:pPr>
            <w:proofErr w:type="spellStart"/>
            <w:r w:rsidRPr="005610CA">
              <w:rPr>
                <w:rFonts w:cstheme="minorHAnsi"/>
                <w:sz w:val="18"/>
                <w:szCs w:val="18"/>
              </w:rPr>
              <w:t>CustomerEmailID</w:t>
            </w:r>
            <w:proofErr w:type="spellEnd"/>
          </w:p>
        </w:tc>
        <w:tc>
          <w:tcPr>
            <w:tcW w:w="990" w:type="dxa"/>
          </w:tcPr>
          <w:p w:rsidRPr="005610CA" w:rsidR="00C627AA" w:rsidP="00C627AA" w:rsidRDefault="00C627AA" w14:paraId="71ADF571" w14:textId="52AE4741">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39ADD189" w14:textId="7E04CCF3">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1AB1F6B4" w14:textId="168C69ED">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C627AA" w:rsidP="00C627AA" w:rsidRDefault="00C627AA" w14:paraId="072CD4B6" w14:textId="7B1790A3">
            <w:pPr>
              <w:spacing w:after="0" w:line="240" w:lineRule="auto"/>
              <w:ind w:left="0"/>
              <w:rPr>
                <w:rFonts w:cstheme="minorHAnsi"/>
                <w:sz w:val="18"/>
                <w:szCs w:val="18"/>
              </w:rPr>
            </w:pPr>
            <w:r w:rsidRPr="005B0342">
              <w:rPr>
                <w:rFonts w:cstheme="minorHAnsi"/>
                <w:sz w:val="18"/>
                <w:szCs w:val="18"/>
              </w:rPr>
              <w:t xml:space="preserve">Standard </w:t>
            </w:r>
            <w:proofErr w:type="spellStart"/>
            <w:r w:rsidRPr="005B0342">
              <w:rPr>
                <w:rFonts w:cstheme="minorHAnsi"/>
                <w:sz w:val="18"/>
                <w:szCs w:val="18"/>
              </w:rPr>
              <w:t>emailid</w:t>
            </w:r>
            <w:proofErr w:type="spellEnd"/>
            <w:r w:rsidRPr="005B0342">
              <w:rPr>
                <w:rFonts w:cstheme="minorHAnsi"/>
                <w:sz w:val="18"/>
                <w:szCs w:val="18"/>
              </w:rPr>
              <w:t xml:space="preserve"> format</w:t>
            </w:r>
          </w:p>
        </w:tc>
        <w:tc>
          <w:tcPr>
            <w:tcW w:w="3150" w:type="dxa"/>
          </w:tcPr>
          <w:p w:rsidRPr="00C627AA" w:rsidR="00C627AA" w:rsidP="00C627AA" w:rsidRDefault="00C627AA" w14:paraId="5C4C3462" w14:textId="2347FF7F">
            <w:pPr>
              <w:spacing w:after="0" w:line="240" w:lineRule="auto"/>
              <w:ind w:left="0"/>
              <w:rPr>
                <w:rFonts w:cstheme="minorHAnsi"/>
                <w:noProof/>
                <w:sz w:val="18"/>
                <w:szCs w:val="18"/>
              </w:rPr>
            </w:pPr>
            <w:r w:rsidRPr="00C627AA">
              <w:rPr>
                <w:rFonts w:cstheme="minorHAnsi"/>
                <w:noProof/>
                <w:sz w:val="18"/>
                <w:szCs w:val="18"/>
              </w:rPr>
              <w:t xml:space="preserve">Customer EmailID. </w:t>
            </w:r>
            <w:r w:rsidRPr="007F3A1E">
              <w:rPr>
                <w:rFonts w:cstheme="minorHAnsi"/>
                <w:noProof/>
                <w:sz w:val="18"/>
                <w:szCs w:val="18"/>
              </w:rPr>
              <w:t>Mandatory for Intl Outbound product</w:t>
            </w:r>
          </w:p>
        </w:tc>
      </w:tr>
      <w:tr w:rsidRPr="00471BC4" w:rsidR="00C627AA" w:rsidTr="005B0342" w14:paraId="3E4ACE5E" w14:textId="77777777">
        <w:trPr>
          <w:trHeight w:val="233"/>
        </w:trPr>
        <w:tc>
          <w:tcPr>
            <w:tcW w:w="1885" w:type="dxa"/>
          </w:tcPr>
          <w:p w:rsidRPr="005610CA" w:rsidR="00C627AA" w:rsidP="00C627AA" w:rsidRDefault="00C627AA" w14:paraId="44F1919E" w14:textId="38E02657">
            <w:pPr>
              <w:spacing w:after="0" w:line="240" w:lineRule="auto"/>
              <w:ind w:left="0"/>
              <w:rPr>
                <w:rFonts w:cstheme="minorHAnsi"/>
                <w:sz w:val="18"/>
                <w:szCs w:val="18"/>
              </w:rPr>
            </w:pPr>
            <w:r w:rsidRPr="005610CA">
              <w:rPr>
                <w:rFonts w:cstheme="minorHAnsi"/>
                <w:sz w:val="18"/>
                <w:szCs w:val="18"/>
              </w:rPr>
              <w:t>Sender</w:t>
            </w:r>
          </w:p>
        </w:tc>
        <w:tc>
          <w:tcPr>
            <w:tcW w:w="990" w:type="dxa"/>
          </w:tcPr>
          <w:p w:rsidRPr="005610CA" w:rsidR="00C627AA" w:rsidP="00C627AA" w:rsidRDefault="00C627AA" w14:paraId="026C33B8" w14:textId="02F05AE3">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0C08BABE" w14:textId="1937941F">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421B0E6B" w14:textId="23C853CF">
            <w:pPr>
              <w:spacing w:after="0" w:line="240" w:lineRule="auto"/>
              <w:ind w:left="0"/>
              <w:rPr>
                <w:rFonts w:cstheme="minorHAnsi"/>
                <w:sz w:val="18"/>
                <w:szCs w:val="18"/>
              </w:rPr>
            </w:pPr>
            <w:r w:rsidRPr="005B0342">
              <w:rPr>
                <w:rFonts w:cstheme="minorHAnsi"/>
                <w:sz w:val="18"/>
                <w:szCs w:val="18"/>
              </w:rPr>
              <w:t>20</w:t>
            </w:r>
          </w:p>
        </w:tc>
        <w:tc>
          <w:tcPr>
            <w:tcW w:w="1620" w:type="dxa"/>
          </w:tcPr>
          <w:p w:rsidRPr="005610CA" w:rsidR="00C627AA" w:rsidP="00C627AA" w:rsidRDefault="00C627AA" w14:paraId="4EC59CD9" w14:textId="5214A750">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C627AA" w:rsidP="00C627AA" w:rsidRDefault="00C627AA" w14:paraId="45F0B489" w14:textId="1C21692E">
            <w:pPr>
              <w:spacing w:after="0" w:line="240" w:lineRule="auto"/>
              <w:ind w:left="0"/>
              <w:rPr>
                <w:rFonts w:cstheme="minorHAnsi"/>
                <w:sz w:val="18"/>
                <w:szCs w:val="18"/>
              </w:rPr>
            </w:pPr>
            <w:r w:rsidRPr="00C627AA">
              <w:rPr>
                <w:rFonts w:cstheme="minorHAnsi"/>
                <w:noProof/>
                <w:sz w:val="18"/>
                <w:szCs w:val="18"/>
              </w:rPr>
              <w:t>Sender Name</w:t>
            </w:r>
          </w:p>
        </w:tc>
      </w:tr>
      <w:tr w:rsidRPr="00471BC4" w:rsidR="00C627AA" w:rsidTr="005B0342" w14:paraId="3E7353C4" w14:textId="77777777">
        <w:trPr>
          <w:trHeight w:val="233"/>
        </w:trPr>
        <w:tc>
          <w:tcPr>
            <w:tcW w:w="1885" w:type="dxa"/>
          </w:tcPr>
          <w:p w:rsidRPr="005610CA" w:rsidR="00C627AA" w:rsidP="00C627AA" w:rsidRDefault="00C627AA" w14:paraId="3236C3B1" w14:textId="00BCD82F">
            <w:pPr>
              <w:spacing w:after="0" w:line="240" w:lineRule="auto"/>
              <w:ind w:left="0"/>
              <w:rPr>
                <w:rFonts w:cstheme="minorHAnsi"/>
                <w:sz w:val="18"/>
                <w:szCs w:val="18"/>
              </w:rPr>
            </w:pPr>
            <w:proofErr w:type="spellStart"/>
            <w:r w:rsidRPr="005610CA">
              <w:rPr>
                <w:rFonts w:cstheme="minorHAnsi"/>
                <w:sz w:val="18"/>
                <w:szCs w:val="18"/>
              </w:rPr>
              <w:t>isToPayCustomer</w:t>
            </w:r>
            <w:proofErr w:type="spellEnd"/>
          </w:p>
        </w:tc>
        <w:tc>
          <w:tcPr>
            <w:tcW w:w="990" w:type="dxa"/>
          </w:tcPr>
          <w:p w:rsidRPr="005610CA" w:rsidR="00C627AA" w:rsidP="00C627AA" w:rsidRDefault="00C627AA" w14:paraId="79FE38C9" w14:textId="59DB7AE0">
            <w:pPr>
              <w:spacing w:after="0" w:line="240" w:lineRule="auto"/>
              <w:ind w:left="0"/>
              <w:rPr>
                <w:rFonts w:cstheme="minorHAnsi"/>
                <w:sz w:val="18"/>
                <w:szCs w:val="18"/>
              </w:rPr>
            </w:pPr>
            <w:r w:rsidRPr="005B0342">
              <w:rPr>
                <w:rFonts w:cstheme="minorHAnsi"/>
                <w:sz w:val="18"/>
                <w:szCs w:val="18"/>
              </w:rPr>
              <w:t>bool</w:t>
            </w:r>
          </w:p>
        </w:tc>
        <w:tc>
          <w:tcPr>
            <w:tcW w:w="990" w:type="dxa"/>
          </w:tcPr>
          <w:p w:rsidR="00C627AA" w:rsidP="00C627AA" w:rsidRDefault="00C627AA" w14:paraId="28D56EE8" w14:textId="043A16E6">
            <w:pPr>
              <w:spacing w:after="0" w:line="240" w:lineRule="auto"/>
              <w:ind w:left="0"/>
              <w:rPr>
                <w:rFonts w:cstheme="minorHAnsi"/>
                <w:sz w:val="18"/>
                <w:szCs w:val="18"/>
              </w:rPr>
            </w:pPr>
            <w:r w:rsidRPr="005B0342">
              <w:rPr>
                <w:rFonts w:cstheme="minorHAnsi"/>
                <w:sz w:val="18"/>
                <w:szCs w:val="18"/>
              </w:rPr>
              <w:t>Y</w:t>
            </w:r>
          </w:p>
        </w:tc>
        <w:tc>
          <w:tcPr>
            <w:tcW w:w="900" w:type="dxa"/>
          </w:tcPr>
          <w:p w:rsidRPr="005610CA" w:rsidR="00C627AA" w:rsidP="00C627AA" w:rsidRDefault="00C627AA" w14:paraId="11D463A3" w14:textId="77777777">
            <w:pPr>
              <w:spacing w:after="0" w:line="240" w:lineRule="auto"/>
              <w:ind w:left="0"/>
              <w:rPr>
                <w:rFonts w:cstheme="minorHAnsi"/>
                <w:sz w:val="18"/>
                <w:szCs w:val="18"/>
              </w:rPr>
            </w:pPr>
          </w:p>
        </w:tc>
        <w:tc>
          <w:tcPr>
            <w:tcW w:w="1620" w:type="dxa"/>
          </w:tcPr>
          <w:p w:rsidRPr="005610CA" w:rsidR="00C627AA" w:rsidP="00C627AA" w:rsidRDefault="00C627AA" w14:paraId="56C1277A" w14:textId="7D6389B1">
            <w:pPr>
              <w:spacing w:after="0" w:line="240" w:lineRule="auto"/>
              <w:ind w:left="0"/>
              <w:rPr>
                <w:rFonts w:cstheme="minorHAnsi"/>
                <w:sz w:val="18"/>
                <w:szCs w:val="18"/>
              </w:rPr>
            </w:pPr>
            <w:r w:rsidRPr="005B0342">
              <w:rPr>
                <w:rFonts w:cstheme="minorHAnsi"/>
                <w:sz w:val="18"/>
                <w:szCs w:val="18"/>
              </w:rPr>
              <w:t>True/false</w:t>
            </w:r>
          </w:p>
        </w:tc>
        <w:tc>
          <w:tcPr>
            <w:tcW w:w="3150" w:type="dxa"/>
          </w:tcPr>
          <w:p w:rsidRPr="00C627AA" w:rsidR="00C627AA" w:rsidP="00C627AA" w:rsidRDefault="00C627AA" w14:paraId="45C0A0A3" w14:textId="77777777">
            <w:pPr>
              <w:spacing w:after="0" w:line="240" w:lineRule="auto"/>
              <w:ind w:left="0"/>
              <w:rPr>
                <w:rFonts w:cstheme="minorHAnsi"/>
                <w:sz w:val="18"/>
                <w:szCs w:val="18"/>
              </w:rPr>
            </w:pPr>
            <w:r w:rsidRPr="00C627AA">
              <w:rPr>
                <w:rFonts w:cstheme="minorHAnsi"/>
                <w:sz w:val="18"/>
                <w:szCs w:val="18"/>
              </w:rPr>
              <w:t>To be used when mutually agreed for shipment carriage from any place other than place of contract signup.</w:t>
            </w:r>
          </w:p>
          <w:p w:rsidRPr="005610CA" w:rsidR="00C627AA" w:rsidP="00C627AA" w:rsidRDefault="00C627AA" w14:paraId="1F0C85BD" w14:textId="09DF5CDE">
            <w:pPr>
              <w:spacing w:after="0" w:line="240" w:lineRule="auto"/>
              <w:ind w:left="0"/>
              <w:rPr>
                <w:rFonts w:cstheme="minorHAnsi"/>
                <w:sz w:val="18"/>
                <w:szCs w:val="18"/>
              </w:rPr>
            </w:pPr>
            <w:r w:rsidRPr="00C627AA">
              <w:rPr>
                <w:rFonts w:cstheme="minorHAnsi"/>
                <w:sz w:val="18"/>
                <w:szCs w:val="18"/>
              </w:rPr>
              <w:t xml:space="preserve">Default </w:t>
            </w:r>
            <w:proofErr w:type="gramStart"/>
            <w:r w:rsidRPr="00C627AA">
              <w:rPr>
                <w:rFonts w:cstheme="minorHAnsi"/>
                <w:sz w:val="18"/>
                <w:szCs w:val="18"/>
              </w:rPr>
              <w:t>Value :</w:t>
            </w:r>
            <w:proofErr w:type="gramEnd"/>
            <w:r w:rsidRPr="00C627AA">
              <w:rPr>
                <w:rFonts w:cstheme="minorHAnsi"/>
                <w:sz w:val="18"/>
                <w:szCs w:val="18"/>
              </w:rPr>
              <w:t xml:space="preserve"> false</w:t>
            </w:r>
          </w:p>
        </w:tc>
      </w:tr>
      <w:tr w:rsidRPr="00471BC4" w:rsidR="00C627AA" w:rsidTr="005B0342" w14:paraId="4AFD40F7" w14:textId="77777777">
        <w:trPr>
          <w:trHeight w:val="233"/>
        </w:trPr>
        <w:tc>
          <w:tcPr>
            <w:tcW w:w="1885" w:type="dxa"/>
          </w:tcPr>
          <w:p w:rsidRPr="005610CA" w:rsidR="00C627AA" w:rsidP="00C627AA" w:rsidRDefault="00C627AA" w14:paraId="3119E912" w14:textId="67BE3607">
            <w:pPr>
              <w:spacing w:after="0" w:line="240" w:lineRule="auto"/>
              <w:ind w:left="0"/>
              <w:rPr>
                <w:rFonts w:cstheme="minorHAnsi"/>
                <w:sz w:val="18"/>
                <w:szCs w:val="18"/>
              </w:rPr>
            </w:pPr>
            <w:proofErr w:type="spellStart"/>
            <w:r w:rsidRPr="005610CA">
              <w:rPr>
                <w:rFonts w:cstheme="minorHAnsi"/>
                <w:sz w:val="18"/>
                <w:szCs w:val="18"/>
              </w:rPr>
              <w:t>VendorCode</w:t>
            </w:r>
            <w:proofErr w:type="spellEnd"/>
          </w:p>
        </w:tc>
        <w:tc>
          <w:tcPr>
            <w:tcW w:w="990" w:type="dxa"/>
          </w:tcPr>
          <w:p w:rsidRPr="005610CA" w:rsidR="00C627AA" w:rsidP="00C627AA" w:rsidRDefault="00C627AA" w14:paraId="4A0F2DDB" w14:textId="18BC405E">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435F0DFD" w14:textId="0397202E">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239BBA38" w14:textId="5743F434">
            <w:pPr>
              <w:spacing w:after="0" w:line="240" w:lineRule="auto"/>
              <w:ind w:left="0"/>
              <w:rPr>
                <w:rFonts w:cstheme="minorHAnsi"/>
                <w:sz w:val="18"/>
                <w:szCs w:val="18"/>
              </w:rPr>
            </w:pPr>
            <w:r w:rsidRPr="005B0342">
              <w:rPr>
                <w:rFonts w:cstheme="minorHAnsi"/>
                <w:sz w:val="18"/>
                <w:szCs w:val="18"/>
              </w:rPr>
              <w:t>9</w:t>
            </w:r>
          </w:p>
        </w:tc>
        <w:tc>
          <w:tcPr>
            <w:tcW w:w="1620" w:type="dxa"/>
          </w:tcPr>
          <w:p w:rsidRPr="005610CA" w:rsidR="00C627AA" w:rsidP="00C627AA" w:rsidRDefault="00C627AA" w14:paraId="652E8C13" w14:textId="6EA63F23">
            <w:pPr>
              <w:spacing w:after="0" w:line="240" w:lineRule="auto"/>
              <w:ind w:left="0"/>
              <w:rPr>
                <w:rFonts w:cstheme="minorHAnsi"/>
                <w:sz w:val="18"/>
                <w:szCs w:val="18"/>
              </w:rPr>
            </w:pPr>
            <w:r w:rsidRPr="005B0342">
              <w:rPr>
                <w:rFonts w:cstheme="minorHAnsi"/>
                <w:sz w:val="18"/>
                <w:szCs w:val="18"/>
              </w:rPr>
              <w:t>A-Z,0-9</w:t>
            </w:r>
          </w:p>
        </w:tc>
        <w:tc>
          <w:tcPr>
            <w:tcW w:w="3150" w:type="dxa"/>
          </w:tcPr>
          <w:p w:rsidRPr="005610CA" w:rsidR="00C627AA" w:rsidP="00C627AA" w:rsidRDefault="00C627AA" w14:paraId="30A87E2D" w14:textId="58FA6758">
            <w:pPr>
              <w:spacing w:after="0" w:line="240" w:lineRule="auto"/>
              <w:ind w:left="0"/>
              <w:rPr>
                <w:rFonts w:cstheme="minorHAnsi"/>
                <w:sz w:val="18"/>
                <w:szCs w:val="18"/>
              </w:rPr>
            </w:pPr>
            <w:r w:rsidRPr="00C627AA">
              <w:rPr>
                <w:rFonts w:cstheme="minorHAnsi"/>
                <w:sz w:val="18"/>
                <w:szCs w:val="18"/>
              </w:rPr>
              <w:t>Vendor Code</w:t>
            </w:r>
          </w:p>
        </w:tc>
      </w:tr>
      <w:tr w:rsidRPr="00471BC4" w:rsidR="00C627AA" w:rsidTr="005B0342" w14:paraId="4276EA76" w14:textId="77777777">
        <w:trPr>
          <w:trHeight w:val="233"/>
        </w:trPr>
        <w:tc>
          <w:tcPr>
            <w:tcW w:w="1885" w:type="dxa"/>
          </w:tcPr>
          <w:p w:rsidRPr="005610CA" w:rsidR="00C627AA" w:rsidP="00C627AA" w:rsidRDefault="00C627AA" w14:paraId="1B002FB9" w14:textId="072B88CD">
            <w:pPr>
              <w:spacing w:after="0" w:line="240" w:lineRule="auto"/>
              <w:ind w:left="0"/>
              <w:rPr>
                <w:rFonts w:cstheme="minorHAnsi"/>
                <w:sz w:val="18"/>
                <w:szCs w:val="18"/>
              </w:rPr>
            </w:pPr>
            <w:proofErr w:type="spellStart"/>
            <w:r w:rsidRPr="005610CA">
              <w:rPr>
                <w:rFonts w:cstheme="minorHAnsi"/>
                <w:sz w:val="18"/>
                <w:szCs w:val="18"/>
              </w:rPr>
              <w:t>CustomerLatitude</w:t>
            </w:r>
            <w:proofErr w:type="spellEnd"/>
            <w:r w:rsidRPr="005610CA">
              <w:rPr>
                <w:rFonts w:cstheme="minorHAnsi"/>
                <w:sz w:val="18"/>
                <w:szCs w:val="18"/>
              </w:rPr>
              <w:t xml:space="preserve">           </w:t>
            </w:r>
          </w:p>
        </w:tc>
        <w:tc>
          <w:tcPr>
            <w:tcW w:w="990" w:type="dxa"/>
          </w:tcPr>
          <w:p w:rsidRPr="005610CA" w:rsidR="00C627AA" w:rsidP="00C627AA" w:rsidRDefault="00C627AA" w14:paraId="71337CFC" w14:textId="08FE09ED">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5F4EB2E6" w14:textId="57BA2C32">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46DC6EB4" w14:textId="64FC5E15">
            <w:pPr>
              <w:spacing w:after="0" w:line="240" w:lineRule="auto"/>
              <w:ind w:left="0"/>
              <w:rPr>
                <w:rFonts w:cstheme="minorHAnsi"/>
                <w:sz w:val="18"/>
                <w:szCs w:val="18"/>
              </w:rPr>
            </w:pPr>
            <w:r w:rsidRPr="005B0342">
              <w:rPr>
                <w:rFonts w:cstheme="minorHAnsi"/>
                <w:sz w:val="18"/>
                <w:szCs w:val="18"/>
              </w:rPr>
              <w:t>20</w:t>
            </w:r>
          </w:p>
        </w:tc>
        <w:tc>
          <w:tcPr>
            <w:tcW w:w="1620" w:type="dxa"/>
          </w:tcPr>
          <w:p w:rsidRPr="005610CA" w:rsidR="00C627AA" w:rsidP="00C627AA" w:rsidRDefault="00C627AA" w14:paraId="07B23AE1" w14:textId="7AD11B05">
            <w:pPr>
              <w:spacing w:after="0" w:line="240" w:lineRule="auto"/>
              <w:ind w:left="0"/>
              <w:rPr>
                <w:rFonts w:cstheme="minorHAnsi"/>
                <w:sz w:val="18"/>
                <w:szCs w:val="18"/>
              </w:rPr>
            </w:pPr>
            <w:r w:rsidRPr="005B0342">
              <w:rPr>
                <w:rFonts w:cstheme="minorHAnsi"/>
                <w:sz w:val="18"/>
                <w:szCs w:val="18"/>
              </w:rPr>
              <w:t>0-9</w:t>
            </w:r>
          </w:p>
        </w:tc>
        <w:tc>
          <w:tcPr>
            <w:tcW w:w="3150" w:type="dxa"/>
          </w:tcPr>
          <w:p w:rsidRPr="005610CA" w:rsidR="00C627AA" w:rsidP="00C627AA" w:rsidRDefault="00C627AA" w14:paraId="69321C5C" w14:textId="195B8BBD">
            <w:pPr>
              <w:spacing w:after="0" w:line="240" w:lineRule="auto"/>
              <w:ind w:left="0"/>
              <w:rPr>
                <w:rFonts w:cstheme="minorHAnsi"/>
                <w:sz w:val="18"/>
                <w:szCs w:val="18"/>
              </w:rPr>
            </w:pPr>
            <w:r w:rsidRPr="00C627AA">
              <w:rPr>
                <w:rFonts w:cstheme="minorHAnsi"/>
                <w:sz w:val="18"/>
                <w:szCs w:val="18"/>
              </w:rPr>
              <w:t>Latitude           </w:t>
            </w:r>
          </w:p>
        </w:tc>
      </w:tr>
      <w:tr w:rsidRPr="00471BC4" w:rsidR="00C627AA" w:rsidTr="005B0342" w14:paraId="7881F078" w14:textId="77777777">
        <w:trPr>
          <w:trHeight w:val="233"/>
        </w:trPr>
        <w:tc>
          <w:tcPr>
            <w:tcW w:w="1885" w:type="dxa"/>
          </w:tcPr>
          <w:p w:rsidRPr="005610CA" w:rsidR="00C627AA" w:rsidP="00C627AA" w:rsidRDefault="00C627AA" w14:paraId="553EA037" w14:textId="2C2BD42D">
            <w:pPr>
              <w:spacing w:after="0" w:line="240" w:lineRule="auto"/>
              <w:ind w:left="0"/>
              <w:rPr>
                <w:rFonts w:cstheme="minorHAnsi"/>
                <w:sz w:val="18"/>
                <w:szCs w:val="18"/>
              </w:rPr>
            </w:pPr>
            <w:proofErr w:type="spellStart"/>
            <w:r w:rsidRPr="005610CA">
              <w:rPr>
                <w:rFonts w:cstheme="minorHAnsi"/>
                <w:sz w:val="18"/>
                <w:szCs w:val="18"/>
              </w:rPr>
              <w:t>CustomerLongitude</w:t>
            </w:r>
            <w:proofErr w:type="spellEnd"/>
            <w:r w:rsidRPr="005610CA">
              <w:rPr>
                <w:rFonts w:cstheme="minorHAnsi"/>
                <w:sz w:val="18"/>
                <w:szCs w:val="18"/>
              </w:rPr>
              <w:t xml:space="preserve">        </w:t>
            </w:r>
          </w:p>
        </w:tc>
        <w:tc>
          <w:tcPr>
            <w:tcW w:w="990" w:type="dxa"/>
          </w:tcPr>
          <w:p w:rsidRPr="005610CA" w:rsidR="00C627AA" w:rsidP="00C627AA" w:rsidRDefault="00C627AA" w14:paraId="5E9536FE" w14:textId="14CF9048">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1D6BA663" w14:textId="1C3E6FCE">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52DA3D1B" w14:textId="40B23ABF">
            <w:pPr>
              <w:spacing w:after="0" w:line="240" w:lineRule="auto"/>
              <w:ind w:left="0"/>
              <w:rPr>
                <w:rFonts w:cstheme="minorHAnsi"/>
                <w:sz w:val="18"/>
                <w:szCs w:val="18"/>
              </w:rPr>
            </w:pPr>
            <w:r w:rsidRPr="005B0342">
              <w:rPr>
                <w:rFonts w:cstheme="minorHAnsi"/>
                <w:sz w:val="18"/>
                <w:szCs w:val="18"/>
              </w:rPr>
              <w:t>20</w:t>
            </w:r>
          </w:p>
        </w:tc>
        <w:tc>
          <w:tcPr>
            <w:tcW w:w="1620" w:type="dxa"/>
          </w:tcPr>
          <w:p w:rsidRPr="005610CA" w:rsidR="00C627AA" w:rsidP="00C627AA" w:rsidRDefault="00C627AA" w14:paraId="45788E70" w14:textId="43069204">
            <w:pPr>
              <w:spacing w:after="0" w:line="240" w:lineRule="auto"/>
              <w:ind w:left="0"/>
              <w:rPr>
                <w:rFonts w:cstheme="minorHAnsi"/>
                <w:sz w:val="18"/>
                <w:szCs w:val="18"/>
              </w:rPr>
            </w:pPr>
            <w:r w:rsidRPr="005B0342">
              <w:rPr>
                <w:rFonts w:cstheme="minorHAnsi"/>
                <w:sz w:val="18"/>
                <w:szCs w:val="18"/>
              </w:rPr>
              <w:t>0-9</w:t>
            </w:r>
          </w:p>
        </w:tc>
        <w:tc>
          <w:tcPr>
            <w:tcW w:w="3150" w:type="dxa"/>
          </w:tcPr>
          <w:p w:rsidRPr="005610CA" w:rsidR="00C627AA" w:rsidP="00C627AA" w:rsidRDefault="00C627AA" w14:paraId="45DADDF6" w14:textId="680C934C">
            <w:pPr>
              <w:spacing w:after="0" w:line="240" w:lineRule="auto"/>
              <w:ind w:left="0"/>
              <w:rPr>
                <w:rFonts w:cstheme="minorHAnsi"/>
                <w:sz w:val="18"/>
                <w:szCs w:val="18"/>
              </w:rPr>
            </w:pPr>
            <w:r w:rsidRPr="00C627AA">
              <w:rPr>
                <w:rFonts w:cstheme="minorHAnsi"/>
                <w:sz w:val="18"/>
                <w:szCs w:val="18"/>
              </w:rPr>
              <w:t>Longitude        </w:t>
            </w:r>
          </w:p>
        </w:tc>
      </w:tr>
      <w:tr w:rsidRPr="00471BC4" w:rsidR="00C627AA" w:rsidTr="005B0342" w14:paraId="5DA17FC1" w14:textId="77777777">
        <w:trPr>
          <w:trHeight w:val="233"/>
        </w:trPr>
        <w:tc>
          <w:tcPr>
            <w:tcW w:w="1885" w:type="dxa"/>
          </w:tcPr>
          <w:p w:rsidRPr="005610CA" w:rsidR="00C627AA" w:rsidP="00C627AA" w:rsidRDefault="00C627AA" w14:paraId="0CF269B1" w14:textId="17AEED87">
            <w:pPr>
              <w:spacing w:after="0" w:line="240" w:lineRule="auto"/>
              <w:ind w:left="0"/>
              <w:rPr>
                <w:rFonts w:cstheme="minorHAnsi"/>
                <w:sz w:val="18"/>
                <w:szCs w:val="18"/>
              </w:rPr>
            </w:pPr>
            <w:proofErr w:type="spellStart"/>
            <w:r w:rsidRPr="005610CA">
              <w:rPr>
                <w:rFonts w:cstheme="minorHAnsi"/>
                <w:sz w:val="18"/>
                <w:szCs w:val="18"/>
              </w:rPr>
              <w:t>CustomerAddressinfo</w:t>
            </w:r>
            <w:proofErr w:type="spellEnd"/>
            <w:r w:rsidRPr="005610CA">
              <w:rPr>
                <w:rFonts w:cstheme="minorHAnsi"/>
                <w:sz w:val="18"/>
                <w:szCs w:val="18"/>
              </w:rPr>
              <w:t>     </w:t>
            </w:r>
          </w:p>
        </w:tc>
        <w:tc>
          <w:tcPr>
            <w:tcW w:w="990" w:type="dxa"/>
          </w:tcPr>
          <w:p w:rsidRPr="005610CA" w:rsidR="00C627AA" w:rsidP="00C627AA" w:rsidRDefault="00C627AA" w14:paraId="4ACD6B70" w14:textId="79DEE30F">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459F941C" w14:textId="2253EC0F">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243EEA3C" w14:textId="1084998A">
            <w:pPr>
              <w:spacing w:after="0" w:line="240" w:lineRule="auto"/>
              <w:ind w:left="0"/>
              <w:rPr>
                <w:rFonts w:cstheme="minorHAnsi"/>
                <w:sz w:val="18"/>
                <w:szCs w:val="18"/>
              </w:rPr>
            </w:pPr>
            <w:r w:rsidRPr="005B0342">
              <w:rPr>
                <w:rFonts w:cstheme="minorHAnsi"/>
                <w:sz w:val="18"/>
                <w:szCs w:val="18"/>
              </w:rPr>
              <w:t>50</w:t>
            </w:r>
          </w:p>
        </w:tc>
        <w:tc>
          <w:tcPr>
            <w:tcW w:w="1620" w:type="dxa"/>
          </w:tcPr>
          <w:p w:rsidRPr="005610CA" w:rsidR="00C627AA" w:rsidP="00C627AA" w:rsidRDefault="00C627AA" w14:paraId="569165B1" w14:textId="062E1EA2">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5610CA" w:rsidR="00C627AA" w:rsidP="00C627AA" w:rsidRDefault="00C627AA" w14:paraId="1601C9A5" w14:textId="457BA8F2">
            <w:pPr>
              <w:spacing w:after="0" w:line="240" w:lineRule="auto"/>
              <w:ind w:left="0"/>
              <w:rPr>
                <w:rFonts w:cstheme="minorHAnsi"/>
                <w:sz w:val="18"/>
                <w:szCs w:val="18"/>
              </w:rPr>
            </w:pPr>
            <w:r w:rsidRPr="00C627AA">
              <w:rPr>
                <w:rFonts w:cstheme="minorHAnsi"/>
                <w:sz w:val="18"/>
                <w:szCs w:val="18"/>
              </w:rPr>
              <w:t>Address info</w:t>
            </w:r>
          </w:p>
        </w:tc>
      </w:tr>
      <w:tr w:rsidRPr="00471BC4" w:rsidR="00C627AA" w:rsidTr="005B0342" w14:paraId="31B2ACD1" w14:textId="77777777">
        <w:trPr>
          <w:trHeight w:val="233"/>
        </w:trPr>
        <w:tc>
          <w:tcPr>
            <w:tcW w:w="1885" w:type="dxa"/>
          </w:tcPr>
          <w:p w:rsidRPr="005610CA" w:rsidR="00C627AA" w:rsidP="00C627AA" w:rsidRDefault="00C627AA" w14:paraId="4792C030" w14:textId="2E9CA84A">
            <w:pPr>
              <w:spacing w:after="0" w:line="240" w:lineRule="auto"/>
              <w:ind w:left="0"/>
              <w:rPr>
                <w:rFonts w:cstheme="minorHAnsi"/>
                <w:sz w:val="18"/>
                <w:szCs w:val="18"/>
              </w:rPr>
            </w:pPr>
            <w:proofErr w:type="spellStart"/>
            <w:r w:rsidRPr="005610CA">
              <w:rPr>
                <w:rFonts w:cstheme="minorHAnsi"/>
                <w:sz w:val="18"/>
                <w:szCs w:val="18"/>
              </w:rPr>
              <w:t>CustomerGSTNumber</w:t>
            </w:r>
            <w:proofErr w:type="spellEnd"/>
          </w:p>
        </w:tc>
        <w:tc>
          <w:tcPr>
            <w:tcW w:w="990" w:type="dxa"/>
          </w:tcPr>
          <w:p w:rsidRPr="005610CA" w:rsidR="00C627AA" w:rsidP="00C627AA" w:rsidRDefault="00C627AA" w14:paraId="63E3D17E" w14:textId="76B9AC88">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35E8C9BB" w14:textId="0893B419">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2A04437B" w14:textId="4A03090A">
            <w:pPr>
              <w:spacing w:after="0" w:line="240" w:lineRule="auto"/>
              <w:ind w:left="0"/>
              <w:rPr>
                <w:rFonts w:cstheme="minorHAnsi"/>
                <w:sz w:val="18"/>
                <w:szCs w:val="18"/>
              </w:rPr>
            </w:pPr>
            <w:r w:rsidRPr="005B0342">
              <w:rPr>
                <w:rFonts w:cstheme="minorHAnsi"/>
                <w:sz w:val="18"/>
                <w:szCs w:val="18"/>
              </w:rPr>
              <w:t>15</w:t>
            </w:r>
          </w:p>
        </w:tc>
        <w:tc>
          <w:tcPr>
            <w:tcW w:w="1620" w:type="dxa"/>
          </w:tcPr>
          <w:p w:rsidRPr="005610CA" w:rsidR="00C627AA" w:rsidP="00C627AA" w:rsidRDefault="00C627AA" w14:paraId="7D89EA87" w14:textId="3259DB15">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w:t>
            </w:r>
          </w:p>
        </w:tc>
        <w:tc>
          <w:tcPr>
            <w:tcW w:w="3150" w:type="dxa"/>
          </w:tcPr>
          <w:p w:rsidRPr="005610CA" w:rsidR="00C627AA" w:rsidP="00C627AA" w:rsidRDefault="00C627AA" w14:paraId="3E8FE78C" w14:textId="340D19B1">
            <w:pPr>
              <w:spacing w:after="0" w:line="240" w:lineRule="auto"/>
              <w:ind w:left="0"/>
              <w:rPr>
                <w:rFonts w:cstheme="minorHAnsi"/>
                <w:sz w:val="18"/>
                <w:szCs w:val="18"/>
              </w:rPr>
            </w:pPr>
            <w:r w:rsidRPr="00C627AA">
              <w:rPr>
                <w:rFonts w:cstheme="minorHAnsi"/>
                <w:sz w:val="18"/>
                <w:szCs w:val="18"/>
              </w:rPr>
              <w:t>Customer GST number</w:t>
            </w:r>
          </w:p>
        </w:tc>
      </w:tr>
      <w:tr w:rsidRPr="00471BC4" w:rsidR="00C627AA" w:rsidTr="005B0342" w14:paraId="1BA736B6" w14:textId="77777777">
        <w:trPr>
          <w:trHeight w:val="233"/>
        </w:trPr>
        <w:tc>
          <w:tcPr>
            <w:tcW w:w="1885" w:type="dxa"/>
          </w:tcPr>
          <w:p w:rsidRPr="005610CA" w:rsidR="00C627AA" w:rsidP="00C627AA" w:rsidRDefault="00C627AA" w14:paraId="559B09CD" w14:textId="78EA9544">
            <w:pPr>
              <w:spacing w:after="0" w:line="240" w:lineRule="auto"/>
              <w:ind w:left="0"/>
              <w:rPr>
                <w:rFonts w:cstheme="minorHAnsi"/>
                <w:sz w:val="18"/>
                <w:szCs w:val="18"/>
              </w:rPr>
            </w:pPr>
            <w:proofErr w:type="spellStart"/>
            <w:r w:rsidRPr="005610CA">
              <w:rPr>
                <w:rFonts w:cstheme="minorHAnsi"/>
                <w:sz w:val="18"/>
                <w:szCs w:val="18"/>
              </w:rPr>
              <w:t>CustomerMaskedContactNumber</w:t>
            </w:r>
            <w:proofErr w:type="spellEnd"/>
          </w:p>
        </w:tc>
        <w:tc>
          <w:tcPr>
            <w:tcW w:w="990" w:type="dxa"/>
          </w:tcPr>
          <w:p w:rsidRPr="005610CA" w:rsidR="00C627AA" w:rsidP="00C627AA" w:rsidRDefault="00C627AA" w14:paraId="37D3EB78" w14:textId="4C1CE7CC">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57FD26F2" w14:textId="2570E2D9">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373A892B" w14:textId="717EB087">
            <w:pPr>
              <w:spacing w:after="0" w:line="240" w:lineRule="auto"/>
              <w:ind w:left="0"/>
              <w:rPr>
                <w:rFonts w:cstheme="minorHAnsi"/>
                <w:sz w:val="18"/>
                <w:szCs w:val="18"/>
              </w:rPr>
            </w:pPr>
            <w:r w:rsidRPr="005B0342">
              <w:rPr>
                <w:rFonts w:cstheme="minorHAnsi"/>
                <w:sz w:val="18"/>
                <w:szCs w:val="18"/>
              </w:rPr>
              <w:t>50</w:t>
            </w:r>
          </w:p>
        </w:tc>
        <w:tc>
          <w:tcPr>
            <w:tcW w:w="1620" w:type="dxa"/>
          </w:tcPr>
          <w:p w:rsidRPr="005610CA" w:rsidR="00C627AA" w:rsidP="00C627AA" w:rsidRDefault="00C627AA" w14:paraId="5E31C8D7" w14:textId="3C36913E">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w:t>
            </w:r>
          </w:p>
        </w:tc>
        <w:tc>
          <w:tcPr>
            <w:tcW w:w="3150" w:type="dxa"/>
          </w:tcPr>
          <w:p w:rsidRPr="00C627AA" w:rsidR="00C627AA" w:rsidP="00C627AA" w:rsidRDefault="00C627AA" w14:paraId="1DD15FAC" w14:textId="77777777">
            <w:pPr>
              <w:spacing w:after="0" w:line="240" w:lineRule="auto"/>
              <w:ind w:left="0"/>
              <w:rPr>
                <w:rFonts w:cstheme="minorHAnsi"/>
                <w:sz w:val="18"/>
                <w:szCs w:val="18"/>
              </w:rPr>
            </w:pPr>
            <w:r w:rsidRPr="00C627AA">
              <w:rPr>
                <w:rFonts w:cstheme="minorHAnsi"/>
                <w:sz w:val="18"/>
                <w:szCs w:val="18"/>
              </w:rPr>
              <w:t>To be used, when Shipper does not want to share consignee contact number &amp; allow calling through their IVR, which can dial consignee after decoding the value provided in this field</w:t>
            </w:r>
          </w:p>
          <w:p w:rsidRPr="00C627AA" w:rsidR="00C627AA" w:rsidP="00C627AA" w:rsidRDefault="00C627AA" w14:paraId="25CBEF47" w14:textId="045019E3">
            <w:pPr>
              <w:spacing w:after="0" w:line="240" w:lineRule="auto"/>
              <w:ind w:left="0"/>
              <w:rPr>
                <w:rFonts w:cstheme="minorHAnsi"/>
                <w:sz w:val="18"/>
                <w:szCs w:val="18"/>
              </w:rPr>
            </w:pPr>
            <w:r w:rsidRPr="00C627AA">
              <w:rPr>
                <w:rFonts w:cstheme="minorHAnsi"/>
                <w:sz w:val="18"/>
                <w:szCs w:val="18"/>
              </w:rPr>
              <w:t>Customer Masked Contact number</w:t>
            </w:r>
          </w:p>
        </w:tc>
      </w:tr>
      <w:tr w:rsidRPr="00471BC4" w:rsidR="00C627AA" w:rsidTr="005B0342" w14:paraId="268C197B" w14:textId="77777777">
        <w:trPr>
          <w:trHeight w:val="233"/>
        </w:trPr>
        <w:tc>
          <w:tcPr>
            <w:tcW w:w="1885" w:type="dxa"/>
          </w:tcPr>
          <w:p w:rsidRPr="005610CA" w:rsidR="00C627AA" w:rsidP="00C627AA" w:rsidRDefault="00C627AA" w14:paraId="5E70CC46" w14:textId="682264D5">
            <w:pPr>
              <w:spacing w:after="0" w:line="240" w:lineRule="auto"/>
              <w:ind w:left="0"/>
              <w:rPr>
                <w:rFonts w:cstheme="minorHAnsi"/>
                <w:sz w:val="18"/>
                <w:szCs w:val="18"/>
              </w:rPr>
            </w:pPr>
            <w:proofErr w:type="spellStart"/>
            <w:r w:rsidRPr="005610CA">
              <w:rPr>
                <w:rFonts w:cstheme="minorHAnsi"/>
                <w:sz w:val="18"/>
                <w:szCs w:val="18"/>
              </w:rPr>
              <w:t>CustomerFiscalIDType</w:t>
            </w:r>
            <w:proofErr w:type="spellEnd"/>
          </w:p>
        </w:tc>
        <w:tc>
          <w:tcPr>
            <w:tcW w:w="990" w:type="dxa"/>
          </w:tcPr>
          <w:p w:rsidRPr="005610CA" w:rsidR="00C627AA" w:rsidP="00C627AA" w:rsidRDefault="00C627AA" w14:paraId="2859870D" w14:textId="490526B5">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0D9ECD9A" w14:textId="5413F507">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15FF02CE" w14:textId="3C4047DE">
            <w:pPr>
              <w:spacing w:after="0" w:line="240" w:lineRule="auto"/>
              <w:ind w:left="0"/>
              <w:rPr>
                <w:rFonts w:cstheme="minorHAnsi"/>
                <w:sz w:val="18"/>
                <w:szCs w:val="18"/>
              </w:rPr>
            </w:pPr>
            <w:r w:rsidRPr="005B0342">
              <w:rPr>
                <w:rFonts w:cstheme="minorHAnsi"/>
                <w:sz w:val="18"/>
                <w:szCs w:val="18"/>
              </w:rPr>
              <w:t>2</w:t>
            </w:r>
          </w:p>
        </w:tc>
        <w:tc>
          <w:tcPr>
            <w:tcW w:w="1620" w:type="dxa"/>
          </w:tcPr>
          <w:p w:rsidRPr="005610CA" w:rsidR="00C627AA" w:rsidP="00C627AA" w:rsidRDefault="00C627AA" w14:paraId="1D0A3A17" w14:textId="23871F6A">
            <w:pPr>
              <w:spacing w:after="0" w:line="240" w:lineRule="auto"/>
              <w:ind w:left="0"/>
              <w:rPr>
                <w:rFonts w:cstheme="minorHAnsi"/>
                <w:sz w:val="18"/>
                <w:szCs w:val="18"/>
              </w:rPr>
            </w:pPr>
            <w:r w:rsidRPr="005B0342">
              <w:rPr>
                <w:rFonts w:cstheme="minorHAnsi"/>
                <w:sz w:val="18"/>
                <w:szCs w:val="18"/>
              </w:rPr>
              <w:t>0-9</w:t>
            </w:r>
          </w:p>
        </w:tc>
        <w:tc>
          <w:tcPr>
            <w:tcW w:w="3150" w:type="dxa"/>
          </w:tcPr>
          <w:p w:rsidRPr="00C627AA" w:rsidR="00C627AA" w:rsidP="00C627AA" w:rsidRDefault="00C627AA" w14:paraId="20423230" w14:textId="0FFDC91F">
            <w:pPr>
              <w:spacing w:after="0" w:line="240" w:lineRule="auto"/>
              <w:ind w:left="0"/>
              <w:rPr>
                <w:rFonts w:cstheme="minorHAnsi"/>
                <w:sz w:val="18"/>
                <w:szCs w:val="18"/>
              </w:rPr>
            </w:pPr>
            <w:r w:rsidRPr="00C627AA">
              <w:rPr>
                <w:rFonts w:cstheme="minorHAnsi"/>
                <w:sz w:val="18"/>
                <w:szCs w:val="18"/>
              </w:rPr>
              <w:t>Customer Fiscal Identification Type. Optional and applicable only for Intl Ecommerce product</w:t>
            </w:r>
          </w:p>
        </w:tc>
      </w:tr>
      <w:tr w:rsidRPr="00471BC4" w:rsidR="00C627AA" w:rsidTr="005B0342" w14:paraId="08C39F85" w14:textId="77777777">
        <w:trPr>
          <w:trHeight w:val="233"/>
        </w:trPr>
        <w:tc>
          <w:tcPr>
            <w:tcW w:w="1885" w:type="dxa"/>
          </w:tcPr>
          <w:p w:rsidRPr="005610CA" w:rsidR="00C627AA" w:rsidP="00C627AA" w:rsidRDefault="00C627AA" w14:paraId="42928A49" w14:textId="0A832702">
            <w:pPr>
              <w:spacing w:after="0" w:line="240" w:lineRule="auto"/>
              <w:ind w:left="0"/>
              <w:rPr>
                <w:rFonts w:cstheme="minorHAnsi"/>
                <w:sz w:val="18"/>
                <w:szCs w:val="18"/>
              </w:rPr>
            </w:pPr>
            <w:proofErr w:type="spellStart"/>
            <w:r w:rsidRPr="005610CA">
              <w:rPr>
                <w:rFonts w:cstheme="minorHAnsi"/>
                <w:sz w:val="18"/>
                <w:szCs w:val="18"/>
              </w:rPr>
              <w:t>CustomerFiscalID</w:t>
            </w:r>
            <w:proofErr w:type="spellEnd"/>
          </w:p>
        </w:tc>
        <w:tc>
          <w:tcPr>
            <w:tcW w:w="990" w:type="dxa"/>
          </w:tcPr>
          <w:p w:rsidRPr="005610CA" w:rsidR="00C627AA" w:rsidP="00C627AA" w:rsidRDefault="00C627AA" w14:paraId="0ACFFA73" w14:textId="65AADAEC">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67C7BEC7" w14:textId="1CABFCE4">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79540A58" w14:textId="0911F09C">
            <w:pPr>
              <w:spacing w:after="0" w:line="240" w:lineRule="auto"/>
              <w:ind w:left="0"/>
              <w:rPr>
                <w:rFonts w:cstheme="minorHAnsi"/>
                <w:sz w:val="18"/>
                <w:szCs w:val="18"/>
              </w:rPr>
            </w:pPr>
            <w:r w:rsidRPr="005B0342">
              <w:rPr>
                <w:rFonts w:cstheme="minorHAnsi"/>
                <w:sz w:val="18"/>
                <w:szCs w:val="18"/>
              </w:rPr>
              <w:t>50</w:t>
            </w:r>
          </w:p>
        </w:tc>
        <w:tc>
          <w:tcPr>
            <w:tcW w:w="1620" w:type="dxa"/>
          </w:tcPr>
          <w:p w:rsidRPr="005610CA" w:rsidR="00C627AA" w:rsidP="00C627AA" w:rsidRDefault="00C627AA" w14:paraId="796F695C" w14:textId="11CCF635">
            <w:pPr>
              <w:spacing w:after="0" w:line="240" w:lineRule="auto"/>
              <w:ind w:left="0"/>
              <w:rPr>
                <w:rFonts w:cstheme="minorHAnsi"/>
                <w:sz w:val="18"/>
                <w:szCs w:val="18"/>
              </w:rPr>
            </w:pPr>
            <w:r w:rsidRPr="005B0342">
              <w:rPr>
                <w:rFonts w:cstheme="minorHAnsi"/>
                <w:sz w:val="18"/>
                <w:szCs w:val="18"/>
              </w:rPr>
              <w:t>0-9</w:t>
            </w:r>
          </w:p>
        </w:tc>
        <w:tc>
          <w:tcPr>
            <w:tcW w:w="3150" w:type="dxa"/>
          </w:tcPr>
          <w:p w:rsidRPr="007F3A1E" w:rsidR="00C627AA" w:rsidP="00C627AA" w:rsidRDefault="00C627AA" w14:paraId="18594D54" w14:textId="77777777">
            <w:pPr>
              <w:spacing w:after="0" w:line="240" w:lineRule="auto"/>
              <w:ind w:left="0"/>
              <w:rPr>
                <w:rFonts w:cstheme="minorHAnsi"/>
                <w:noProof/>
                <w:sz w:val="18"/>
                <w:szCs w:val="18"/>
              </w:rPr>
            </w:pPr>
            <w:r w:rsidRPr="007F3A1E">
              <w:rPr>
                <w:rFonts w:cstheme="minorHAnsi"/>
                <w:noProof/>
                <w:sz w:val="18"/>
                <w:szCs w:val="18"/>
              </w:rPr>
              <w:t>Customer Fiscal Identification Number. Optional and applicable only for Intl Ecommerce product.</w:t>
            </w:r>
          </w:p>
          <w:p w:rsidRPr="007F3A1E" w:rsidR="00C627AA" w:rsidP="00C627AA" w:rsidRDefault="00C627AA" w14:paraId="34F848B0" w14:textId="77777777">
            <w:pPr>
              <w:spacing w:after="0" w:line="240" w:lineRule="auto"/>
              <w:ind w:left="0"/>
              <w:rPr>
                <w:rFonts w:cstheme="minorHAnsi"/>
                <w:noProof/>
                <w:sz w:val="18"/>
                <w:szCs w:val="18"/>
              </w:rPr>
            </w:pPr>
            <w:r w:rsidRPr="007F3A1E">
              <w:rPr>
                <w:rFonts w:cstheme="minorHAnsi"/>
                <w:noProof/>
                <w:sz w:val="18"/>
                <w:szCs w:val="18"/>
              </w:rPr>
              <w:t>For GB the Customer Fiscal ID should have GB+9 or GB+12 numeric digits and</w:t>
            </w:r>
          </w:p>
          <w:p w:rsidRPr="005610CA" w:rsidR="00C627AA" w:rsidP="00C627AA" w:rsidRDefault="00C627AA" w14:paraId="74EED08D" w14:textId="3409521E">
            <w:pPr>
              <w:spacing w:after="0" w:line="240" w:lineRule="auto"/>
              <w:ind w:left="0"/>
              <w:rPr>
                <w:rFonts w:cstheme="minorHAnsi"/>
                <w:sz w:val="18"/>
                <w:szCs w:val="18"/>
              </w:rPr>
            </w:pPr>
            <w:r w:rsidRPr="007F3A1E">
              <w:rPr>
                <w:rFonts w:cstheme="minorHAnsi"/>
                <w:noProof/>
                <w:sz w:val="18"/>
                <w:szCs w:val="18"/>
              </w:rPr>
              <w:t>For EU the Customer fiscal ID should have IM+10 numeric digits</w:t>
            </w:r>
          </w:p>
        </w:tc>
      </w:tr>
      <w:tr w:rsidRPr="00471BC4" w:rsidR="00C627AA" w:rsidTr="005B0342" w14:paraId="772342B3" w14:textId="77777777">
        <w:trPr>
          <w:trHeight w:val="233"/>
        </w:trPr>
        <w:tc>
          <w:tcPr>
            <w:tcW w:w="1885" w:type="dxa"/>
          </w:tcPr>
          <w:p w:rsidRPr="005610CA" w:rsidR="00C627AA" w:rsidP="00C627AA" w:rsidRDefault="00C627AA" w14:paraId="5210CC38" w14:textId="647C3338">
            <w:pPr>
              <w:spacing w:after="0" w:line="240" w:lineRule="auto"/>
              <w:ind w:left="0"/>
              <w:rPr>
                <w:rFonts w:cstheme="minorHAnsi"/>
                <w:sz w:val="18"/>
                <w:szCs w:val="18"/>
              </w:rPr>
            </w:pPr>
            <w:proofErr w:type="spellStart"/>
            <w:r w:rsidRPr="005610CA">
              <w:rPr>
                <w:rFonts w:cstheme="minorHAnsi"/>
                <w:sz w:val="18"/>
                <w:szCs w:val="18"/>
              </w:rPr>
              <w:t>CustomerRegistrationNumber</w:t>
            </w:r>
            <w:proofErr w:type="spellEnd"/>
          </w:p>
        </w:tc>
        <w:tc>
          <w:tcPr>
            <w:tcW w:w="990" w:type="dxa"/>
          </w:tcPr>
          <w:p w:rsidRPr="005610CA" w:rsidR="00C627AA" w:rsidP="00C627AA" w:rsidRDefault="00C627AA" w14:paraId="69776498" w14:textId="669D8286">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245B1CC6" w14:textId="0D116729">
            <w:pPr>
              <w:spacing w:after="0" w:line="240" w:lineRule="auto"/>
              <w:ind w:left="0"/>
              <w:rPr>
                <w:rFonts w:cstheme="minorHAnsi"/>
                <w:sz w:val="18"/>
                <w:szCs w:val="18"/>
              </w:rPr>
            </w:pPr>
            <w:r w:rsidRPr="005B0342">
              <w:rPr>
                <w:rFonts w:cstheme="minorHAnsi"/>
                <w:sz w:val="18"/>
                <w:szCs w:val="18"/>
              </w:rPr>
              <w:t>N</w:t>
            </w:r>
          </w:p>
        </w:tc>
        <w:tc>
          <w:tcPr>
            <w:tcW w:w="900" w:type="dxa"/>
          </w:tcPr>
          <w:p w:rsidRPr="005610CA" w:rsidR="00C627AA" w:rsidP="00C627AA" w:rsidRDefault="00C627AA" w14:paraId="192C09B8" w14:textId="104845CD">
            <w:pPr>
              <w:spacing w:after="0" w:line="240" w:lineRule="auto"/>
              <w:ind w:left="0"/>
              <w:rPr>
                <w:rFonts w:cstheme="minorHAnsi"/>
                <w:sz w:val="18"/>
                <w:szCs w:val="18"/>
              </w:rPr>
            </w:pPr>
            <w:r w:rsidRPr="005B0342">
              <w:rPr>
                <w:rFonts w:cstheme="minorHAnsi"/>
                <w:sz w:val="18"/>
                <w:szCs w:val="18"/>
              </w:rPr>
              <w:t>35</w:t>
            </w:r>
          </w:p>
        </w:tc>
        <w:tc>
          <w:tcPr>
            <w:tcW w:w="1620" w:type="dxa"/>
          </w:tcPr>
          <w:p w:rsidRPr="005610CA" w:rsidR="00C627AA" w:rsidP="00C627AA" w:rsidRDefault="00C627AA" w14:paraId="5EE7D41B" w14:textId="7F0E1AC7">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w:t>
            </w:r>
          </w:p>
        </w:tc>
        <w:tc>
          <w:tcPr>
            <w:tcW w:w="3150" w:type="dxa"/>
          </w:tcPr>
          <w:p w:rsidRPr="00C627AA" w:rsidR="00C627AA" w:rsidP="00C627AA" w:rsidRDefault="00C627AA" w14:paraId="527CAD87" w14:textId="77777777">
            <w:pPr>
              <w:spacing w:after="0" w:line="240" w:lineRule="auto"/>
              <w:ind w:left="0"/>
              <w:rPr>
                <w:rFonts w:cstheme="minorHAnsi"/>
                <w:sz w:val="18"/>
                <w:szCs w:val="18"/>
              </w:rPr>
            </w:pPr>
            <w:r w:rsidRPr="00C627AA">
              <w:rPr>
                <w:rFonts w:cstheme="minorHAnsi"/>
                <w:sz w:val="18"/>
                <w:szCs w:val="18"/>
              </w:rPr>
              <w:t>Customer Registration Number. Optional for Intl Outbound Dutiable product.</w:t>
            </w:r>
          </w:p>
          <w:p w:rsidRPr="005610CA" w:rsidR="00C627AA" w:rsidP="00C627AA" w:rsidRDefault="00C627AA" w14:paraId="566B8D94" w14:textId="1419FA79">
            <w:pPr>
              <w:spacing w:after="0" w:line="240" w:lineRule="auto"/>
              <w:ind w:left="0"/>
              <w:rPr>
                <w:rFonts w:cstheme="minorHAnsi"/>
                <w:sz w:val="18"/>
                <w:szCs w:val="18"/>
              </w:rPr>
            </w:pPr>
            <w:r w:rsidRPr="00C627AA">
              <w:rPr>
                <w:rFonts w:cstheme="minorHAnsi"/>
                <w:sz w:val="18"/>
                <w:szCs w:val="18"/>
              </w:rPr>
              <w:t xml:space="preserve">If registration number is entered then </w:t>
            </w:r>
            <w:proofErr w:type="spellStart"/>
            <w:r w:rsidRPr="00C627AA">
              <w:rPr>
                <w:rFonts w:cstheme="minorHAnsi"/>
                <w:sz w:val="18"/>
                <w:szCs w:val="18"/>
              </w:rPr>
              <w:t>CustomerRegistrationNumberTypeCode</w:t>
            </w:r>
            <w:proofErr w:type="spellEnd"/>
            <w:r w:rsidRPr="00C627AA">
              <w:rPr>
                <w:rFonts w:cstheme="minorHAnsi"/>
                <w:sz w:val="18"/>
                <w:szCs w:val="18"/>
              </w:rPr>
              <w:t xml:space="preserve">, </w:t>
            </w:r>
            <w:proofErr w:type="spellStart"/>
            <w:r w:rsidRPr="00C627AA">
              <w:rPr>
                <w:rFonts w:cstheme="minorHAnsi"/>
                <w:sz w:val="18"/>
                <w:szCs w:val="18"/>
              </w:rPr>
              <w:t>CustomerRegistrationNumberIssuerCountryCode</w:t>
            </w:r>
            <w:proofErr w:type="spellEnd"/>
            <w:r w:rsidRPr="00C627AA">
              <w:rPr>
                <w:rFonts w:cstheme="minorHAnsi"/>
                <w:sz w:val="18"/>
                <w:szCs w:val="18"/>
              </w:rPr>
              <w:t xml:space="preserve">, </w:t>
            </w:r>
            <w:proofErr w:type="spellStart"/>
            <w:r w:rsidRPr="00C627AA">
              <w:rPr>
                <w:rFonts w:cstheme="minorHAnsi"/>
                <w:sz w:val="18"/>
                <w:szCs w:val="18"/>
              </w:rPr>
              <w:t>CustomerBusinessPartyTypeCode</w:t>
            </w:r>
            <w:proofErr w:type="spellEnd"/>
            <w:r w:rsidRPr="00C627AA">
              <w:rPr>
                <w:rFonts w:cstheme="minorHAnsi"/>
                <w:sz w:val="18"/>
                <w:szCs w:val="18"/>
              </w:rPr>
              <w:t xml:space="preserve"> fields need to be passed with proper combination (Refer </w:t>
            </w:r>
            <w:proofErr w:type="spellStart"/>
            <w:r w:rsidRPr="00C627AA">
              <w:rPr>
                <w:rFonts w:cstheme="minorHAnsi"/>
                <w:sz w:val="18"/>
                <w:szCs w:val="18"/>
              </w:rPr>
              <w:t>RegistrationNumberType</w:t>
            </w:r>
            <w:proofErr w:type="spellEnd"/>
            <w:r w:rsidRPr="00C627AA">
              <w:rPr>
                <w:rFonts w:cstheme="minorHAnsi"/>
                <w:sz w:val="18"/>
                <w:szCs w:val="18"/>
              </w:rPr>
              <w:t xml:space="preserve"> excel file)</w:t>
            </w:r>
          </w:p>
        </w:tc>
      </w:tr>
      <w:tr w:rsidRPr="00471BC4" w:rsidR="00C627AA" w:rsidTr="005B0342" w14:paraId="0EF4395A" w14:textId="77777777">
        <w:trPr>
          <w:trHeight w:val="233"/>
        </w:trPr>
        <w:tc>
          <w:tcPr>
            <w:tcW w:w="1885" w:type="dxa"/>
          </w:tcPr>
          <w:p w:rsidRPr="005610CA" w:rsidR="00C627AA" w:rsidP="00C627AA" w:rsidRDefault="00C627AA" w14:paraId="65B05A21" w14:textId="0BC5CDBA">
            <w:pPr>
              <w:spacing w:after="0" w:line="240" w:lineRule="auto"/>
              <w:ind w:left="0"/>
              <w:rPr>
                <w:rFonts w:cstheme="minorHAnsi"/>
                <w:sz w:val="18"/>
                <w:szCs w:val="18"/>
              </w:rPr>
            </w:pPr>
            <w:proofErr w:type="spellStart"/>
            <w:r w:rsidRPr="005610CA">
              <w:rPr>
                <w:rFonts w:cstheme="minorHAnsi"/>
                <w:sz w:val="18"/>
                <w:szCs w:val="18"/>
              </w:rPr>
              <w:t>CustomerRegistrationNumberTypeCode</w:t>
            </w:r>
            <w:proofErr w:type="spellEnd"/>
          </w:p>
        </w:tc>
        <w:tc>
          <w:tcPr>
            <w:tcW w:w="990" w:type="dxa"/>
          </w:tcPr>
          <w:p w:rsidRPr="005610CA" w:rsidR="00C627AA" w:rsidP="00C627AA" w:rsidRDefault="00C627AA" w14:paraId="397E9E92" w14:textId="4874162C">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4996272C" w14:textId="1B06F347">
            <w:pPr>
              <w:spacing w:after="0" w:line="240" w:lineRule="auto"/>
              <w:ind w:left="0"/>
              <w:rPr>
                <w:rFonts w:cstheme="minorHAnsi"/>
                <w:sz w:val="18"/>
                <w:szCs w:val="18"/>
              </w:rPr>
            </w:pPr>
            <w:r>
              <w:rPr>
                <w:rFonts w:cstheme="minorHAnsi"/>
                <w:sz w:val="18"/>
                <w:szCs w:val="18"/>
              </w:rPr>
              <w:t>N</w:t>
            </w:r>
          </w:p>
        </w:tc>
        <w:tc>
          <w:tcPr>
            <w:tcW w:w="900" w:type="dxa"/>
          </w:tcPr>
          <w:p w:rsidRPr="005610CA" w:rsidR="00C627AA" w:rsidP="00C627AA" w:rsidRDefault="00C627AA" w14:paraId="72D1DDE1" w14:textId="7B799D93">
            <w:pPr>
              <w:spacing w:after="0" w:line="240" w:lineRule="auto"/>
              <w:ind w:left="0"/>
              <w:rPr>
                <w:rFonts w:cstheme="minorHAnsi"/>
                <w:sz w:val="18"/>
                <w:szCs w:val="18"/>
              </w:rPr>
            </w:pPr>
            <w:r w:rsidRPr="005B0342">
              <w:rPr>
                <w:rFonts w:cstheme="minorHAnsi"/>
                <w:sz w:val="18"/>
                <w:szCs w:val="18"/>
              </w:rPr>
              <w:t>3</w:t>
            </w:r>
          </w:p>
        </w:tc>
        <w:tc>
          <w:tcPr>
            <w:tcW w:w="1620" w:type="dxa"/>
          </w:tcPr>
          <w:p w:rsidRPr="005610CA" w:rsidR="00C627AA" w:rsidP="00C627AA" w:rsidRDefault="00C627AA" w14:paraId="4EBE3E34" w14:textId="3EBC1239">
            <w:pPr>
              <w:spacing w:after="0" w:line="240" w:lineRule="auto"/>
              <w:ind w:left="0"/>
              <w:rPr>
                <w:rFonts w:cstheme="minorHAnsi"/>
                <w:sz w:val="18"/>
                <w:szCs w:val="18"/>
              </w:rPr>
            </w:pPr>
            <w:r w:rsidRPr="005B0342">
              <w:rPr>
                <w:rFonts w:cstheme="minorHAnsi"/>
                <w:sz w:val="18"/>
                <w:szCs w:val="18"/>
              </w:rPr>
              <w:t xml:space="preserve">Refer Registration Number Type from </w:t>
            </w:r>
            <w:proofErr w:type="spellStart"/>
            <w:r w:rsidRPr="005B0342">
              <w:rPr>
                <w:rFonts w:cstheme="minorHAnsi"/>
                <w:sz w:val="18"/>
                <w:szCs w:val="18"/>
              </w:rPr>
              <w:t>RegistrationNumberTypeCode</w:t>
            </w:r>
            <w:proofErr w:type="spellEnd"/>
            <w:r w:rsidRPr="005B0342">
              <w:rPr>
                <w:rFonts w:cstheme="minorHAnsi"/>
                <w:sz w:val="18"/>
                <w:szCs w:val="18"/>
              </w:rPr>
              <w:t xml:space="preserve"> excel sheet</w:t>
            </w:r>
          </w:p>
        </w:tc>
        <w:tc>
          <w:tcPr>
            <w:tcW w:w="3150" w:type="dxa"/>
          </w:tcPr>
          <w:p w:rsidRPr="005610CA" w:rsidR="00C627AA" w:rsidP="00C627AA" w:rsidRDefault="00C627AA" w14:paraId="20699E8D" w14:textId="0B09512E">
            <w:pPr>
              <w:spacing w:after="0" w:line="240" w:lineRule="auto"/>
              <w:ind w:left="0"/>
              <w:rPr>
                <w:rFonts w:cstheme="minorHAnsi"/>
                <w:sz w:val="18"/>
                <w:szCs w:val="18"/>
              </w:rPr>
            </w:pPr>
            <w:r w:rsidRPr="005B0342">
              <w:rPr>
                <w:rFonts w:cstheme="minorHAnsi"/>
                <w:sz w:val="18"/>
                <w:szCs w:val="18"/>
              </w:rPr>
              <w:t>Customer Registration Number Type Code. Optional for Intl Outbound Dutiable product</w:t>
            </w:r>
          </w:p>
        </w:tc>
      </w:tr>
      <w:tr w:rsidRPr="00471BC4" w:rsidR="00C627AA" w:rsidTr="005B0342" w14:paraId="4FD9DA43" w14:textId="77777777">
        <w:trPr>
          <w:trHeight w:val="233"/>
        </w:trPr>
        <w:tc>
          <w:tcPr>
            <w:tcW w:w="1885" w:type="dxa"/>
          </w:tcPr>
          <w:p w:rsidRPr="005610CA" w:rsidR="00C627AA" w:rsidP="00C627AA" w:rsidRDefault="00C627AA" w14:paraId="67BC59E2" w14:textId="33B89650">
            <w:pPr>
              <w:spacing w:after="0" w:line="240" w:lineRule="auto"/>
              <w:ind w:left="0"/>
              <w:rPr>
                <w:rFonts w:cstheme="minorHAnsi"/>
                <w:sz w:val="18"/>
                <w:szCs w:val="18"/>
              </w:rPr>
            </w:pPr>
            <w:proofErr w:type="spellStart"/>
            <w:r w:rsidRPr="005610CA">
              <w:rPr>
                <w:rFonts w:cstheme="minorHAnsi"/>
                <w:sz w:val="18"/>
                <w:szCs w:val="18"/>
              </w:rPr>
              <w:t>CustomerRegistrationNumberIssuerCountryCode</w:t>
            </w:r>
            <w:proofErr w:type="spellEnd"/>
          </w:p>
        </w:tc>
        <w:tc>
          <w:tcPr>
            <w:tcW w:w="990" w:type="dxa"/>
          </w:tcPr>
          <w:p w:rsidRPr="005610CA" w:rsidR="00C627AA" w:rsidP="00C627AA" w:rsidRDefault="00C627AA" w14:paraId="3FD126CB" w14:textId="28837ED0">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55C9FE9B" w14:textId="562A5266">
            <w:pPr>
              <w:spacing w:after="0" w:line="240" w:lineRule="auto"/>
              <w:ind w:left="0"/>
              <w:rPr>
                <w:rFonts w:cstheme="minorHAnsi"/>
                <w:sz w:val="18"/>
                <w:szCs w:val="18"/>
              </w:rPr>
            </w:pPr>
            <w:r>
              <w:rPr>
                <w:rFonts w:cstheme="minorHAnsi"/>
                <w:sz w:val="18"/>
                <w:szCs w:val="18"/>
              </w:rPr>
              <w:t>N</w:t>
            </w:r>
          </w:p>
        </w:tc>
        <w:tc>
          <w:tcPr>
            <w:tcW w:w="900" w:type="dxa"/>
          </w:tcPr>
          <w:p w:rsidRPr="005610CA" w:rsidR="00C627AA" w:rsidP="00C627AA" w:rsidRDefault="00C627AA" w14:paraId="5FF04129" w14:textId="039F0A8A">
            <w:pPr>
              <w:spacing w:after="0" w:line="240" w:lineRule="auto"/>
              <w:ind w:left="0"/>
              <w:rPr>
                <w:rFonts w:cstheme="minorHAnsi"/>
                <w:sz w:val="18"/>
                <w:szCs w:val="18"/>
              </w:rPr>
            </w:pPr>
            <w:r w:rsidRPr="005B0342">
              <w:rPr>
                <w:rFonts w:cstheme="minorHAnsi"/>
                <w:sz w:val="18"/>
                <w:szCs w:val="18"/>
              </w:rPr>
              <w:t>2</w:t>
            </w:r>
          </w:p>
        </w:tc>
        <w:tc>
          <w:tcPr>
            <w:tcW w:w="1620" w:type="dxa"/>
          </w:tcPr>
          <w:p w:rsidRPr="005610CA" w:rsidR="00C627AA" w:rsidP="00C627AA" w:rsidRDefault="00C627AA" w14:paraId="0A2DE4BB" w14:textId="5013F1FE">
            <w:pPr>
              <w:spacing w:after="0" w:line="240" w:lineRule="auto"/>
              <w:ind w:left="0"/>
              <w:rPr>
                <w:rFonts w:cstheme="minorHAnsi"/>
                <w:sz w:val="18"/>
                <w:szCs w:val="18"/>
              </w:rPr>
            </w:pPr>
            <w:r w:rsidRPr="005B0342">
              <w:rPr>
                <w:rFonts w:cstheme="minorHAnsi"/>
                <w:sz w:val="18"/>
                <w:szCs w:val="18"/>
              </w:rPr>
              <w:t xml:space="preserve">Refer Issuing Country from </w:t>
            </w:r>
            <w:proofErr w:type="spellStart"/>
            <w:r w:rsidRPr="005B0342">
              <w:rPr>
                <w:rFonts w:cstheme="minorHAnsi"/>
                <w:sz w:val="18"/>
                <w:szCs w:val="18"/>
              </w:rPr>
              <w:t>RegistrationNumberTypeCode</w:t>
            </w:r>
            <w:proofErr w:type="spellEnd"/>
            <w:r w:rsidRPr="005B0342">
              <w:rPr>
                <w:rFonts w:cstheme="minorHAnsi"/>
                <w:sz w:val="18"/>
                <w:szCs w:val="18"/>
              </w:rPr>
              <w:t xml:space="preserve"> excel sheet</w:t>
            </w:r>
          </w:p>
        </w:tc>
        <w:tc>
          <w:tcPr>
            <w:tcW w:w="3150" w:type="dxa"/>
          </w:tcPr>
          <w:p w:rsidRPr="005610CA" w:rsidR="00C627AA" w:rsidP="00C627AA" w:rsidRDefault="00C627AA" w14:paraId="41395760" w14:textId="7F7C19CA">
            <w:pPr>
              <w:spacing w:after="0" w:line="240" w:lineRule="auto"/>
              <w:ind w:left="0"/>
              <w:rPr>
                <w:rFonts w:cstheme="minorHAnsi"/>
                <w:sz w:val="18"/>
                <w:szCs w:val="18"/>
              </w:rPr>
            </w:pPr>
            <w:r w:rsidRPr="005B0342">
              <w:rPr>
                <w:rFonts w:cstheme="minorHAnsi"/>
                <w:sz w:val="18"/>
                <w:szCs w:val="18"/>
              </w:rPr>
              <w:t>Customer Registration Number Issuer Country Code. Optional for Intl Outbound Dutiable product</w:t>
            </w:r>
          </w:p>
        </w:tc>
      </w:tr>
      <w:tr w:rsidRPr="00471BC4" w:rsidR="00C627AA" w:rsidTr="005B0342" w14:paraId="6A66E934" w14:textId="77777777">
        <w:trPr>
          <w:trHeight w:val="233"/>
        </w:trPr>
        <w:tc>
          <w:tcPr>
            <w:tcW w:w="1885" w:type="dxa"/>
          </w:tcPr>
          <w:p w:rsidRPr="005610CA" w:rsidR="00C627AA" w:rsidP="00C627AA" w:rsidRDefault="00C627AA" w14:paraId="4FE392D7" w14:textId="4B6B525B">
            <w:pPr>
              <w:spacing w:after="0" w:line="240" w:lineRule="auto"/>
              <w:ind w:left="0"/>
              <w:rPr>
                <w:rFonts w:cstheme="minorHAnsi"/>
                <w:sz w:val="18"/>
                <w:szCs w:val="18"/>
              </w:rPr>
            </w:pPr>
            <w:proofErr w:type="spellStart"/>
            <w:r w:rsidRPr="005610CA">
              <w:rPr>
                <w:rFonts w:cstheme="minorHAnsi"/>
                <w:sz w:val="18"/>
                <w:szCs w:val="18"/>
              </w:rPr>
              <w:t>CustomerBusinessPartyTypeCode</w:t>
            </w:r>
            <w:proofErr w:type="spellEnd"/>
          </w:p>
        </w:tc>
        <w:tc>
          <w:tcPr>
            <w:tcW w:w="990" w:type="dxa"/>
          </w:tcPr>
          <w:p w:rsidRPr="005610CA" w:rsidR="00C627AA" w:rsidP="00C627AA" w:rsidRDefault="00C627AA" w14:paraId="68852E60" w14:textId="57A4A975">
            <w:pPr>
              <w:spacing w:after="0" w:line="240" w:lineRule="auto"/>
              <w:ind w:left="0"/>
              <w:rPr>
                <w:rFonts w:cstheme="minorHAnsi"/>
                <w:sz w:val="18"/>
                <w:szCs w:val="18"/>
              </w:rPr>
            </w:pPr>
            <w:r w:rsidRPr="005B0342">
              <w:rPr>
                <w:rFonts w:cstheme="minorHAnsi"/>
                <w:sz w:val="18"/>
                <w:szCs w:val="18"/>
              </w:rPr>
              <w:t>string</w:t>
            </w:r>
          </w:p>
        </w:tc>
        <w:tc>
          <w:tcPr>
            <w:tcW w:w="990" w:type="dxa"/>
          </w:tcPr>
          <w:p w:rsidR="00C627AA" w:rsidP="00C627AA" w:rsidRDefault="00C627AA" w14:paraId="585104C5" w14:textId="30A8047F">
            <w:pPr>
              <w:spacing w:after="0" w:line="240" w:lineRule="auto"/>
              <w:ind w:left="0"/>
              <w:rPr>
                <w:rFonts w:cstheme="minorHAnsi"/>
                <w:sz w:val="18"/>
                <w:szCs w:val="18"/>
              </w:rPr>
            </w:pPr>
            <w:r>
              <w:rPr>
                <w:rFonts w:cstheme="minorHAnsi"/>
                <w:sz w:val="18"/>
                <w:szCs w:val="18"/>
              </w:rPr>
              <w:t>N</w:t>
            </w:r>
          </w:p>
        </w:tc>
        <w:tc>
          <w:tcPr>
            <w:tcW w:w="900" w:type="dxa"/>
          </w:tcPr>
          <w:p w:rsidRPr="005610CA" w:rsidR="00C627AA" w:rsidP="00C627AA" w:rsidRDefault="00C627AA" w14:paraId="79799DE4" w14:textId="0764069C">
            <w:pPr>
              <w:spacing w:after="0" w:line="240" w:lineRule="auto"/>
              <w:ind w:left="0"/>
              <w:rPr>
                <w:rFonts w:cstheme="minorHAnsi"/>
                <w:sz w:val="18"/>
                <w:szCs w:val="18"/>
              </w:rPr>
            </w:pPr>
            <w:r w:rsidRPr="005B0342">
              <w:rPr>
                <w:rFonts w:cstheme="minorHAnsi"/>
                <w:sz w:val="18"/>
                <w:szCs w:val="18"/>
              </w:rPr>
              <w:t>2</w:t>
            </w:r>
          </w:p>
        </w:tc>
        <w:tc>
          <w:tcPr>
            <w:tcW w:w="1620" w:type="dxa"/>
          </w:tcPr>
          <w:p w:rsidRPr="005B0342" w:rsidR="00C627AA" w:rsidP="00C627AA" w:rsidRDefault="00C627AA" w14:paraId="28377C96" w14:textId="77777777">
            <w:pPr>
              <w:spacing w:after="0" w:line="240" w:lineRule="auto"/>
              <w:ind w:left="0"/>
              <w:rPr>
                <w:rFonts w:cstheme="minorHAnsi"/>
                <w:sz w:val="18"/>
                <w:szCs w:val="18"/>
              </w:rPr>
            </w:pPr>
            <w:r w:rsidRPr="005B0342">
              <w:rPr>
                <w:rFonts w:cstheme="minorHAnsi"/>
                <w:sz w:val="18"/>
                <w:szCs w:val="18"/>
              </w:rPr>
              <w:t>BU – Business</w:t>
            </w:r>
          </w:p>
          <w:p w:rsidRPr="005B0342" w:rsidR="00C627AA" w:rsidP="00C627AA" w:rsidRDefault="00C627AA" w14:paraId="73B33BC3" w14:textId="77777777">
            <w:pPr>
              <w:spacing w:after="0" w:line="240" w:lineRule="auto"/>
              <w:ind w:left="0"/>
              <w:rPr>
                <w:rFonts w:cstheme="minorHAnsi"/>
                <w:sz w:val="18"/>
                <w:szCs w:val="18"/>
              </w:rPr>
            </w:pPr>
            <w:r w:rsidRPr="005B0342">
              <w:rPr>
                <w:rFonts w:cstheme="minorHAnsi"/>
                <w:sz w:val="18"/>
                <w:szCs w:val="18"/>
              </w:rPr>
              <w:t>DC - Direct Consumer</w:t>
            </w:r>
          </w:p>
          <w:p w:rsidRPr="005B0342" w:rsidR="00C627AA" w:rsidP="00C627AA" w:rsidRDefault="00C627AA" w14:paraId="3E08ADAA" w14:textId="77777777">
            <w:pPr>
              <w:spacing w:after="0" w:line="240" w:lineRule="auto"/>
              <w:ind w:left="0"/>
              <w:rPr>
                <w:rFonts w:cstheme="minorHAnsi"/>
                <w:sz w:val="18"/>
                <w:szCs w:val="18"/>
              </w:rPr>
            </w:pPr>
            <w:r w:rsidRPr="005B0342">
              <w:rPr>
                <w:rFonts w:cstheme="minorHAnsi"/>
                <w:sz w:val="18"/>
                <w:szCs w:val="18"/>
              </w:rPr>
              <w:t>GV – Government</w:t>
            </w:r>
          </w:p>
          <w:p w:rsidRPr="005B0342" w:rsidR="00C627AA" w:rsidP="00C627AA" w:rsidRDefault="00C627AA" w14:paraId="6DFB161E" w14:textId="77777777">
            <w:pPr>
              <w:spacing w:after="0" w:line="240" w:lineRule="auto"/>
              <w:ind w:left="0"/>
              <w:rPr>
                <w:rFonts w:cstheme="minorHAnsi"/>
                <w:sz w:val="18"/>
                <w:szCs w:val="18"/>
              </w:rPr>
            </w:pPr>
            <w:r w:rsidRPr="005B0342">
              <w:rPr>
                <w:rFonts w:cstheme="minorHAnsi"/>
                <w:sz w:val="18"/>
                <w:szCs w:val="18"/>
              </w:rPr>
              <w:t>OT – Other</w:t>
            </w:r>
          </w:p>
          <w:p w:rsidRPr="005B0342" w:rsidR="00C627AA" w:rsidP="00C627AA" w:rsidRDefault="00C627AA" w14:paraId="548C620D" w14:textId="77777777">
            <w:pPr>
              <w:spacing w:after="0" w:line="240" w:lineRule="auto"/>
              <w:ind w:left="0"/>
              <w:rPr>
                <w:rFonts w:cstheme="minorHAnsi"/>
                <w:sz w:val="18"/>
                <w:szCs w:val="18"/>
              </w:rPr>
            </w:pPr>
            <w:r w:rsidRPr="005B0342">
              <w:rPr>
                <w:rFonts w:cstheme="minorHAnsi"/>
                <w:sz w:val="18"/>
                <w:szCs w:val="18"/>
              </w:rPr>
              <w:t>PR – Private</w:t>
            </w:r>
          </w:p>
          <w:p w:rsidRPr="005610CA" w:rsidR="00C627AA" w:rsidP="00C627AA" w:rsidRDefault="00C627AA" w14:paraId="010737D2" w14:textId="289A6EF5">
            <w:pPr>
              <w:spacing w:after="0" w:line="240" w:lineRule="auto"/>
              <w:ind w:left="0"/>
              <w:rPr>
                <w:rFonts w:cstheme="minorHAnsi"/>
                <w:sz w:val="18"/>
                <w:szCs w:val="18"/>
              </w:rPr>
            </w:pPr>
            <w:r w:rsidRPr="005B0342">
              <w:rPr>
                <w:rFonts w:cstheme="minorHAnsi"/>
                <w:sz w:val="18"/>
                <w:szCs w:val="18"/>
              </w:rPr>
              <w:t>RE – Reseller</w:t>
            </w:r>
          </w:p>
        </w:tc>
        <w:tc>
          <w:tcPr>
            <w:tcW w:w="3150" w:type="dxa"/>
          </w:tcPr>
          <w:p w:rsidRPr="005610CA" w:rsidR="00C627AA" w:rsidP="00C627AA" w:rsidRDefault="00C627AA" w14:paraId="3730E8FC" w14:textId="56F6508B">
            <w:pPr>
              <w:spacing w:after="0" w:line="240" w:lineRule="auto"/>
              <w:ind w:left="0"/>
              <w:rPr>
                <w:rFonts w:cstheme="minorHAnsi"/>
                <w:sz w:val="18"/>
                <w:szCs w:val="18"/>
              </w:rPr>
            </w:pPr>
            <w:r w:rsidRPr="005B0342">
              <w:rPr>
                <w:rFonts w:cstheme="minorHAnsi"/>
                <w:sz w:val="18"/>
                <w:szCs w:val="18"/>
              </w:rPr>
              <w:t>Customer Business Party Type Code. Optional for Intl Outbound Dutiable product</w:t>
            </w:r>
          </w:p>
        </w:tc>
      </w:tr>
    </w:tbl>
    <w:p w:rsidRPr="00821664" w:rsidR="00821664" w:rsidP="00821664" w:rsidRDefault="00821664" w14:paraId="1F1D37DF" w14:textId="3EF519F0">
      <w:pPr>
        <w:rPr>
          <w:rFonts w:cstheme="minorHAnsi"/>
          <w:color w:val="000000" w:themeColor="text1"/>
          <w:u w:val="single"/>
        </w:rPr>
      </w:pPr>
      <w:proofErr w:type="gramStart"/>
      <w:r w:rsidRPr="00821664">
        <w:rPr>
          <w:rFonts w:cstheme="minorHAnsi"/>
          <w:color w:val="000000" w:themeColor="text1"/>
          <w:u w:val="single"/>
        </w:rPr>
        <w:t>Consignee  Definition</w:t>
      </w:r>
      <w:proofErr w:type="gramEnd"/>
    </w:p>
    <w:tbl>
      <w:tblPr>
        <w:tblStyle w:val="TableGrid"/>
        <w:tblW w:w="9535" w:type="dxa"/>
        <w:tblLayout w:type="fixed"/>
        <w:tblLook w:val="04A0" w:firstRow="1" w:lastRow="0" w:firstColumn="1" w:lastColumn="0" w:noHBand="0" w:noVBand="1"/>
      </w:tblPr>
      <w:tblGrid>
        <w:gridCol w:w="1885"/>
        <w:gridCol w:w="990"/>
        <w:gridCol w:w="990"/>
        <w:gridCol w:w="900"/>
        <w:gridCol w:w="1620"/>
        <w:gridCol w:w="3150"/>
      </w:tblGrid>
      <w:tr w:rsidR="00821664" w:rsidTr="00346EB8" w14:paraId="36EC3E96" w14:textId="77777777">
        <w:tc>
          <w:tcPr>
            <w:tcW w:w="1885" w:type="dxa"/>
            <w:shd w:val="clear" w:color="auto" w:fill="1F497D" w:themeFill="text2"/>
          </w:tcPr>
          <w:p w:rsidRPr="00B93C02" w:rsidR="00821664" w:rsidP="00346EB8" w:rsidRDefault="00821664" w14:paraId="06046AE5" w14:textId="77777777">
            <w:pPr>
              <w:spacing w:after="0" w:line="240" w:lineRule="auto"/>
              <w:ind w:left="0"/>
              <w:rPr>
                <w:rFonts w:ascii="Consolas" w:hAnsi="Consolas" w:cs="Consolas"/>
                <w:b/>
                <w:bCs/>
                <w:color w:val="FFFFFF" w:themeColor="background1"/>
                <w:sz w:val="20"/>
              </w:rPr>
            </w:pPr>
            <w:bookmarkStart w:name="_toc837" w:id="234"/>
            <w:bookmarkStart w:name="_toc334" w:id="235"/>
            <w:bookmarkEnd w:id="234"/>
            <w:bookmarkEnd w:id="235"/>
            <w:r>
              <w:rPr>
                <w:rFonts w:ascii="Consolas" w:hAnsi="Consolas" w:cs="Consolas"/>
                <w:b/>
                <w:bCs/>
                <w:color w:val="FFFFFF" w:themeColor="background1"/>
                <w:sz w:val="20"/>
              </w:rPr>
              <w:t>Field Name</w:t>
            </w:r>
          </w:p>
        </w:tc>
        <w:tc>
          <w:tcPr>
            <w:tcW w:w="990" w:type="dxa"/>
            <w:shd w:val="clear" w:color="auto" w:fill="1F497D" w:themeFill="text2"/>
          </w:tcPr>
          <w:p w:rsidRPr="00B93C02" w:rsidR="00821664" w:rsidP="00346EB8" w:rsidRDefault="00821664" w14:paraId="728582C5"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821664" w:rsidP="00346EB8" w:rsidRDefault="00821664" w14:paraId="06F6A68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900" w:type="dxa"/>
            <w:shd w:val="clear" w:color="auto" w:fill="1F497D" w:themeFill="text2"/>
          </w:tcPr>
          <w:p w:rsidRPr="00B90623" w:rsidR="00821664" w:rsidP="00346EB8" w:rsidRDefault="00821664" w14:paraId="3F5F05F9"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1620" w:type="dxa"/>
            <w:shd w:val="clear" w:color="auto" w:fill="1F497D" w:themeFill="text2"/>
          </w:tcPr>
          <w:p w:rsidRPr="00B90623" w:rsidR="00821664" w:rsidP="00346EB8" w:rsidRDefault="00821664" w14:paraId="3B74EA23"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Allowed Values</w:t>
            </w:r>
          </w:p>
        </w:tc>
        <w:tc>
          <w:tcPr>
            <w:tcW w:w="3150" w:type="dxa"/>
            <w:shd w:val="clear" w:color="auto" w:fill="1F497D" w:themeFill="text2"/>
          </w:tcPr>
          <w:p w:rsidRPr="00B93C02" w:rsidR="00821664" w:rsidP="00346EB8" w:rsidRDefault="00821664" w14:paraId="0F4721E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821664" w:rsidR="00821664" w:rsidTr="00346EB8" w14:paraId="4C64901F" w14:textId="77777777">
        <w:tc>
          <w:tcPr>
            <w:tcW w:w="1885" w:type="dxa"/>
          </w:tcPr>
          <w:p w:rsidRPr="005610CA" w:rsidR="00821664" w:rsidP="00821664" w:rsidRDefault="00821664" w14:paraId="2029C5A7" w14:textId="47A0BCF9">
            <w:pPr>
              <w:spacing w:after="0" w:line="240" w:lineRule="auto"/>
              <w:ind w:left="0"/>
              <w:rPr>
                <w:rFonts w:cstheme="minorHAnsi"/>
                <w:sz w:val="18"/>
                <w:szCs w:val="18"/>
              </w:rPr>
            </w:pPr>
            <w:proofErr w:type="spellStart"/>
            <w:r w:rsidRPr="00821664">
              <w:rPr>
                <w:rFonts w:cstheme="minorHAnsi"/>
                <w:sz w:val="18"/>
                <w:szCs w:val="18"/>
              </w:rPr>
              <w:t>ConsigneeName</w:t>
            </w:r>
            <w:proofErr w:type="spellEnd"/>
          </w:p>
        </w:tc>
        <w:tc>
          <w:tcPr>
            <w:tcW w:w="990" w:type="dxa"/>
          </w:tcPr>
          <w:p w:rsidRPr="005610CA" w:rsidR="00821664" w:rsidP="00821664" w:rsidRDefault="00821664" w14:paraId="7D90643E"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821664" w:rsidP="00821664" w:rsidRDefault="00821664" w14:paraId="276290CA" w14:textId="4BE9C478">
            <w:pPr>
              <w:spacing w:after="0" w:line="240" w:lineRule="auto"/>
              <w:ind w:left="0"/>
              <w:rPr>
                <w:rFonts w:cstheme="minorHAnsi"/>
                <w:sz w:val="18"/>
                <w:szCs w:val="18"/>
              </w:rPr>
            </w:pPr>
            <w:r w:rsidRPr="00821664">
              <w:rPr>
                <w:rFonts w:cstheme="minorHAnsi"/>
                <w:sz w:val="18"/>
                <w:szCs w:val="18"/>
              </w:rPr>
              <w:t>Y</w:t>
            </w:r>
          </w:p>
        </w:tc>
        <w:tc>
          <w:tcPr>
            <w:tcW w:w="900" w:type="dxa"/>
          </w:tcPr>
          <w:p w:rsidRPr="005610CA" w:rsidR="00821664" w:rsidP="00821664" w:rsidRDefault="00821664" w14:paraId="0B596F60" w14:textId="77777777">
            <w:pPr>
              <w:spacing w:after="0" w:line="240" w:lineRule="auto"/>
              <w:ind w:left="0"/>
              <w:rPr>
                <w:rFonts w:cstheme="minorHAnsi"/>
                <w:sz w:val="18"/>
                <w:szCs w:val="18"/>
              </w:rPr>
            </w:pPr>
            <w:r w:rsidRPr="005B0342">
              <w:rPr>
                <w:rFonts w:cstheme="minorHAnsi"/>
                <w:sz w:val="18"/>
                <w:szCs w:val="18"/>
              </w:rPr>
              <w:t>3</w:t>
            </w:r>
          </w:p>
        </w:tc>
        <w:tc>
          <w:tcPr>
            <w:tcW w:w="1620" w:type="dxa"/>
          </w:tcPr>
          <w:p w:rsidRPr="005610CA" w:rsidR="00821664" w:rsidP="00821664" w:rsidRDefault="00821664" w14:paraId="01126F20" w14:textId="77777777">
            <w:pPr>
              <w:spacing w:after="0" w:line="240" w:lineRule="auto"/>
              <w:ind w:left="0"/>
              <w:rPr>
                <w:rFonts w:cstheme="minorHAnsi"/>
                <w:sz w:val="18"/>
                <w:szCs w:val="18"/>
              </w:rPr>
            </w:pPr>
            <w:r w:rsidRPr="005B0342">
              <w:rPr>
                <w:rFonts w:cstheme="minorHAnsi"/>
                <w:sz w:val="18"/>
                <w:szCs w:val="18"/>
              </w:rPr>
              <w:t>A-Z</w:t>
            </w:r>
          </w:p>
        </w:tc>
        <w:tc>
          <w:tcPr>
            <w:tcW w:w="3150" w:type="dxa"/>
          </w:tcPr>
          <w:p w:rsidRPr="00C627AA" w:rsidR="00821664" w:rsidP="00821664" w:rsidRDefault="00821664" w14:paraId="3B3DC969" w14:textId="77777777">
            <w:pPr>
              <w:spacing w:after="0" w:line="240" w:lineRule="auto"/>
              <w:ind w:left="0"/>
              <w:rPr>
                <w:rFonts w:cstheme="minorHAnsi"/>
                <w:sz w:val="18"/>
                <w:szCs w:val="18"/>
              </w:rPr>
            </w:pPr>
            <w:r w:rsidRPr="00C627AA">
              <w:rPr>
                <w:rFonts w:cstheme="minorHAnsi"/>
                <w:sz w:val="18"/>
                <w:szCs w:val="18"/>
              </w:rPr>
              <w:t xml:space="preserve">Customer Area code </w:t>
            </w:r>
          </w:p>
        </w:tc>
      </w:tr>
      <w:tr w:rsidRPr="00821664" w:rsidR="00821664" w:rsidTr="00346EB8" w14:paraId="0F8A8DDD" w14:textId="77777777">
        <w:tc>
          <w:tcPr>
            <w:tcW w:w="1885" w:type="dxa"/>
          </w:tcPr>
          <w:p w:rsidRPr="005610CA" w:rsidR="00821664" w:rsidP="00821664" w:rsidRDefault="00821664" w14:paraId="48F9C56F" w14:textId="7C7E7E29">
            <w:pPr>
              <w:spacing w:after="0" w:line="240" w:lineRule="auto"/>
              <w:ind w:left="0"/>
              <w:rPr>
                <w:rFonts w:cstheme="minorHAnsi"/>
                <w:sz w:val="18"/>
                <w:szCs w:val="18"/>
              </w:rPr>
            </w:pPr>
            <w:r w:rsidRPr="00821664">
              <w:rPr>
                <w:rFonts w:cstheme="minorHAnsi"/>
                <w:sz w:val="18"/>
                <w:szCs w:val="18"/>
              </w:rPr>
              <w:t>ConsigneeAddress1</w:t>
            </w:r>
          </w:p>
        </w:tc>
        <w:tc>
          <w:tcPr>
            <w:tcW w:w="990" w:type="dxa"/>
          </w:tcPr>
          <w:p w:rsidRPr="005610CA" w:rsidR="00821664" w:rsidP="00821664" w:rsidRDefault="00821664" w14:paraId="31181ACD"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821664" w:rsidP="00821664" w:rsidRDefault="00821664" w14:paraId="04C8FE65" w14:textId="7464820C">
            <w:pPr>
              <w:spacing w:after="0" w:line="240" w:lineRule="auto"/>
              <w:ind w:left="0"/>
              <w:rPr>
                <w:rFonts w:cstheme="minorHAnsi"/>
                <w:sz w:val="18"/>
                <w:szCs w:val="18"/>
              </w:rPr>
            </w:pPr>
            <w:r w:rsidRPr="00821664">
              <w:rPr>
                <w:rFonts w:cstheme="minorHAnsi"/>
                <w:sz w:val="18"/>
                <w:szCs w:val="18"/>
              </w:rPr>
              <w:t>Y</w:t>
            </w:r>
          </w:p>
        </w:tc>
        <w:tc>
          <w:tcPr>
            <w:tcW w:w="900" w:type="dxa"/>
          </w:tcPr>
          <w:p w:rsidRPr="005610CA" w:rsidR="00821664" w:rsidP="00821664" w:rsidRDefault="00821664" w14:paraId="2DD42CF4" w14:textId="77777777">
            <w:pPr>
              <w:spacing w:after="0" w:line="240" w:lineRule="auto"/>
              <w:ind w:left="0"/>
              <w:rPr>
                <w:rFonts w:cstheme="minorHAnsi"/>
                <w:sz w:val="18"/>
                <w:szCs w:val="18"/>
              </w:rPr>
            </w:pPr>
            <w:r w:rsidRPr="005B0342">
              <w:rPr>
                <w:rFonts w:cstheme="minorHAnsi"/>
                <w:sz w:val="18"/>
                <w:szCs w:val="18"/>
              </w:rPr>
              <w:t>6</w:t>
            </w:r>
          </w:p>
        </w:tc>
        <w:tc>
          <w:tcPr>
            <w:tcW w:w="1620" w:type="dxa"/>
          </w:tcPr>
          <w:p w:rsidRPr="005610CA" w:rsidR="00821664" w:rsidP="00821664" w:rsidRDefault="00821664" w14:paraId="3FCD5253" w14:textId="77777777">
            <w:pPr>
              <w:spacing w:after="0" w:line="240" w:lineRule="auto"/>
              <w:ind w:left="0"/>
              <w:rPr>
                <w:rFonts w:cstheme="minorHAnsi"/>
                <w:sz w:val="18"/>
                <w:szCs w:val="18"/>
              </w:rPr>
            </w:pPr>
            <w:r w:rsidRPr="005B0342">
              <w:rPr>
                <w:rFonts w:cstheme="minorHAnsi"/>
                <w:sz w:val="18"/>
                <w:szCs w:val="18"/>
              </w:rPr>
              <w:t>A-Z,0-9</w:t>
            </w:r>
          </w:p>
        </w:tc>
        <w:tc>
          <w:tcPr>
            <w:tcW w:w="3150" w:type="dxa"/>
          </w:tcPr>
          <w:p w:rsidRPr="00C627AA" w:rsidR="00821664" w:rsidP="00821664" w:rsidRDefault="00821664" w14:paraId="42DC1125" w14:textId="77777777">
            <w:pPr>
              <w:spacing w:after="0" w:line="240" w:lineRule="auto"/>
              <w:ind w:left="0"/>
              <w:rPr>
                <w:rFonts w:cstheme="minorHAnsi"/>
                <w:sz w:val="18"/>
                <w:szCs w:val="18"/>
              </w:rPr>
            </w:pPr>
            <w:r w:rsidRPr="00C627AA">
              <w:rPr>
                <w:rFonts w:cstheme="minorHAnsi"/>
                <w:sz w:val="18"/>
                <w:szCs w:val="18"/>
              </w:rPr>
              <w:t>Customer Code</w:t>
            </w:r>
          </w:p>
        </w:tc>
      </w:tr>
      <w:tr w:rsidRPr="00821664" w:rsidR="00821664" w:rsidTr="00346EB8" w14:paraId="4621DB0D" w14:textId="77777777">
        <w:tc>
          <w:tcPr>
            <w:tcW w:w="1885" w:type="dxa"/>
          </w:tcPr>
          <w:p w:rsidRPr="005610CA" w:rsidR="00821664" w:rsidP="00821664" w:rsidRDefault="00821664" w14:paraId="51710D75" w14:textId="1BBAE5B4">
            <w:pPr>
              <w:spacing w:after="0" w:line="240" w:lineRule="auto"/>
              <w:ind w:left="0"/>
              <w:rPr>
                <w:rFonts w:cstheme="minorHAnsi"/>
                <w:sz w:val="18"/>
                <w:szCs w:val="18"/>
              </w:rPr>
            </w:pPr>
            <w:r w:rsidRPr="00821664">
              <w:rPr>
                <w:rFonts w:cstheme="minorHAnsi"/>
                <w:sz w:val="18"/>
                <w:szCs w:val="18"/>
              </w:rPr>
              <w:t>ConsigneeAddress2</w:t>
            </w:r>
          </w:p>
        </w:tc>
        <w:tc>
          <w:tcPr>
            <w:tcW w:w="990" w:type="dxa"/>
          </w:tcPr>
          <w:p w:rsidRPr="005610CA" w:rsidR="00821664" w:rsidP="00821664" w:rsidRDefault="00821664" w14:paraId="791E27DA"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821664" w:rsidP="00821664" w:rsidRDefault="00821664" w14:paraId="14EBDB0C" w14:textId="33DA34A7">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373F10C9" w14:textId="77777777">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821664" w:rsidP="00821664" w:rsidRDefault="00821664" w14:paraId="0973B60E" w14:textId="77777777">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821664" w:rsidP="00821664" w:rsidRDefault="00821664" w14:paraId="371BF20E" w14:textId="77777777">
            <w:pPr>
              <w:spacing w:after="0" w:line="240" w:lineRule="auto"/>
              <w:ind w:left="0"/>
              <w:rPr>
                <w:rFonts w:cstheme="minorHAnsi"/>
                <w:sz w:val="18"/>
                <w:szCs w:val="18"/>
              </w:rPr>
            </w:pPr>
            <w:r w:rsidRPr="00C627AA">
              <w:rPr>
                <w:rFonts w:cstheme="minorHAnsi"/>
                <w:sz w:val="18"/>
                <w:szCs w:val="18"/>
              </w:rPr>
              <w:t xml:space="preserve">Customer Name. </w:t>
            </w:r>
            <w:r w:rsidRPr="00821664">
              <w:rPr>
                <w:rFonts w:cstheme="minorHAnsi"/>
                <w:sz w:val="18"/>
                <w:szCs w:val="18"/>
              </w:rPr>
              <w:t>Mandatory for Intl Outbound product</w:t>
            </w:r>
          </w:p>
        </w:tc>
      </w:tr>
      <w:tr w:rsidRPr="00821664" w:rsidR="00821664" w:rsidTr="00346EB8" w14:paraId="24DC8CC6" w14:textId="77777777">
        <w:trPr>
          <w:trHeight w:val="233"/>
        </w:trPr>
        <w:tc>
          <w:tcPr>
            <w:tcW w:w="1885" w:type="dxa"/>
          </w:tcPr>
          <w:p w:rsidRPr="005610CA" w:rsidR="00821664" w:rsidP="00821664" w:rsidRDefault="00821664" w14:paraId="1BDD6501" w14:textId="6C0AF923">
            <w:pPr>
              <w:spacing w:after="0" w:line="240" w:lineRule="auto"/>
              <w:ind w:left="0"/>
              <w:rPr>
                <w:rFonts w:cstheme="minorHAnsi"/>
                <w:sz w:val="18"/>
                <w:szCs w:val="18"/>
              </w:rPr>
            </w:pPr>
            <w:r w:rsidRPr="00821664">
              <w:rPr>
                <w:rFonts w:cstheme="minorHAnsi"/>
                <w:sz w:val="18"/>
                <w:szCs w:val="18"/>
              </w:rPr>
              <w:t>ConsigneeAddress3</w:t>
            </w:r>
          </w:p>
        </w:tc>
        <w:tc>
          <w:tcPr>
            <w:tcW w:w="990" w:type="dxa"/>
          </w:tcPr>
          <w:p w:rsidRPr="005610CA" w:rsidR="00821664" w:rsidP="00821664" w:rsidRDefault="00821664" w14:paraId="1778A4B1"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Pr="005610CA" w:rsidR="00821664" w:rsidP="00821664" w:rsidRDefault="00821664" w14:paraId="0A52DF2A" w14:textId="2D7B5335">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847FEF7" w14:textId="77777777">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821664" w:rsidP="00821664" w:rsidRDefault="00821664" w14:paraId="6D0CFFC0" w14:textId="77777777">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821664" w:rsidP="00821664" w:rsidRDefault="00821664" w14:paraId="26BC6788" w14:textId="77777777">
            <w:pPr>
              <w:spacing w:after="0" w:line="240" w:lineRule="auto"/>
              <w:ind w:left="0"/>
              <w:rPr>
                <w:rFonts w:cstheme="minorHAnsi"/>
                <w:sz w:val="18"/>
                <w:szCs w:val="18"/>
              </w:rPr>
            </w:pPr>
            <w:r w:rsidRPr="00C627AA">
              <w:rPr>
                <w:rFonts w:cstheme="minorHAnsi"/>
                <w:sz w:val="18"/>
                <w:szCs w:val="18"/>
              </w:rPr>
              <w:t xml:space="preserve">Customer Address1. </w:t>
            </w:r>
            <w:r w:rsidRPr="00821664">
              <w:rPr>
                <w:rFonts w:cstheme="minorHAnsi"/>
                <w:sz w:val="18"/>
                <w:szCs w:val="18"/>
              </w:rPr>
              <w:t>Mandatory for Intl Outbound product</w:t>
            </w:r>
          </w:p>
        </w:tc>
      </w:tr>
      <w:tr w:rsidRPr="00821664" w:rsidR="00821664" w:rsidTr="00346EB8" w14:paraId="7D05A32E" w14:textId="77777777">
        <w:trPr>
          <w:trHeight w:val="233"/>
        </w:trPr>
        <w:tc>
          <w:tcPr>
            <w:tcW w:w="1885" w:type="dxa"/>
          </w:tcPr>
          <w:p w:rsidRPr="005610CA" w:rsidR="00821664" w:rsidP="00821664" w:rsidRDefault="00821664" w14:paraId="3C113C88" w14:textId="7C04B03E">
            <w:pPr>
              <w:spacing w:after="0" w:line="240" w:lineRule="auto"/>
              <w:ind w:left="0"/>
              <w:rPr>
                <w:rFonts w:cstheme="minorHAnsi"/>
                <w:sz w:val="18"/>
                <w:szCs w:val="18"/>
              </w:rPr>
            </w:pPr>
            <w:proofErr w:type="spellStart"/>
            <w:r w:rsidRPr="00821664">
              <w:rPr>
                <w:rFonts w:cstheme="minorHAnsi"/>
                <w:sz w:val="18"/>
                <w:szCs w:val="18"/>
              </w:rPr>
              <w:t>ConsigneePincode</w:t>
            </w:r>
            <w:proofErr w:type="spellEnd"/>
          </w:p>
        </w:tc>
        <w:tc>
          <w:tcPr>
            <w:tcW w:w="990" w:type="dxa"/>
          </w:tcPr>
          <w:p w:rsidRPr="005610CA" w:rsidR="00821664" w:rsidP="00821664" w:rsidRDefault="00821664" w14:paraId="7C4BF483"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08F02DE5" w14:textId="3590C344">
            <w:pPr>
              <w:spacing w:after="0" w:line="240" w:lineRule="auto"/>
              <w:ind w:left="0"/>
              <w:rPr>
                <w:rFonts w:cstheme="minorHAnsi"/>
                <w:sz w:val="18"/>
                <w:szCs w:val="18"/>
              </w:rPr>
            </w:pPr>
            <w:r w:rsidRPr="00821664">
              <w:rPr>
                <w:rFonts w:cstheme="minorHAnsi"/>
                <w:sz w:val="18"/>
                <w:szCs w:val="18"/>
              </w:rPr>
              <w:t>Y</w:t>
            </w:r>
          </w:p>
        </w:tc>
        <w:tc>
          <w:tcPr>
            <w:tcW w:w="900" w:type="dxa"/>
          </w:tcPr>
          <w:p w:rsidRPr="005610CA" w:rsidR="00821664" w:rsidP="00821664" w:rsidRDefault="00821664" w14:paraId="011D57AD" w14:textId="77777777">
            <w:pPr>
              <w:spacing w:after="0" w:line="240" w:lineRule="auto"/>
              <w:ind w:left="0"/>
              <w:rPr>
                <w:rFonts w:cstheme="minorHAnsi"/>
                <w:sz w:val="18"/>
                <w:szCs w:val="18"/>
              </w:rPr>
            </w:pPr>
            <w:r w:rsidRPr="005B0342">
              <w:rPr>
                <w:rFonts w:cstheme="minorHAnsi"/>
                <w:sz w:val="18"/>
                <w:szCs w:val="18"/>
              </w:rPr>
              <w:t>30</w:t>
            </w:r>
          </w:p>
        </w:tc>
        <w:tc>
          <w:tcPr>
            <w:tcW w:w="1620" w:type="dxa"/>
          </w:tcPr>
          <w:p w:rsidRPr="005610CA" w:rsidR="00821664" w:rsidP="00821664" w:rsidRDefault="00821664" w14:paraId="5DB94523" w14:textId="77777777">
            <w:pPr>
              <w:spacing w:after="0" w:line="240" w:lineRule="auto"/>
              <w:ind w:left="0"/>
              <w:rPr>
                <w:rFonts w:cstheme="minorHAnsi"/>
                <w:sz w:val="18"/>
                <w:szCs w:val="18"/>
              </w:rPr>
            </w:pPr>
            <w:r w:rsidRPr="005B0342">
              <w:rPr>
                <w:rFonts w:cstheme="minorHAnsi"/>
                <w:sz w:val="18"/>
                <w:szCs w:val="18"/>
              </w:rPr>
              <w:t>a-</w:t>
            </w:r>
            <w:proofErr w:type="gramStart"/>
            <w:r w:rsidRPr="005B0342">
              <w:rPr>
                <w:rFonts w:cstheme="minorHAnsi"/>
                <w:sz w:val="18"/>
                <w:szCs w:val="18"/>
              </w:rPr>
              <w:t>z,A</w:t>
            </w:r>
            <w:proofErr w:type="gramEnd"/>
            <w:r w:rsidRPr="005B0342">
              <w:rPr>
                <w:rFonts w:cstheme="minorHAnsi"/>
                <w:sz w:val="18"/>
                <w:szCs w:val="18"/>
              </w:rPr>
              <w:t>-Z,0-9,./?;:'~!\\@\"#$%^&amp;*()[]+=_ /-</w:t>
            </w:r>
          </w:p>
        </w:tc>
        <w:tc>
          <w:tcPr>
            <w:tcW w:w="3150" w:type="dxa"/>
          </w:tcPr>
          <w:p w:rsidRPr="00C627AA" w:rsidR="00821664" w:rsidP="00821664" w:rsidRDefault="00821664" w14:paraId="279E3FE3" w14:textId="77777777">
            <w:pPr>
              <w:spacing w:after="0" w:line="240" w:lineRule="auto"/>
              <w:ind w:left="0"/>
              <w:rPr>
                <w:rFonts w:cstheme="minorHAnsi"/>
                <w:sz w:val="18"/>
                <w:szCs w:val="18"/>
              </w:rPr>
            </w:pPr>
            <w:r w:rsidRPr="00C627AA">
              <w:rPr>
                <w:rFonts w:cstheme="minorHAnsi"/>
                <w:sz w:val="18"/>
                <w:szCs w:val="18"/>
              </w:rPr>
              <w:t xml:space="preserve">Customer Address2. </w:t>
            </w:r>
            <w:r w:rsidRPr="00821664">
              <w:rPr>
                <w:rFonts w:cstheme="minorHAnsi"/>
                <w:sz w:val="18"/>
                <w:szCs w:val="18"/>
              </w:rPr>
              <w:t>Mandatory for Intl Outbound product</w:t>
            </w:r>
          </w:p>
        </w:tc>
      </w:tr>
      <w:tr w:rsidRPr="00821664" w:rsidR="00821664" w:rsidTr="00346EB8" w14:paraId="28728FB8" w14:textId="77777777">
        <w:trPr>
          <w:trHeight w:val="233"/>
        </w:trPr>
        <w:tc>
          <w:tcPr>
            <w:tcW w:w="1885" w:type="dxa"/>
          </w:tcPr>
          <w:p w:rsidRPr="005610CA" w:rsidR="00821664" w:rsidP="00821664" w:rsidRDefault="00821664" w14:paraId="5C5212FF" w14:textId="5AEA3687">
            <w:pPr>
              <w:spacing w:after="0" w:line="240" w:lineRule="auto"/>
              <w:ind w:left="0"/>
              <w:rPr>
                <w:rFonts w:cstheme="minorHAnsi"/>
                <w:sz w:val="18"/>
                <w:szCs w:val="18"/>
              </w:rPr>
            </w:pPr>
            <w:proofErr w:type="spellStart"/>
            <w:r w:rsidRPr="00821664">
              <w:rPr>
                <w:rFonts w:cstheme="minorHAnsi"/>
                <w:sz w:val="18"/>
                <w:szCs w:val="18"/>
              </w:rPr>
              <w:t>ConsigneeTelephone</w:t>
            </w:r>
            <w:proofErr w:type="spellEnd"/>
          </w:p>
        </w:tc>
        <w:tc>
          <w:tcPr>
            <w:tcW w:w="990" w:type="dxa"/>
          </w:tcPr>
          <w:p w:rsidRPr="005610CA" w:rsidR="00821664" w:rsidP="00821664" w:rsidRDefault="00821664" w14:paraId="53AFA112"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13C3009D" w14:textId="4BAC092E">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3AFB4F0B" w14:textId="02B8AFB8">
            <w:pPr>
              <w:spacing w:after="0" w:line="240" w:lineRule="auto"/>
              <w:ind w:left="0"/>
              <w:rPr>
                <w:rFonts w:cstheme="minorHAnsi"/>
                <w:sz w:val="18"/>
                <w:szCs w:val="18"/>
              </w:rPr>
            </w:pPr>
            <w:r w:rsidRPr="00821664">
              <w:rPr>
                <w:rFonts w:cstheme="minorHAnsi"/>
                <w:sz w:val="18"/>
                <w:szCs w:val="18"/>
              </w:rPr>
              <w:t>6-15</w:t>
            </w:r>
          </w:p>
        </w:tc>
        <w:tc>
          <w:tcPr>
            <w:tcW w:w="1620" w:type="dxa"/>
          </w:tcPr>
          <w:p w:rsidRPr="005610CA" w:rsidR="00821664" w:rsidP="00821664" w:rsidRDefault="00821664" w14:paraId="561421D3" w14:textId="7F4D5C3A">
            <w:pPr>
              <w:spacing w:after="0" w:line="240" w:lineRule="auto"/>
              <w:ind w:left="0"/>
              <w:rPr>
                <w:rFonts w:cstheme="minorHAnsi"/>
                <w:sz w:val="18"/>
                <w:szCs w:val="18"/>
              </w:rPr>
            </w:pPr>
            <w:r w:rsidRPr="00821664">
              <w:rPr>
                <w:rFonts w:cstheme="minorHAnsi"/>
                <w:sz w:val="18"/>
                <w:szCs w:val="18"/>
              </w:rPr>
              <w:t>0-9</w:t>
            </w:r>
          </w:p>
        </w:tc>
        <w:tc>
          <w:tcPr>
            <w:tcW w:w="3150" w:type="dxa"/>
          </w:tcPr>
          <w:p w:rsidRPr="00C627AA" w:rsidR="00821664" w:rsidP="00821664" w:rsidRDefault="00821664" w14:paraId="5D628AC5" w14:textId="60FE521D">
            <w:pPr>
              <w:spacing w:after="0" w:line="240" w:lineRule="auto"/>
              <w:ind w:left="0"/>
              <w:rPr>
                <w:rFonts w:cstheme="minorHAnsi"/>
                <w:sz w:val="18"/>
                <w:szCs w:val="18"/>
              </w:rPr>
            </w:pPr>
            <w:r w:rsidRPr="00821664">
              <w:rPr>
                <w:rFonts w:cstheme="minorHAnsi"/>
                <w:sz w:val="18"/>
                <w:szCs w:val="18"/>
              </w:rPr>
              <w:t>Consignee Telephone Number</w:t>
            </w:r>
          </w:p>
        </w:tc>
      </w:tr>
      <w:tr w:rsidRPr="00821664" w:rsidR="00821664" w:rsidTr="00346EB8" w14:paraId="61423773" w14:textId="77777777">
        <w:trPr>
          <w:trHeight w:val="233"/>
        </w:trPr>
        <w:tc>
          <w:tcPr>
            <w:tcW w:w="1885" w:type="dxa"/>
          </w:tcPr>
          <w:p w:rsidRPr="005610CA" w:rsidR="00821664" w:rsidP="00821664" w:rsidRDefault="00821664" w14:paraId="4E004BC0" w14:textId="663ACA8F">
            <w:pPr>
              <w:spacing w:after="0" w:line="240" w:lineRule="auto"/>
              <w:ind w:left="0"/>
              <w:rPr>
                <w:rFonts w:cstheme="minorHAnsi"/>
                <w:sz w:val="18"/>
                <w:szCs w:val="18"/>
              </w:rPr>
            </w:pPr>
            <w:proofErr w:type="spellStart"/>
            <w:r w:rsidRPr="00821664">
              <w:rPr>
                <w:rFonts w:cstheme="minorHAnsi"/>
                <w:sz w:val="18"/>
                <w:szCs w:val="18"/>
              </w:rPr>
              <w:t>ConsigneeMobile</w:t>
            </w:r>
            <w:proofErr w:type="spellEnd"/>
          </w:p>
        </w:tc>
        <w:tc>
          <w:tcPr>
            <w:tcW w:w="990" w:type="dxa"/>
          </w:tcPr>
          <w:p w:rsidRPr="005610CA" w:rsidR="00821664" w:rsidP="00821664" w:rsidRDefault="00821664" w14:paraId="7C66F0A5"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142AD95D" w14:textId="19CD34B5">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4AE17C28" w14:textId="72AB5E36">
            <w:pPr>
              <w:spacing w:after="0" w:line="240" w:lineRule="auto"/>
              <w:ind w:left="0"/>
              <w:rPr>
                <w:rFonts w:cstheme="minorHAnsi"/>
                <w:sz w:val="18"/>
                <w:szCs w:val="18"/>
              </w:rPr>
            </w:pPr>
            <w:r w:rsidRPr="00821664">
              <w:rPr>
                <w:rFonts w:cstheme="minorHAnsi"/>
                <w:sz w:val="18"/>
                <w:szCs w:val="18"/>
              </w:rPr>
              <w:t>10-15</w:t>
            </w:r>
          </w:p>
        </w:tc>
        <w:tc>
          <w:tcPr>
            <w:tcW w:w="1620" w:type="dxa"/>
          </w:tcPr>
          <w:p w:rsidRPr="005610CA" w:rsidR="00821664" w:rsidP="00821664" w:rsidRDefault="00821664" w14:paraId="4764ED49" w14:textId="3F69931C">
            <w:pPr>
              <w:spacing w:after="0" w:line="240" w:lineRule="auto"/>
              <w:ind w:left="0"/>
              <w:rPr>
                <w:rFonts w:cstheme="minorHAnsi"/>
                <w:sz w:val="18"/>
                <w:szCs w:val="18"/>
              </w:rPr>
            </w:pPr>
            <w:r w:rsidRPr="00821664">
              <w:rPr>
                <w:rFonts w:cstheme="minorHAnsi"/>
                <w:sz w:val="18"/>
                <w:szCs w:val="18"/>
              </w:rPr>
              <w:t>0-9</w:t>
            </w:r>
          </w:p>
        </w:tc>
        <w:tc>
          <w:tcPr>
            <w:tcW w:w="3150" w:type="dxa"/>
          </w:tcPr>
          <w:p w:rsidRPr="00C627AA" w:rsidR="00821664" w:rsidP="00821664" w:rsidRDefault="00821664" w14:paraId="05EFF2CC" w14:textId="5F5B384E">
            <w:pPr>
              <w:spacing w:after="0" w:line="240" w:lineRule="auto"/>
              <w:ind w:left="0"/>
              <w:rPr>
                <w:rFonts w:cstheme="minorHAnsi"/>
                <w:sz w:val="18"/>
                <w:szCs w:val="18"/>
              </w:rPr>
            </w:pPr>
            <w:r w:rsidRPr="00821664">
              <w:rPr>
                <w:rFonts w:cstheme="minorHAnsi"/>
                <w:sz w:val="18"/>
                <w:szCs w:val="18"/>
              </w:rPr>
              <w:t>Consignee Mobile Number. Mandatory for Intl Outbound Dutiable product</w:t>
            </w:r>
          </w:p>
        </w:tc>
      </w:tr>
      <w:tr w:rsidRPr="00821664" w:rsidR="00821664" w:rsidTr="00346EB8" w14:paraId="5B7B4BA3" w14:textId="77777777">
        <w:trPr>
          <w:trHeight w:val="233"/>
        </w:trPr>
        <w:tc>
          <w:tcPr>
            <w:tcW w:w="1885" w:type="dxa"/>
          </w:tcPr>
          <w:p w:rsidRPr="005610CA" w:rsidR="00821664" w:rsidP="00821664" w:rsidRDefault="00821664" w14:paraId="44563196" w14:textId="7879B0E7">
            <w:pPr>
              <w:spacing w:after="0" w:line="240" w:lineRule="auto"/>
              <w:ind w:left="0"/>
              <w:rPr>
                <w:rFonts w:cstheme="minorHAnsi"/>
                <w:sz w:val="18"/>
                <w:szCs w:val="18"/>
              </w:rPr>
            </w:pPr>
            <w:proofErr w:type="spellStart"/>
            <w:r w:rsidRPr="00821664">
              <w:rPr>
                <w:rFonts w:cstheme="minorHAnsi"/>
                <w:sz w:val="18"/>
                <w:szCs w:val="18"/>
              </w:rPr>
              <w:t>ConsigneeAttention</w:t>
            </w:r>
            <w:proofErr w:type="spellEnd"/>
          </w:p>
        </w:tc>
        <w:tc>
          <w:tcPr>
            <w:tcW w:w="990" w:type="dxa"/>
          </w:tcPr>
          <w:p w:rsidRPr="005610CA" w:rsidR="00821664" w:rsidP="00821664" w:rsidRDefault="00821664" w14:paraId="39B9162B"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0C943ED3" w14:textId="18C96EFE">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E3AD7E8" w14:textId="470048DB">
            <w:pPr>
              <w:spacing w:after="0" w:line="240" w:lineRule="auto"/>
              <w:ind w:left="0"/>
              <w:rPr>
                <w:rFonts w:cstheme="minorHAnsi"/>
                <w:sz w:val="18"/>
                <w:szCs w:val="18"/>
              </w:rPr>
            </w:pPr>
            <w:r w:rsidRPr="00821664">
              <w:rPr>
                <w:rFonts w:cstheme="minorHAnsi"/>
                <w:sz w:val="18"/>
                <w:szCs w:val="18"/>
              </w:rPr>
              <w:t>30</w:t>
            </w:r>
          </w:p>
        </w:tc>
        <w:tc>
          <w:tcPr>
            <w:tcW w:w="1620" w:type="dxa"/>
          </w:tcPr>
          <w:p w:rsidRPr="005610CA" w:rsidR="00821664" w:rsidP="00821664" w:rsidRDefault="00821664" w14:paraId="22799C0D" w14:textId="71081B1C">
            <w:pPr>
              <w:spacing w:after="0" w:line="240" w:lineRule="auto"/>
              <w:ind w:left="0"/>
              <w:rPr>
                <w:rFonts w:cstheme="minorHAnsi"/>
                <w:sz w:val="18"/>
                <w:szCs w:val="18"/>
              </w:rPr>
            </w:pPr>
            <w:r w:rsidRPr="00821664">
              <w:rPr>
                <w:rFonts w:cstheme="minorHAnsi"/>
                <w:sz w:val="18"/>
                <w:szCs w:val="18"/>
              </w:rPr>
              <w:t>a-</w:t>
            </w:r>
            <w:proofErr w:type="gramStart"/>
            <w:r w:rsidRPr="00821664">
              <w:rPr>
                <w:rFonts w:cstheme="minorHAnsi"/>
                <w:sz w:val="18"/>
                <w:szCs w:val="18"/>
              </w:rPr>
              <w:t>z,A</w:t>
            </w:r>
            <w:proofErr w:type="gramEnd"/>
            <w:r w:rsidRPr="00821664">
              <w:rPr>
                <w:rFonts w:cstheme="minorHAnsi"/>
                <w:sz w:val="18"/>
                <w:szCs w:val="18"/>
              </w:rPr>
              <w:t>-Z,0-9,./?;:'~!\\@\"#$%^&amp;*()[]+=_ /-</w:t>
            </w:r>
          </w:p>
        </w:tc>
        <w:tc>
          <w:tcPr>
            <w:tcW w:w="3150" w:type="dxa"/>
          </w:tcPr>
          <w:p w:rsidRPr="00C627AA" w:rsidR="00821664" w:rsidP="00821664" w:rsidRDefault="00821664" w14:paraId="2E645E1D" w14:textId="5EF88746">
            <w:pPr>
              <w:spacing w:after="0" w:line="240" w:lineRule="auto"/>
              <w:ind w:left="0"/>
              <w:rPr>
                <w:rFonts w:cstheme="minorHAnsi"/>
                <w:sz w:val="18"/>
                <w:szCs w:val="18"/>
              </w:rPr>
            </w:pPr>
            <w:r w:rsidRPr="00821664">
              <w:rPr>
                <w:rFonts w:cstheme="minorHAnsi"/>
                <w:sz w:val="18"/>
                <w:szCs w:val="18"/>
              </w:rPr>
              <w:t>Attention Details of consignee</w:t>
            </w:r>
          </w:p>
        </w:tc>
      </w:tr>
      <w:tr w:rsidRPr="00821664" w:rsidR="00821664" w:rsidTr="00346EB8" w14:paraId="22EB385B" w14:textId="77777777">
        <w:trPr>
          <w:trHeight w:val="233"/>
        </w:trPr>
        <w:tc>
          <w:tcPr>
            <w:tcW w:w="1885" w:type="dxa"/>
          </w:tcPr>
          <w:p w:rsidRPr="005610CA" w:rsidR="00821664" w:rsidP="00821664" w:rsidRDefault="00821664" w14:paraId="24118289" w14:textId="6F848FC4">
            <w:pPr>
              <w:spacing w:after="0" w:line="240" w:lineRule="auto"/>
              <w:ind w:left="0"/>
              <w:rPr>
                <w:rFonts w:cstheme="minorHAnsi"/>
                <w:sz w:val="18"/>
                <w:szCs w:val="18"/>
              </w:rPr>
            </w:pPr>
            <w:proofErr w:type="spellStart"/>
            <w:r w:rsidRPr="00821664">
              <w:rPr>
                <w:rFonts w:cstheme="minorHAnsi"/>
                <w:sz w:val="18"/>
                <w:szCs w:val="18"/>
              </w:rPr>
              <w:t>ConsigneeEmailID</w:t>
            </w:r>
            <w:proofErr w:type="spellEnd"/>
          </w:p>
        </w:tc>
        <w:tc>
          <w:tcPr>
            <w:tcW w:w="990" w:type="dxa"/>
          </w:tcPr>
          <w:p w:rsidRPr="005610CA" w:rsidR="00821664" w:rsidP="00821664" w:rsidRDefault="00821664" w14:paraId="4EC97ED6"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2313B302" w14:textId="3298BC97">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45C71058" w14:textId="77D95AA2">
            <w:pPr>
              <w:spacing w:after="0" w:line="240" w:lineRule="auto"/>
              <w:ind w:left="0"/>
              <w:rPr>
                <w:rFonts w:cstheme="minorHAnsi"/>
                <w:sz w:val="18"/>
                <w:szCs w:val="18"/>
              </w:rPr>
            </w:pPr>
            <w:r w:rsidRPr="00821664">
              <w:rPr>
                <w:rFonts w:cstheme="minorHAnsi"/>
                <w:sz w:val="18"/>
                <w:szCs w:val="18"/>
              </w:rPr>
              <w:t>50</w:t>
            </w:r>
          </w:p>
        </w:tc>
        <w:tc>
          <w:tcPr>
            <w:tcW w:w="1620" w:type="dxa"/>
          </w:tcPr>
          <w:p w:rsidRPr="005610CA" w:rsidR="00821664" w:rsidP="00821664" w:rsidRDefault="00821664" w14:paraId="00CAD7CA" w14:textId="340D0490">
            <w:pPr>
              <w:spacing w:after="0" w:line="240" w:lineRule="auto"/>
              <w:ind w:left="0"/>
              <w:rPr>
                <w:rFonts w:cstheme="minorHAnsi"/>
                <w:sz w:val="18"/>
                <w:szCs w:val="18"/>
              </w:rPr>
            </w:pPr>
            <w:r w:rsidRPr="00821664">
              <w:rPr>
                <w:rFonts w:cstheme="minorHAnsi"/>
                <w:sz w:val="18"/>
                <w:szCs w:val="18"/>
              </w:rPr>
              <w:t xml:space="preserve">Standard </w:t>
            </w:r>
            <w:proofErr w:type="spellStart"/>
            <w:r w:rsidRPr="00821664">
              <w:rPr>
                <w:rFonts w:cstheme="minorHAnsi"/>
                <w:sz w:val="18"/>
                <w:szCs w:val="18"/>
              </w:rPr>
              <w:t>emailid</w:t>
            </w:r>
            <w:proofErr w:type="spellEnd"/>
            <w:r w:rsidRPr="00821664">
              <w:rPr>
                <w:rFonts w:cstheme="minorHAnsi"/>
                <w:sz w:val="18"/>
                <w:szCs w:val="18"/>
              </w:rPr>
              <w:t xml:space="preserve"> format</w:t>
            </w:r>
          </w:p>
        </w:tc>
        <w:tc>
          <w:tcPr>
            <w:tcW w:w="3150" w:type="dxa"/>
          </w:tcPr>
          <w:p w:rsidRPr="00821664" w:rsidR="00821664" w:rsidP="00821664" w:rsidRDefault="00821664" w14:paraId="073A792F" w14:textId="77777777">
            <w:pPr>
              <w:rPr>
                <w:rFonts w:cstheme="minorHAnsi"/>
                <w:sz w:val="18"/>
                <w:szCs w:val="18"/>
              </w:rPr>
            </w:pPr>
            <w:r w:rsidRPr="00821664">
              <w:rPr>
                <w:rFonts w:cstheme="minorHAnsi"/>
                <w:sz w:val="18"/>
                <w:szCs w:val="18"/>
              </w:rPr>
              <w:t xml:space="preserve">Customer Email ID is </w:t>
            </w:r>
          </w:p>
          <w:p w:rsidRPr="00C627AA" w:rsidR="00821664" w:rsidP="00821664" w:rsidRDefault="00821664" w14:paraId="00C50F5E" w14:textId="6947A89C">
            <w:pPr>
              <w:spacing w:after="0" w:line="240" w:lineRule="auto"/>
              <w:ind w:left="0"/>
              <w:rPr>
                <w:rFonts w:cstheme="minorHAnsi"/>
                <w:sz w:val="18"/>
                <w:szCs w:val="18"/>
              </w:rPr>
            </w:pPr>
            <w:r w:rsidRPr="00821664">
              <w:rPr>
                <w:rFonts w:cstheme="minorHAnsi"/>
                <w:sz w:val="18"/>
                <w:szCs w:val="18"/>
              </w:rPr>
              <w:t>Mandatory for Intl Outbound Dutiable product</w:t>
            </w:r>
          </w:p>
        </w:tc>
      </w:tr>
      <w:tr w:rsidRPr="00821664" w:rsidR="00821664" w:rsidTr="00346EB8" w14:paraId="411CD93F" w14:textId="77777777">
        <w:trPr>
          <w:trHeight w:val="233"/>
        </w:trPr>
        <w:tc>
          <w:tcPr>
            <w:tcW w:w="1885" w:type="dxa"/>
          </w:tcPr>
          <w:p w:rsidRPr="005610CA" w:rsidR="00821664" w:rsidP="00821664" w:rsidRDefault="00821664" w14:paraId="34DDCAAB" w14:textId="4B8C4A2A">
            <w:pPr>
              <w:spacing w:after="0" w:line="240" w:lineRule="auto"/>
              <w:ind w:left="0"/>
              <w:rPr>
                <w:rFonts w:cstheme="minorHAnsi"/>
                <w:sz w:val="18"/>
                <w:szCs w:val="18"/>
              </w:rPr>
            </w:pPr>
            <w:proofErr w:type="spellStart"/>
            <w:r w:rsidRPr="00821664">
              <w:rPr>
                <w:rFonts w:cstheme="minorHAnsi"/>
                <w:sz w:val="18"/>
                <w:szCs w:val="18"/>
              </w:rPr>
              <w:t>ConsigneeLatitude</w:t>
            </w:r>
            <w:proofErr w:type="spellEnd"/>
            <w:r w:rsidRPr="00821664">
              <w:rPr>
                <w:rFonts w:cstheme="minorHAnsi"/>
                <w:sz w:val="18"/>
                <w:szCs w:val="18"/>
              </w:rPr>
              <w:t xml:space="preserve">           </w:t>
            </w:r>
          </w:p>
        </w:tc>
        <w:tc>
          <w:tcPr>
            <w:tcW w:w="990" w:type="dxa"/>
          </w:tcPr>
          <w:p w:rsidRPr="005610CA" w:rsidR="00821664" w:rsidP="00821664" w:rsidRDefault="00821664" w14:paraId="3BB4D7E1"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23CA9517" w14:textId="41BA3B8B">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DC653F2" w14:textId="1583ABD0">
            <w:pPr>
              <w:spacing w:after="0" w:line="240" w:lineRule="auto"/>
              <w:ind w:left="0"/>
              <w:rPr>
                <w:rFonts w:cstheme="minorHAnsi"/>
                <w:sz w:val="18"/>
                <w:szCs w:val="18"/>
              </w:rPr>
            </w:pPr>
            <w:r w:rsidRPr="00821664">
              <w:rPr>
                <w:rFonts w:cstheme="minorHAnsi"/>
                <w:sz w:val="18"/>
                <w:szCs w:val="18"/>
              </w:rPr>
              <w:t>20</w:t>
            </w:r>
          </w:p>
        </w:tc>
        <w:tc>
          <w:tcPr>
            <w:tcW w:w="1620" w:type="dxa"/>
          </w:tcPr>
          <w:p w:rsidRPr="005610CA" w:rsidR="00821664" w:rsidP="00821664" w:rsidRDefault="00821664" w14:paraId="2C8F346C" w14:textId="2B6DDAAB">
            <w:pPr>
              <w:spacing w:after="0" w:line="240" w:lineRule="auto"/>
              <w:ind w:left="0"/>
              <w:rPr>
                <w:rFonts w:cstheme="minorHAnsi"/>
                <w:sz w:val="18"/>
                <w:szCs w:val="18"/>
              </w:rPr>
            </w:pPr>
            <w:r w:rsidRPr="00821664">
              <w:rPr>
                <w:rFonts w:cstheme="minorHAnsi"/>
                <w:sz w:val="18"/>
                <w:szCs w:val="18"/>
              </w:rPr>
              <w:t>0-9</w:t>
            </w:r>
          </w:p>
        </w:tc>
        <w:tc>
          <w:tcPr>
            <w:tcW w:w="3150" w:type="dxa"/>
          </w:tcPr>
          <w:p w:rsidRPr="00C627AA" w:rsidR="00821664" w:rsidP="00821664" w:rsidRDefault="00821664" w14:paraId="0CDACDFB" w14:textId="0611DC87">
            <w:pPr>
              <w:spacing w:after="0" w:line="240" w:lineRule="auto"/>
              <w:ind w:left="0"/>
              <w:rPr>
                <w:rFonts w:cstheme="minorHAnsi"/>
                <w:sz w:val="18"/>
                <w:szCs w:val="18"/>
              </w:rPr>
            </w:pPr>
            <w:r w:rsidRPr="00821664">
              <w:rPr>
                <w:rFonts w:cstheme="minorHAnsi"/>
                <w:sz w:val="18"/>
                <w:szCs w:val="18"/>
              </w:rPr>
              <w:t>Latitude           </w:t>
            </w:r>
          </w:p>
        </w:tc>
      </w:tr>
      <w:tr w:rsidRPr="00821664" w:rsidR="00821664" w:rsidTr="00346EB8" w14:paraId="75C45F46" w14:textId="77777777">
        <w:trPr>
          <w:trHeight w:val="233"/>
        </w:trPr>
        <w:tc>
          <w:tcPr>
            <w:tcW w:w="1885" w:type="dxa"/>
          </w:tcPr>
          <w:p w:rsidRPr="005610CA" w:rsidR="00821664" w:rsidP="00821664" w:rsidRDefault="00821664" w14:paraId="0AC70F2C" w14:textId="6005FFC1">
            <w:pPr>
              <w:spacing w:after="0" w:line="240" w:lineRule="auto"/>
              <w:ind w:left="0"/>
              <w:rPr>
                <w:rFonts w:cstheme="minorHAnsi"/>
                <w:sz w:val="18"/>
                <w:szCs w:val="18"/>
              </w:rPr>
            </w:pPr>
            <w:proofErr w:type="spellStart"/>
            <w:r w:rsidRPr="00821664">
              <w:rPr>
                <w:rFonts w:cstheme="minorHAnsi"/>
                <w:sz w:val="18"/>
                <w:szCs w:val="18"/>
              </w:rPr>
              <w:t>ConsigneeLongitude</w:t>
            </w:r>
            <w:proofErr w:type="spellEnd"/>
            <w:r w:rsidRPr="00821664">
              <w:rPr>
                <w:rFonts w:cstheme="minorHAnsi"/>
                <w:sz w:val="18"/>
                <w:szCs w:val="18"/>
              </w:rPr>
              <w:t xml:space="preserve">        </w:t>
            </w:r>
          </w:p>
        </w:tc>
        <w:tc>
          <w:tcPr>
            <w:tcW w:w="990" w:type="dxa"/>
          </w:tcPr>
          <w:p w:rsidRPr="005610CA" w:rsidR="00821664" w:rsidP="00821664" w:rsidRDefault="00821664" w14:paraId="119DB0D4"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69955E13" w14:textId="70F9B0B1">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246ED6C" w14:textId="30DC8A4D">
            <w:pPr>
              <w:spacing w:after="0" w:line="240" w:lineRule="auto"/>
              <w:ind w:left="0"/>
              <w:rPr>
                <w:rFonts w:cstheme="minorHAnsi"/>
                <w:sz w:val="18"/>
                <w:szCs w:val="18"/>
              </w:rPr>
            </w:pPr>
            <w:r w:rsidRPr="00821664">
              <w:rPr>
                <w:rFonts w:cstheme="minorHAnsi"/>
                <w:sz w:val="18"/>
                <w:szCs w:val="18"/>
              </w:rPr>
              <w:t>20</w:t>
            </w:r>
          </w:p>
        </w:tc>
        <w:tc>
          <w:tcPr>
            <w:tcW w:w="1620" w:type="dxa"/>
          </w:tcPr>
          <w:p w:rsidRPr="005610CA" w:rsidR="00821664" w:rsidP="00821664" w:rsidRDefault="00821664" w14:paraId="160F1F01" w14:textId="362BF517">
            <w:pPr>
              <w:spacing w:after="0" w:line="240" w:lineRule="auto"/>
              <w:ind w:left="0"/>
              <w:rPr>
                <w:rFonts w:cstheme="minorHAnsi"/>
                <w:sz w:val="18"/>
                <w:szCs w:val="18"/>
              </w:rPr>
            </w:pPr>
            <w:r w:rsidRPr="00821664">
              <w:rPr>
                <w:rFonts w:cstheme="minorHAnsi"/>
                <w:sz w:val="18"/>
                <w:szCs w:val="18"/>
              </w:rPr>
              <w:t>0-9</w:t>
            </w:r>
          </w:p>
        </w:tc>
        <w:tc>
          <w:tcPr>
            <w:tcW w:w="3150" w:type="dxa"/>
          </w:tcPr>
          <w:p w:rsidRPr="00C627AA" w:rsidR="00821664" w:rsidP="00821664" w:rsidRDefault="00821664" w14:paraId="5D2529E0" w14:textId="20D7BDEB">
            <w:pPr>
              <w:spacing w:after="0" w:line="240" w:lineRule="auto"/>
              <w:ind w:left="0"/>
              <w:rPr>
                <w:rFonts w:cstheme="minorHAnsi"/>
                <w:sz w:val="18"/>
                <w:szCs w:val="18"/>
              </w:rPr>
            </w:pPr>
            <w:r w:rsidRPr="00821664">
              <w:rPr>
                <w:rFonts w:cstheme="minorHAnsi"/>
                <w:sz w:val="18"/>
                <w:szCs w:val="18"/>
              </w:rPr>
              <w:t>Longitude        </w:t>
            </w:r>
          </w:p>
        </w:tc>
      </w:tr>
      <w:tr w:rsidRPr="00821664" w:rsidR="00821664" w:rsidTr="00346EB8" w14:paraId="4A53CC88" w14:textId="77777777">
        <w:trPr>
          <w:trHeight w:val="233"/>
        </w:trPr>
        <w:tc>
          <w:tcPr>
            <w:tcW w:w="1885" w:type="dxa"/>
          </w:tcPr>
          <w:p w:rsidRPr="005610CA" w:rsidR="00821664" w:rsidP="00821664" w:rsidRDefault="00821664" w14:paraId="0987E5A9" w14:textId="6131686D">
            <w:pPr>
              <w:spacing w:after="0" w:line="240" w:lineRule="auto"/>
              <w:ind w:left="0"/>
              <w:rPr>
                <w:rFonts w:cstheme="minorHAnsi"/>
                <w:sz w:val="18"/>
                <w:szCs w:val="18"/>
              </w:rPr>
            </w:pPr>
            <w:proofErr w:type="spellStart"/>
            <w:r w:rsidRPr="00821664">
              <w:rPr>
                <w:rFonts w:cstheme="minorHAnsi"/>
                <w:sz w:val="18"/>
                <w:szCs w:val="18"/>
              </w:rPr>
              <w:t>ConsigneeAddressinfo</w:t>
            </w:r>
            <w:proofErr w:type="spellEnd"/>
            <w:r w:rsidRPr="00821664">
              <w:rPr>
                <w:rFonts w:cstheme="minorHAnsi"/>
                <w:sz w:val="18"/>
                <w:szCs w:val="18"/>
              </w:rPr>
              <w:t>     </w:t>
            </w:r>
          </w:p>
        </w:tc>
        <w:tc>
          <w:tcPr>
            <w:tcW w:w="990" w:type="dxa"/>
          </w:tcPr>
          <w:p w:rsidRPr="005610CA" w:rsidR="00821664" w:rsidP="00821664" w:rsidRDefault="00821664" w14:paraId="3D824728" w14:textId="4476D838">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49F09D4D" w14:textId="2E1ABC87">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ECF6FA9" w14:textId="52BF515F">
            <w:pPr>
              <w:spacing w:after="0" w:line="240" w:lineRule="auto"/>
              <w:ind w:left="0"/>
              <w:rPr>
                <w:rFonts w:cstheme="minorHAnsi"/>
                <w:sz w:val="18"/>
                <w:szCs w:val="18"/>
              </w:rPr>
            </w:pPr>
            <w:r w:rsidRPr="00821664">
              <w:rPr>
                <w:rFonts w:cstheme="minorHAnsi"/>
                <w:sz w:val="18"/>
                <w:szCs w:val="18"/>
              </w:rPr>
              <w:t>50</w:t>
            </w:r>
          </w:p>
        </w:tc>
        <w:tc>
          <w:tcPr>
            <w:tcW w:w="1620" w:type="dxa"/>
          </w:tcPr>
          <w:p w:rsidRPr="005610CA" w:rsidR="00821664" w:rsidP="00821664" w:rsidRDefault="00821664" w14:paraId="66FB7451" w14:textId="204CD8F4">
            <w:pPr>
              <w:spacing w:after="0" w:line="240" w:lineRule="auto"/>
              <w:ind w:left="0"/>
              <w:rPr>
                <w:rFonts w:cstheme="minorHAnsi"/>
                <w:sz w:val="18"/>
                <w:szCs w:val="18"/>
              </w:rPr>
            </w:pPr>
            <w:r w:rsidRPr="00821664">
              <w:rPr>
                <w:rFonts w:cstheme="minorHAnsi"/>
                <w:sz w:val="18"/>
                <w:szCs w:val="18"/>
              </w:rPr>
              <w:t>a-</w:t>
            </w:r>
            <w:proofErr w:type="gramStart"/>
            <w:r w:rsidRPr="00821664">
              <w:rPr>
                <w:rFonts w:cstheme="minorHAnsi"/>
                <w:sz w:val="18"/>
                <w:szCs w:val="18"/>
              </w:rPr>
              <w:t>z,A</w:t>
            </w:r>
            <w:proofErr w:type="gramEnd"/>
            <w:r w:rsidRPr="00821664">
              <w:rPr>
                <w:rFonts w:cstheme="minorHAnsi"/>
                <w:sz w:val="18"/>
                <w:szCs w:val="18"/>
              </w:rPr>
              <w:t>-Z,0-9,./?;:'~!\\@\"#$%^&amp;*()[]+=_ /-</w:t>
            </w:r>
          </w:p>
        </w:tc>
        <w:tc>
          <w:tcPr>
            <w:tcW w:w="3150" w:type="dxa"/>
          </w:tcPr>
          <w:p w:rsidRPr="005610CA" w:rsidR="00821664" w:rsidP="00821664" w:rsidRDefault="00821664" w14:paraId="3A00C35E" w14:textId="0FBF2FD4">
            <w:pPr>
              <w:spacing w:after="0" w:line="240" w:lineRule="auto"/>
              <w:ind w:left="0"/>
              <w:rPr>
                <w:rFonts w:cstheme="minorHAnsi"/>
                <w:sz w:val="18"/>
                <w:szCs w:val="18"/>
              </w:rPr>
            </w:pPr>
            <w:r w:rsidRPr="00821664">
              <w:rPr>
                <w:rFonts w:cstheme="minorHAnsi"/>
                <w:sz w:val="18"/>
                <w:szCs w:val="18"/>
              </w:rPr>
              <w:t>Address info</w:t>
            </w:r>
          </w:p>
        </w:tc>
      </w:tr>
      <w:tr w:rsidRPr="00821664" w:rsidR="00821664" w:rsidTr="00346EB8" w14:paraId="033F8F79" w14:textId="77777777">
        <w:trPr>
          <w:trHeight w:val="233"/>
        </w:trPr>
        <w:tc>
          <w:tcPr>
            <w:tcW w:w="1885" w:type="dxa"/>
          </w:tcPr>
          <w:p w:rsidRPr="005610CA" w:rsidR="00821664" w:rsidP="00821664" w:rsidRDefault="00821664" w14:paraId="0BDA6004" w14:textId="3F800B38">
            <w:pPr>
              <w:spacing w:after="0" w:line="240" w:lineRule="auto"/>
              <w:ind w:left="0"/>
              <w:rPr>
                <w:rFonts w:cstheme="minorHAnsi"/>
                <w:sz w:val="18"/>
                <w:szCs w:val="18"/>
              </w:rPr>
            </w:pPr>
            <w:proofErr w:type="spellStart"/>
            <w:r w:rsidRPr="00821664">
              <w:rPr>
                <w:rFonts w:cstheme="minorHAnsi"/>
                <w:sz w:val="18"/>
                <w:szCs w:val="18"/>
              </w:rPr>
              <w:t>ConsigneeCountryCode</w:t>
            </w:r>
            <w:proofErr w:type="spellEnd"/>
          </w:p>
        </w:tc>
        <w:tc>
          <w:tcPr>
            <w:tcW w:w="990" w:type="dxa"/>
          </w:tcPr>
          <w:p w:rsidRPr="005610CA" w:rsidR="00821664" w:rsidP="00821664" w:rsidRDefault="00821664" w14:paraId="53A22E6D"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0FDBF58D" w14:textId="26DDBE58">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0467CF8F" w14:textId="4B999268">
            <w:pPr>
              <w:spacing w:after="0" w:line="240" w:lineRule="auto"/>
              <w:ind w:left="0"/>
              <w:rPr>
                <w:rFonts w:cstheme="minorHAnsi"/>
                <w:sz w:val="18"/>
                <w:szCs w:val="18"/>
              </w:rPr>
            </w:pPr>
            <w:r w:rsidRPr="00821664">
              <w:rPr>
                <w:rFonts w:cstheme="minorHAnsi"/>
                <w:sz w:val="18"/>
                <w:szCs w:val="18"/>
              </w:rPr>
              <w:t>2</w:t>
            </w:r>
          </w:p>
        </w:tc>
        <w:tc>
          <w:tcPr>
            <w:tcW w:w="1620" w:type="dxa"/>
          </w:tcPr>
          <w:p w:rsidRPr="005610CA" w:rsidR="00821664" w:rsidP="00821664" w:rsidRDefault="00821664" w14:paraId="1D92504E" w14:textId="57C39542">
            <w:pPr>
              <w:spacing w:after="0" w:line="240" w:lineRule="auto"/>
              <w:ind w:left="0"/>
              <w:rPr>
                <w:rFonts w:cstheme="minorHAnsi"/>
                <w:sz w:val="18"/>
                <w:szCs w:val="18"/>
              </w:rPr>
            </w:pPr>
            <w:r w:rsidRPr="00821664">
              <w:rPr>
                <w:rFonts w:cstheme="minorHAnsi"/>
                <w:sz w:val="18"/>
                <w:szCs w:val="18"/>
              </w:rPr>
              <w:t>A-Z</w:t>
            </w:r>
          </w:p>
        </w:tc>
        <w:tc>
          <w:tcPr>
            <w:tcW w:w="3150" w:type="dxa"/>
          </w:tcPr>
          <w:p w:rsidRPr="005610CA" w:rsidR="00821664" w:rsidP="00821664" w:rsidRDefault="00821664" w14:paraId="111F9263" w14:textId="4F075BD1">
            <w:pPr>
              <w:spacing w:after="0" w:line="240" w:lineRule="auto"/>
              <w:ind w:left="0"/>
              <w:rPr>
                <w:rFonts w:cstheme="minorHAnsi"/>
                <w:sz w:val="18"/>
                <w:szCs w:val="18"/>
              </w:rPr>
            </w:pPr>
            <w:r w:rsidRPr="00821664">
              <w:rPr>
                <w:rFonts w:cstheme="minorHAnsi"/>
                <w:sz w:val="18"/>
                <w:szCs w:val="18"/>
              </w:rPr>
              <w:t>For US &amp; Australia Country Code is Mandatory for product code "I</w:t>
            </w:r>
            <w:proofErr w:type="gramStart"/>
            <w:r w:rsidRPr="00821664">
              <w:rPr>
                <w:rFonts w:cstheme="minorHAnsi"/>
                <w:sz w:val="18"/>
                <w:szCs w:val="18"/>
              </w:rPr>
              <w:t>"  and</w:t>
            </w:r>
            <w:proofErr w:type="gramEnd"/>
            <w:r w:rsidRPr="00821664">
              <w:rPr>
                <w:rFonts w:cstheme="minorHAnsi"/>
                <w:sz w:val="18"/>
                <w:szCs w:val="18"/>
              </w:rPr>
              <w:t xml:space="preserve"> Sub product code as 'P'. Mandatory for Intl Outbound product  </w:t>
            </w:r>
          </w:p>
        </w:tc>
      </w:tr>
      <w:tr w:rsidRPr="00821664" w:rsidR="00821664" w:rsidTr="00346EB8" w14:paraId="76CA9E08" w14:textId="77777777">
        <w:trPr>
          <w:trHeight w:val="233"/>
        </w:trPr>
        <w:tc>
          <w:tcPr>
            <w:tcW w:w="1885" w:type="dxa"/>
          </w:tcPr>
          <w:p w:rsidRPr="005610CA" w:rsidR="00821664" w:rsidP="00821664" w:rsidRDefault="00821664" w14:paraId="386FCE94" w14:textId="7F831B10">
            <w:pPr>
              <w:spacing w:after="0" w:line="240" w:lineRule="auto"/>
              <w:ind w:left="0"/>
              <w:rPr>
                <w:rFonts w:cstheme="minorHAnsi"/>
                <w:sz w:val="18"/>
                <w:szCs w:val="18"/>
              </w:rPr>
            </w:pPr>
            <w:proofErr w:type="spellStart"/>
            <w:r w:rsidRPr="00821664">
              <w:rPr>
                <w:rFonts w:cstheme="minorHAnsi"/>
                <w:sz w:val="18"/>
                <w:szCs w:val="18"/>
              </w:rPr>
              <w:t>ConsigneeStateCode</w:t>
            </w:r>
            <w:proofErr w:type="spellEnd"/>
          </w:p>
        </w:tc>
        <w:tc>
          <w:tcPr>
            <w:tcW w:w="990" w:type="dxa"/>
          </w:tcPr>
          <w:p w:rsidRPr="005610CA" w:rsidR="00821664" w:rsidP="00821664" w:rsidRDefault="00821664" w14:paraId="3454D165" w14:textId="2DADD525">
            <w:pPr>
              <w:spacing w:after="0" w:line="240" w:lineRule="auto"/>
              <w:ind w:left="0"/>
              <w:rPr>
                <w:rFonts w:cstheme="minorHAnsi"/>
                <w:sz w:val="18"/>
                <w:szCs w:val="18"/>
              </w:rPr>
            </w:pPr>
            <w:r w:rsidRPr="005776C1">
              <w:rPr>
                <w:rFonts w:cstheme="minorHAnsi"/>
                <w:sz w:val="18"/>
                <w:szCs w:val="18"/>
              </w:rPr>
              <w:t>string</w:t>
            </w:r>
          </w:p>
        </w:tc>
        <w:tc>
          <w:tcPr>
            <w:tcW w:w="990" w:type="dxa"/>
          </w:tcPr>
          <w:p w:rsidR="00821664" w:rsidP="00821664" w:rsidRDefault="00821664" w14:paraId="34F1E111" w14:textId="6853C576">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3E5406B1" w14:textId="3B6F3D60">
            <w:pPr>
              <w:spacing w:after="0" w:line="240" w:lineRule="auto"/>
              <w:ind w:left="0"/>
              <w:rPr>
                <w:rFonts w:cstheme="minorHAnsi"/>
                <w:sz w:val="18"/>
                <w:szCs w:val="18"/>
              </w:rPr>
            </w:pPr>
            <w:r w:rsidRPr="00821664">
              <w:rPr>
                <w:rFonts w:cstheme="minorHAnsi"/>
                <w:sz w:val="18"/>
                <w:szCs w:val="18"/>
              </w:rPr>
              <w:t>20</w:t>
            </w:r>
          </w:p>
        </w:tc>
        <w:tc>
          <w:tcPr>
            <w:tcW w:w="1620" w:type="dxa"/>
          </w:tcPr>
          <w:p w:rsidRPr="005610CA" w:rsidR="00821664" w:rsidP="00821664" w:rsidRDefault="00821664" w14:paraId="38919303" w14:textId="49471254">
            <w:pPr>
              <w:spacing w:after="0" w:line="240" w:lineRule="auto"/>
              <w:ind w:left="0"/>
              <w:rPr>
                <w:rFonts w:cstheme="minorHAnsi"/>
                <w:sz w:val="18"/>
                <w:szCs w:val="18"/>
              </w:rPr>
            </w:pPr>
            <w:r w:rsidRPr="00821664">
              <w:rPr>
                <w:rFonts w:cstheme="minorHAnsi"/>
                <w:sz w:val="18"/>
                <w:szCs w:val="18"/>
              </w:rPr>
              <w:t>A-Z</w:t>
            </w:r>
          </w:p>
        </w:tc>
        <w:tc>
          <w:tcPr>
            <w:tcW w:w="3150" w:type="dxa"/>
          </w:tcPr>
          <w:p w:rsidRPr="005610CA" w:rsidR="00821664" w:rsidP="00821664" w:rsidRDefault="00821664" w14:paraId="43C1A458" w14:textId="2A3FF906">
            <w:pPr>
              <w:spacing w:after="0" w:line="240" w:lineRule="auto"/>
              <w:ind w:left="0"/>
              <w:rPr>
                <w:rFonts w:cstheme="minorHAnsi"/>
                <w:sz w:val="18"/>
                <w:szCs w:val="18"/>
              </w:rPr>
            </w:pPr>
            <w:r w:rsidRPr="00821664">
              <w:rPr>
                <w:rFonts w:cstheme="minorHAnsi"/>
                <w:sz w:val="18"/>
                <w:szCs w:val="18"/>
              </w:rPr>
              <w:t xml:space="preserve">For US &amp; Australia, State code is Mandatory for product code "I" and Sub product code as 'P'  </w:t>
            </w:r>
          </w:p>
        </w:tc>
      </w:tr>
      <w:tr w:rsidRPr="00821664" w:rsidR="00821664" w:rsidTr="00346EB8" w14:paraId="57574A10" w14:textId="77777777">
        <w:trPr>
          <w:trHeight w:val="233"/>
        </w:trPr>
        <w:tc>
          <w:tcPr>
            <w:tcW w:w="1885" w:type="dxa"/>
          </w:tcPr>
          <w:p w:rsidRPr="005610CA" w:rsidR="00821664" w:rsidP="00821664" w:rsidRDefault="00821664" w14:paraId="561D7F7B" w14:textId="453E7C7F">
            <w:pPr>
              <w:spacing w:after="0" w:line="240" w:lineRule="auto"/>
              <w:ind w:left="0"/>
              <w:rPr>
                <w:rFonts w:cstheme="minorHAnsi"/>
                <w:sz w:val="18"/>
                <w:szCs w:val="18"/>
              </w:rPr>
            </w:pPr>
            <w:proofErr w:type="spellStart"/>
            <w:r w:rsidRPr="00821664">
              <w:rPr>
                <w:rFonts w:cstheme="minorHAnsi"/>
                <w:sz w:val="18"/>
                <w:szCs w:val="18"/>
              </w:rPr>
              <w:t>ConsigneeCityName</w:t>
            </w:r>
            <w:proofErr w:type="spellEnd"/>
          </w:p>
        </w:tc>
        <w:tc>
          <w:tcPr>
            <w:tcW w:w="990" w:type="dxa"/>
          </w:tcPr>
          <w:p w:rsidRPr="005610CA" w:rsidR="00821664" w:rsidP="00821664" w:rsidRDefault="00821664" w14:paraId="44B08526" w14:textId="4B000423">
            <w:pPr>
              <w:spacing w:after="0" w:line="240" w:lineRule="auto"/>
              <w:ind w:left="0"/>
              <w:rPr>
                <w:rFonts w:cstheme="minorHAnsi"/>
                <w:sz w:val="18"/>
                <w:szCs w:val="18"/>
              </w:rPr>
            </w:pPr>
            <w:r w:rsidRPr="005776C1">
              <w:rPr>
                <w:rFonts w:cstheme="minorHAnsi"/>
                <w:sz w:val="18"/>
                <w:szCs w:val="18"/>
              </w:rPr>
              <w:t>string</w:t>
            </w:r>
          </w:p>
        </w:tc>
        <w:tc>
          <w:tcPr>
            <w:tcW w:w="990" w:type="dxa"/>
          </w:tcPr>
          <w:p w:rsidR="00821664" w:rsidP="00821664" w:rsidRDefault="00821664" w14:paraId="42F0D91F" w14:textId="25516CDF">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2CC65DB1" w14:textId="56340313">
            <w:pPr>
              <w:spacing w:after="0" w:line="240" w:lineRule="auto"/>
              <w:ind w:left="0"/>
              <w:rPr>
                <w:rFonts w:cstheme="minorHAnsi"/>
                <w:sz w:val="18"/>
                <w:szCs w:val="18"/>
              </w:rPr>
            </w:pPr>
            <w:r w:rsidRPr="00821664">
              <w:rPr>
                <w:rFonts w:cstheme="minorHAnsi"/>
                <w:sz w:val="18"/>
                <w:szCs w:val="18"/>
              </w:rPr>
              <w:t>20</w:t>
            </w:r>
          </w:p>
        </w:tc>
        <w:tc>
          <w:tcPr>
            <w:tcW w:w="1620" w:type="dxa"/>
          </w:tcPr>
          <w:p w:rsidRPr="005610CA" w:rsidR="00821664" w:rsidP="00821664" w:rsidRDefault="00821664" w14:paraId="51052A90" w14:textId="172B0621">
            <w:pPr>
              <w:spacing w:after="0" w:line="240" w:lineRule="auto"/>
              <w:ind w:left="0"/>
              <w:rPr>
                <w:rFonts w:cstheme="minorHAnsi"/>
                <w:sz w:val="18"/>
                <w:szCs w:val="18"/>
              </w:rPr>
            </w:pPr>
            <w:r w:rsidRPr="00821664">
              <w:rPr>
                <w:rFonts w:cstheme="minorHAnsi"/>
                <w:sz w:val="18"/>
                <w:szCs w:val="18"/>
              </w:rPr>
              <w:t>A-Z</w:t>
            </w:r>
          </w:p>
        </w:tc>
        <w:tc>
          <w:tcPr>
            <w:tcW w:w="3150" w:type="dxa"/>
          </w:tcPr>
          <w:p w:rsidRPr="005610CA" w:rsidR="00821664" w:rsidP="00821664" w:rsidRDefault="00821664" w14:paraId="4E3EB94B" w14:textId="7D74CB50">
            <w:pPr>
              <w:spacing w:after="0" w:line="240" w:lineRule="auto"/>
              <w:ind w:left="0"/>
              <w:rPr>
                <w:rFonts w:cstheme="minorHAnsi"/>
                <w:sz w:val="18"/>
                <w:szCs w:val="18"/>
              </w:rPr>
            </w:pPr>
            <w:r w:rsidRPr="00821664">
              <w:rPr>
                <w:rFonts w:cstheme="minorHAnsi"/>
                <w:sz w:val="18"/>
                <w:szCs w:val="18"/>
              </w:rPr>
              <w:t>City name is mandatory for product code "I". Mandatory for Intl Outbound Dutiable product</w:t>
            </w:r>
          </w:p>
        </w:tc>
      </w:tr>
      <w:tr w:rsidRPr="00821664" w:rsidR="00821664" w:rsidTr="00346EB8" w14:paraId="1E394891" w14:textId="77777777">
        <w:trPr>
          <w:trHeight w:val="233"/>
        </w:trPr>
        <w:tc>
          <w:tcPr>
            <w:tcW w:w="1885" w:type="dxa"/>
          </w:tcPr>
          <w:p w:rsidRPr="005610CA" w:rsidR="00821664" w:rsidP="00821664" w:rsidRDefault="00821664" w14:paraId="4AC11D28" w14:textId="33165505">
            <w:pPr>
              <w:spacing w:after="0" w:line="240" w:lineRule="auto"/>
              <w:ind w:left="0"/>
              <w:rPr>
                <w:rFonts w:cstheme="minorHAnsi"/>
                <w:sz w:val="18"/>
                <w:szCs w:val="18"/>
              </w:rPr>
            </w:pPr>
            <w:proofErr w:type="spellStart"/>
            <w:r w:rsidRPr="00821664">
              <w:rPr>
                <w:rFonts w:cstheme="minorHAnsi"/>
                <w:sz w:val="18"/>
                <w:szCs w:val="18"/>
              </w:rPr>
              <w:t>ConsigneeGSTNumber</w:t>
            </w:r>
            <w:proofErr w:type="spellEnd"/>
          </w:p>
        </w:tc>
        <w:tc>
          <w:tcPr>
            <w:tcW w:w="990" w:type="dxa"/>
          </w:tcPr>
          <w:p w:rsidRPr="005610CA" w:rsidR="00821664" w:rsidP="00821664" w:rsidRDefault="00821664" w14:paraId="6D885D19" w14:textId="03BD2F65">
            <w:pPr>
              <w:spacing w:after="0" w:line="240" w:lineRule="auto"/>
              <w:ind w:left="0"/>
              <w:rPr>
                <w:rFonts w:cstheme="minorHAnsi"/>
                <w:sz w:val="18"/>
                <w:szCs w:val="18"/>
              </w:rPr>
            </w:pPr>
            <w:r w:rsidRPr="005776C1">
              <w:rPr>
                <w:rFonts w:cstheme="minorHAnsi"/>
                <w:sz w:val="18"/>
                <w:szCs w:val="18"/>
              </w:rPr>
              <w:t>string</w:t>
            </w:r>
          </w:p>
        </w:tc>
        <w:tc>
          <w:tcPr>
            <w:tcW w:w="990" w:type="dxa"/>
          </w:tcPr>
          <w:p w:rsidR="00821664" w:rsidP="00821664" w:rsidRDefault="00821664" w14:paraId="2368728F" w14:textId="575F990E">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78FF8FC5" w14:textId="7C6EC230">
            <w:pPr>
              <w:spacing w:after="0" w:line="240" w:lineRule="auto"/>
              <w:ind w:left="0"/>
              <w:rPr>
                <w:rFonts w:cstheme="minorHAnsi"/>
                <w:sz w:val="18"/>
                <w:szCs w:val="18"/>
              </w:rPr>
            </w:pPr>
            <w:r w:rsidRPr="00821664">
              <w:rPr>
                <w:rFonts w:cstheme="minorHAnsi"/>
                <w:sz w:val="18"/>
                <w:szCs w:val="18"/>
              </w:rPr>
              <w:t>15</w:t>
            </w:r>
          </w:p>
        </w:tc>
        <w:tc>
          <w:tcPr>
            <w:tcW w:w="1620" w:type="dxa"/>
          </w:tcPr>
          <w:p w:rsidRPr="005610CA" w:rsidR="00821664" w:rsidP="00821664" w:rsidRDefault="00821664" w14:paraId="7F3B5EC4" w14:textId="27EB9926">
            <w:pPr>
              <w:spacing w:after="0" w:line="240" w:lineRule="auto"/>
              <w:ind w:left="0"/>
              <w:rPr>
                <w:rFonts w:cstheme="minorHAnsi"/>
                <w:sz w:val="18"/>
                <w:szCs w:val="18"/>
              </w:rPr>
            </w:pPr>
            <w:r w:rsidRPr="00821664">
              <w:rPr>
                <w:rFonts w:cstheme="minorHAnsi"/>
                <w:sz w:val="18"/>
                <w:szCs w:val="18"/>
              </w:rPr>
              <w:t>a-</w:t>
            </w:r>
            <w:proofErr w:type="gramStart"/>
            <w:r w:rsidRPr="00821664">
              <w:rPr>
                <w:rFonts w:cstheme="minorHAnsi"/>
                <w:sz w:val="18"/>
                <w:szCs w:val="18"/>
              </w:rPr>
              <w:t>z,A</w:t>
            </w:r>
            <w:proofErr w:type="gramEnd"/>
            <w:r w:rsidRPr="00821664">
              <w:rPr>
                <w:rFonts w:cstheme="minorHAnsi"/>
                <w:sz w:val="18"/>
                <w:szCs w:val="18"/>
              </w:rPr>
              <w:t>-Z,0-9</w:t>
            </w:r>
          </w:p>
        </w:tc>
        <w:tc>
          <w:tcPr>
            <w:tcW w:w="3150" w:type="dxa"/>
          </w:tcPr>
          <w:p w:rsidRPr="005610CA" w:rsidR="00821664" w:rsidP="00821664" w:rsidRDefault="00821664" w14:paraId="23AF7C1E" w14:textId="207CCB3A">
            <w:pPr>
              <w:spacing w:after="0" w:line="240" w:lineRule="auto"/>
              <w:ind w:left="0"/>
              <w:rPr>
                <w:rFonts w:cstheme="minorHAnsi"/>
                <w:sz w:val="18"/>
                <w:szCs w:val="18"/>
              </w:rPr>
            </w:pPr>
            <w:r w:rsidRPr="00821664">
              <w:rPr>
                <w:rFonts w:cstheme="minorHAnsi"/>
                <w:sz w:val="18"/>
                <w:szCs w:val="18"/>
              </w:rPr>
              <w:t>GST number</w:t>
            </w:r>
          </w:p>
        </w:tc>
      </w:tr>
      <w:tr w:rsidRPr="00821664" w:rsidR="00821664" w:rsidTr="00346EB8" w14:paraId="6F35C8D2" w14:textId="77777777">
        <w:trPr>
          <w:trHeight w:val="233"/>
        </w:trPr>
        <w:tc>
          <w:tcPr>
            <w:tcW w:w="1885" w:type="dxa"/>
          </w:tcPr>
          <w:p w:rsidRPr="005610CA" w:rsidR="00821664" w:rsidP="00821664" w:rsidRDefault="00821664" w14:paraId="16A1A8F6" w14:textId="7949E2DD">
            <w:pPr>
              <w:spacing w:after="0" w:line="240" w:lineRule="auto"/>
              <w:ind w:left="0"/>
              <w:rPr>
                <w:rFonts w:cstheme="minorHAnsi"/>
                <w:sz w:val="18"/>
                <w:szCs w:val="18"/>
              </w:rPr>
            </w:pPr>
            <w:proofErr w:type="spellStart"/>
            <w:r w:rsidRPr="00821664">
              <w:rPr>
                <w:rFonts w:cstheme="minorHAnsi"/>
                <w:sz w:val="18"/>
                <w:szCs w:val="18"/>
              </w:rPr>
              <w:t>ConsigneeMaskedContactNumber</w:t>
            </w:r>
            <w:proofErr w:type="spellEnd"/>
          </w:p>
        </w:tc>
        <w:tc>
          <w:tcPr>
            <w:tcW w:w="990" w:type="dxa"/>
          </w:tcPr>
          <w:p w:rsidRPr="005610CA" w:rsidR="00821664" w:rsidP="00821664" w:rsidRDefault="00821664" w14:paraId="52DBA761" w14:textId="4FC4BCB3">
            <w:pPr>
              <w:spacing w:after="0" w:line="240" w:lineRule="auto"/>
              <w:ind w:left="0"/>
              <w:rPr>
                <w:rFonts w:cstheme="minorHAnsi"/>
                <w:sz w:val="18"/>
                <w:szCs w:val="18"/>
              </w:rPr>
            </w:pPr>
            <w:r w:rsidRPr="007B3B90">
              <w:rPr>
                <w:rFonts w:cstheme="minorHAnsi"/>
                <w:sz w:val="18"/>
                <w:szCs w:val="18"/>
              </w:rPr>
              <w:t>string</w:t>
            </w:r>
          </w:p>
        </w:tc>
        <w:tc>
          <w:tcPr>
            <w:tcW w:w="990" w:type="dxa"/>
          </w:tcPr>
          <w:p w:rsidR="00821664" w:rsidP="00821664" w:rsidRDefault="00821664" w14:paraId="4FB10F0D" w14:textId="3B6DB76F">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569B4541" w14:textId="03C2025A">
            <w:pPr>
              <w:spacing w:after="0" w:line="240" w:lineRule="auto"/>
              <w:ind w:left="0"/>
              <w:rPr>
                <w:rFonts w:cstheme="minorHAnsi"/>
                <w:sz w:val="18"/>
                <w:szCs w:val="18"/>
              </w:rPr>
            </w:pPr>
            <w:r w:rsidRPr="00821664">
              <w:rPr>
                <w:rFonts w:cstheme="minorHAnsi"/>
                <w:sz w:val="18"/>
                <w:szCs w:val="18"/>
              </w:rPr>
              <w:t>50</w:t>
            </w:r>
          </w:p>
        </w:tc>
        <w:tc>
          <w:tcPr>
            <w:tcW w:w="1620" w:type="dxa"/>
          </w:tcPr>
          <w:p w:rsidRPr="005610CA" w:rsidR="00821664" w:rsidP="00821664" w:rsidRDefault="00821664" w14:paraId="1DBCBF28" w14:textId="44E0F2DD">
            <w:pPr>
              <w:spacing w:after="0" w:line="240" w:lineRule="auto"/>
              <w:ind w:left="0"/>
              <w:rPr>
                <w:rFonts w:cstheme="minorHAnsi"/>
                <w:sz w:val="18"/>
                <w:szCs w:val="18"/>
              </w:rPr>
            </w:pPr>
          </w:p>
        </w:tc>
        <w:tc>
          <w:tcPr>
            <w:tcW w:w="3150" w:type="dxa"/>
          </w:tcPr>
          <w:p w:rsidRPr="005610CA" w:rsidR="00821664" w:rsidP="00821664" w:rsidRDefault="00821664" w14:paraId="6CFE34A0" w14:textId="020AE0BE">
            <w:pPr>
              <w:spacing w:after="0" w:line="240" w:lineRule="auto"/>
              <w:ind w:left="0"/>
              <w:rPr>
                <w:rFonts w:cstheme="minorHAnsi"/>
                <w:sz w:val="18"/>
                <w:szCs w:val="18"/>
              </w:rPr>
            </w:pPr>
            <w:r w:rsidRPr="00821664">
              <w:rPr>
                <w:rFonts w:cstheme="minorHAnsi"/>
                <w:sz w:val="18"/>
                <w:szCs w:val="18"/>
              </w:rPr>
              <w:t>Consignee Masked Contact number</w:t>
            </w:r>
          </w:p>
        </w:tc>
      </w:tr>
      <w:tr w:rsidRPr="00821664" w:rsidR="00821664" w:rsidTr="00346EB8" w14:paraId="2B52443B" w14:textId="77777777">
        <w:trPr>
          <w:trHeight w:val="233"/>
        </w:trPr>
        <w:tc>
          <w:tcPr>
            <w:tcW w:w="1885" w:type="dxa"/>
          </w:tcPr>
          <w:p w:rsidRPr="005610CA" w:rsidR="00821664" w:rsidP="00821664" w:rsidRDefault="00821664" w14:paraId="7D66134D" w14:textId="354B4686">
            <w:pPr>
              <w:spacing w:after="0" w:line="240" w:lineRule="auto"/>
              <w:ind w:left="0"/>
              <w:rPr>
                <w:rFonts w:cstheme="minorHAnsi"/>
                <w:sz w:val="18"/>
                <w:szCs w:val="18"/>
              </w:rPr>
            </w:pPr>
            <w:proofErr w:type="spellStart"/>
            <w:r w:rsidRPr="00821664">
              <w:rPr>
                <w:rFonts w:cstheme="minorHAnsi"/>
                <w:sz w:val="18"/>
                <w:szCs w:val="18"/>
              </w:rPr>
              <w:t>ConsigneeAddressType</w:t>
            </w:r>
            <w:proofErr w:type="spellEnd"/>
          </w:p>
        </w:tc>
        <w:tc>
          <w:tcPr>
            <w:tcW w:w="990" w:type="dxa"/>
          </w:tcPr>
          <w:p w:rsidRPr="005610CA" w:rsidR="00821664" w:rsidP="00821664" w:rsidRDefault="00821664" w14:paraId="4FFF6A48" w14:textId="02FB3073">
            <w:pPr>
              <w:spacing w:after="0" w:line="240" w:lineRule="auto"/>
              <w:ind w:left="0"/>
              <w:rPr>
                <w:rFonts w:cstheme="minorHAnsi"/>
                <w:sz w:val="18"/>
                <w:szCs w:val="18"/>
              </w:rPr>
            </w:pPr>
            <w:r w:rsidRPr="007B3B90">
              <w:rPr>
                <w:rFonts w:cstheme="minorHAnsi"/>
                <w:sz w:val="18"/>
                <w:szCs w:val="18"/>
              </w:rPr>
              <w:t>string</w:t>
            </w:r>
          </w:p>
        </w:tc>
        <w:tc>
          <w:tcPr>
            <w:tcW w:w="990" w:type="dxa"/>
          </w:tcPr>
          <w:p w:rsidR="00821664" w:rsidP="00821664" w:rsidRDefault="00821664" w14:paraId="149D28FF" w14:textId="568CC76D">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6C3A7422" w14:textId="25C330C2">
            <w:pPr>
              <w:spacing w:after="0" w:line="240" w:lineRule="auto"/>
              <w:ind w:left="0"/>
              <w:rPr>
                <w:rFonts w:cstheme="minorHAnsi"/>
                <w:sz w:val="18"/>
                <w:szCs w:val="18"/>
              </w:rPr>
            </w:pPr>
            <w:r w:rsidRPr="00821664">
              <w:rPr>
                <w:rFonts w:cstheme="minorHAnsi"/>
                <w:sz w:val="18"/>
                <w:szCs w:val="18"/>
              </w:rPr>
              <w:t>1</w:t>
            </w:r>
          </w:p>
        </w:tc>
        <w:tc>
          <w:tcPr>
            <w:tcW w:w="1620" w:type="dxa"/>
          </w:tcPr>
          <w:p w:rsidRPr="005610CA" w:rsidR="00821664" w:rsidP="00821664" w:rsidRDefault="00821664" w14:paraId="198630B8" w14:textId="40FB78E5">
            <w:pPr>
              <w:spacing w:after="0" w:line="240" w:lineRule="auto"/>
              <w:ind w:left="0"/>
              <w:rPr>
                <w:rFonts w:cstheme="minorHAnsi"/>
                <w:sz w:val="18"/>
                <w:szCs w:val="18"/>
              </w:rPr>
            </w:pPr>
            <w:r w:rsidRPr="00821664">
              <w:rPr>
                <w:rFonts w:cstheme="minorHAnsi"/>
                <w:sz w:val="18"/>
                <w:szCs w:val="18"/>
              </w:rPr>
              <w:t>O, R, S, M</w:t>
            </w:r>
          </w:p>
        </w:tc>
        <w:tc>
          <w:tcPr>
            <w:tcW w:w="3150" w:type="dxa"/>
          </w:tcPr>
          <w:p w:rsidRPr="00C627AA" w:rsidR="00821664" w:rsidP="00821664" w:rsidRDefault="00821664" w14:paraId="5F6E7383" w14:textId="2F31ABE0">
            <w:pPr>
              <w:spacing w:after="0" w:line="240" w:lineRule="auto"/>
              <w:ind w:left="0"/>
              <w:rPr>
                <w:rFonts w:cstheme="minorHAnsi"/>
                <w:sz w:val="18"/>
                <w:szCs w:val="18"/>
              </w:rPr>
            </w:pPr>
            <w:r w:rsidRPr="00821664">
              <w:rPr>
                <w:rFonts w:cstheme="minorHAnsi"/>
                <w:sz w:val="18"/>
                <w:szCs w:val="18"/>
              </w:rPr>
              <w:t xml:space="preserve">“O” Office </w:t>
            </w:r>
            <w:proofErr w:type="gramStart"/>
            <w:r w:rsidRPr="00821664">
              <w:rPr>
                <w:rFonts w:cstheme="minorHAnsi"/>
                <w:sz w:val="18"/>
                <w:szCs w:val="18"/>
              </w:rPr>
              <w:t>address ,</w:t>
            </w:r>
            <w:proofErr w:type="gramEnd"/>
            <w:r w:rsidRPr="00821664">
              <w:rPr>
                <w:rFonts w:cstheme="minorHAnsi"/>
                <w:sz w:val="18"/>
                <w:szCs w:val="18"/>
              </w:rPr>
              <w:t xml:space="preserve"> “R” Residencial address , “S” Shop,  “M” Mall Delivery</w:t>
            </w:r>
          </w:p>
        </w:tc>
      </w:tr>
      <w:tr w:rsidRPr="00821664" w:rsidR="00821664" w:rsidTr="00346EB8" w14:paraId="28A7C896" w14:textId="77777777">
        <w:trPr>
          <w:trHeight w:val="233"/>
        </w:trPr>
        <w:tc>
          <w:tcPr>
            <w:tcW w:w="1885" w:type="dxa"/>
          </w:tcPr>
          <w:p w:rsidRPr="005610CA" w:rsidR="00821664" w:rsidP="00821664" w:rsidRDefault="00821664" w14:paraId="0E104488" w14:textId="38CD9A5B">
            <w:pPr>
              <w:spacing w:after="0" w:line="240" w:lineRule="auto"/>
              <w:ind w:left="0"/>
              <w:rPr>
                <w:rFonts w:cstheme="minorHAnsi"/>
                <w:sz w:val="18"/>
                <w:szCs w:val="18"/>
              </w:rPr>
            </w:pPr>
            <w:proofErr w:type="spellStart"/>
            <w:r w:rsidRPr="00821664">
              <w:rPr>
                <w:rFonts w:cstheme="minorHAnsi"/>
                <w:sz w:val="18"/>
                <w:szCs w:val="18"/>
              </w:rPr>
              <w:t>AvailableTiming</w:t>
            </w:r>
            <w:proofErr w:type="spellEnd"/>
          </w:p>
        </w:tc>
        <w:tc>
          <w:tcPr>
            <w:tcW w:w="990" w:type="dxa"/>
          </w:tcPr>
          <w:p w:rsidRPr="005610CA" w:rsidR="00821664" w:rsidP="00821664" w:rsidRDefault="00821664" w14:paraId="2121D89E"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2A7FFC9E" w14:textId="2A54D136">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0B0AFD5D" w14:textId="52CA7533">
            <w:pPr>
              <w:spacing w:after="0" w:line="240" w:lineRule="auto"/>
              <w:ind w:left="0"/>
              <w:rPr>
                <w:rFonts w:cstheme="minorHAnsi"/>
                <w:sz w:val="18"/>
                <w:szCs w:val="18"/>
              </w:rPr>
            </w:pPr>
            <w:r w:rsidRPr="00821664">
              <w:rPr>
                <w:rFonts w:cstheme="minorHAnsi"/>
                <w:sz w:val="18"/>
                <w:szCs w:val="18"/>
              </w:rPr>
              <w:t>30</w:t>
            </w:r>
          </w:p>
        </w:tc>
        <w:tc>
          <w:tcPr>
            <w:tcW w:w="1620" w:type="dxa"/>
          </w:tcPr>
          <w:p w:rsidRPr="005610CA" w:rsidR="00821664" w:rsidP="00821664" w:rsidRDefault="00821664" w14:paraId="3FA68298" w14:textId="40C588C0">
            <w:pPr>
              <w:spacing w:after="0" w:line="240" w:lineRule="auto"/>
              <w:ind w:left="0"/>
              <w:rPr>
                <w:rFonts w:cstheme="minorHAnsi"/>
                <w:sz w:val="18"/>
                <w:szCs w:val="18"/>
              </w:rPr>
            </w:pPr>
            <w:r w:rsidRPr="00821664">
              <w:rPr>
                <w:rFonts w:cstheme="minorHAnsi"/>
                <w:sz w:val="18"/>
                <w:szCs w:val="18"/>
              </w:rPr>
              <w:t xml:space="preserve">0 -9, (- </w:t>
            </w:r>
            <w:proofErr w:type="gramStart"/>
            <w:r w:rsidRPr="00821664">
              <w:rPr>
                <w:rFonts w:cstheme="minorHAnsi"/>
                <w:sz w:val="18"/>
                <w:szCs w:val="18"/>
              </w:rPr>
              <w:t>or ,</w:t>
            </w:r>
            <w:proofErr w:type="gramEnd"/>
            <w:r w:rsidRPr="00821664">
              <w:rPr>
                <w:rFonts w:cstheme="minorHAnsi"/>
                <w:sz w:val="18"/>
                <w:szCs w:val="18"/>
              </w:rPr>
              <w:t>)</w:t>
            </w:r>
          </w:p>
        </w:tc>
        <w:tc>
          <w:tcPr>
            <w:tcW w:w="3150" w:type="dxa"/>
          </w:tcPr>
          <w:p w:rsidRPr="00821664" w:rsidR="00821664" w:rsidP="00821664" w:rsidRDefault="00821664" w14:paraId="50E8ABAE" w14:textId="77777777">
            <w:pPr>
              <w:rPr>
                <w:rFonts w:cstheme="minorHAnsi"/>
                <w:sz w:val="18"/>
                <w:szCs w:val="18"/>
              </w:rPr>
            </w:pPr>
            <w:r w:rsidRPr="00821664">
              <w:rPr>
                <w:rFonts w:cstheme="minorHAnsi"/>
                <w:sz w:val="18"/>
                <w:szCs w:val="18"/>
              </w:rPr>
              <w:t>0800-0900 ,1800-2000</w:t>
            </w:r>
          </w:p>
          <w:p w:rsidRPr="00C627AA" w:rsidR="00821664" w:rsidP="00821664" w:rsidRDefault="00821664" w14:paraId="71ECE8B1" w14:textId="090F1259">
            <w:pPr>
              <w:spacing w:after="0" w:line="240" w:lineRule="auto"/>
              <w:ind w:left="0"/>
              <w:rPr>
                <w:rFonts w:cstheme="minorHAnsi"/>
                <w:sz w:val="18"/>
                <w:szCs w:val="18"/>
              </w:rPr>
            </w:pPr>
            <w:r w:rsidRPr="00821664">
              <w:rPr>
                <w:rFonts w:cstheme="minorHAnsi"/>
                <w:sz w:val="18"/>
                <w:szCs w:val="18"/>
              </w:rPr>
              <w:t>Or 0930 – 1700</w:t>
            </w:r>
          </w:p>
        </w:tc>
      </w:tr>
      <w:tr w:rsidRPr="00821664" w:rsidR="00821664" w:rsidTr="00346EB8" w14:paraId="18273480" w14:textId="77777777">
        <w:trPr>
          <w:trHeight w:val="233"/>
        </w:trPr>
        <w:tc>
          <w:tcPr>
            <w:tcW w:w="1885" w:type="dxa"/>
          </w:tcPr>
          <w:p w:rsidRPr="005610CA" w:rsidR="00821664" w:rsidP="00821664" w:rsidRDefault="00821664" w14:paraId="47C6E6C0" w14:textId="28682C7E">
            <w:pPr>
              <w:spacing w:after="0" w:line="240" w:lineRule="auto"/>
              <w:ind w:left="0"/>
              <w:rPr>
                <w:rFonts w:cstheme="minorHAnsi"/>
                <w:sz w:val="18"/>
                <w:szCs w:val="18"/>
              </w:rPr>
            </w:pPr>
            <w:proofErr w:type="spellStart"/>
            <w:r w:rsidRPr="00821664">
              <w:rPr>
                <w:rFonts w:cstheme="minorHAnsi"/>
                <w:sz w:val="18"/>
                <w:szCs w:val="18"/>
              </w:rPr>
              <w:t>AvailableDays</w:t>
            </w:r>
            <w:proofErr w:type="spellEnd"/>
          </w:p>
        </w:tc>
        <w:tc>
          <w:tcPr>
            <w:tcW w:w="990" w:type="dxa"/>
          </w:tcPr>
          <w:p w:rsidRPr="005610CA" w:rsidR="00821664" w:rsidP="00821664" w:rsidRDefault="00821664" w14:paraId="348F3FCC"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768F4C19" w14:textId="7C585AE5">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726756DC" w14:textId="005D0B50">
            <w:pPr>
              <w:spacing w:after="0" w:line="240" w:lineRule="auto"/>
              <w:ind w:left="0"/>
              <w:rPr>
                <w:rFonts w:cstheme="minorHAnsi"/>
                <w:sz w:val="18"/>
                <w:szCs w:val="18"/>
              </w:rPr>
            </w:pPr>
            <w:r w:rsidRPr="00821664">
              <w:rPr>
                <w:rFonts w:cstheme="minorHAnsi"/>
                <w:sz w:val="18"/>
                <w:szCs w:val="18"/>
              </w:rPr>
              <w:t>7</w:t>
            </w:r>
          </w:p>
        </w:tc>
        <w:tc>
          <w:tcPr>
            <w:tcW w:w="1620" w:type="dxa"/>
          </w:tcPr>
          <w:p w:rsidRPr="005610CA" w:rsidR="00821664" w:rsidP="00821664" w:rsidRDefault="00821664" w14:paraId="017C38D3" w14:textId="49A5D27E">
            <w:pPr>
              <w:spacing w:after="0" w:line="240" w:lineRule="auto"/>
              <w:ind w:left="0"/>
              <w:rPr>
                <w:rFonts w:cstheme="minorHAnsi"/>
                <w:sz w:val="18"/>
                <w:szCs w:val="18"/>
              </w:rPr>
            </w:pPr>
            <w:r w:rsidRPr="00821664">
              <w:rPr>
                <w:rFonts w:cstheme="minorHAnsi"/>
                <w:sz w:val="18"/>
                <w:szCs w:val="18"/>
              </w:rPr>
              <w:t>1-7</w:t>
            </w:r>
          </w:p>
        </w:tc>
        <w:tc>
          <w:tcPr>
            <w:tcW w:w="3150" w:type="dxa"/>
          </w:tcPr>
          <w:p w:rsidRPr="005610CA" w:rsidR="00821664" w:rsidP="00821664" w:rsidRDefault="00821664" w14:paraId="694506EA" w14:textId="16D442C7">
            <w:pPr>
              <w:spacing w:after="0" w:line="240" w:lineRule="auto"/>
              <w:ind w:left="0"/>
              <w:rPr>
                <w:rFonts w:cstheme="minorHAnsi"/>
                <w:sz w:val="18"/>
                <w:szCs w:val="18"/>
              </w:rPr>
            </w:pPr>
            <w:r w:rsidRPr="00821664">
              <w:rPr>
                <w:rFonts w:cstheme="minorHAnsi"/>
                <w:sz w:val="18"/>
                <w:szCs w:val="18"/>
              </w:rPr>
              <w:t xml:space="preserve">[1234567] [ 1 begin Monday and so </w:t>
            </w:r>
            <w:proofErr w:type="gramStart"/>
            <w:r w:rsidRPr="00821664">
              <w:rPr>
                <w:rFonts w:cstheme="minorHAnsi"/>
                <w:sz w:val="18"/>
                <w:szCs w:val="18"/>
              </w:rPr>
              <w:t>on..</w:t>
            </w:r>
            <w:proofErr w:type="gramEnd"/>
          </w:p>
        </w:tc>
      </w:tr>
      <w:tr w:rsidRPr="00821664" w:rsidR="00821664" w:rsidTr="00346EB8" w14:paraId="25A88483" w14:textId="77777777">
        <w:trPr>
          <w:trHeight w:val="233"/>
        </w:trPr>
        <w:tc>
          <w:tcPr>
            <w:tcW w:w="1885" w:type="dxa"/>
          </w:tcPr>
          <w:p w:rsidRPr="005610CA" w:rsidR="00821664" w:rsidP="00821664" w:rsidRDefault="00821664" w14:paraId="3315BEC9" w14:textId="1F526F20">
            <w:pPr>
              <w:spacing w:after="0" w:line="240" w:lineRule="auto"/>
              <w:ind w:left="0"/>
              <w:rPr>
                <w:rFonts w:cstheme="minorHAnsi"/>
                <w:sz w:val="18"/>
                <w:szCs w:val="18"/>
              </w:rPr>
            </w:pPr>
            <w:proofErr w:type="spellStart"/>
            <w:r w:rsidRPr="00821664">
              <w:rPr>
                <w:rFonts w:cstheme="minorHAnsi"/>
                <w:sz w:val="18"/>
                <w:szCs w:val="18"/>
              </w:rPr>
              <w:t>ConsigneeIDType</w:t>
            </w:r>
            <w:proofErr w:type="spellEnd"/>
          </w:p>
        </w:tc>
        <w:tc>
          <w:tcPr>
            <w:tcW w:w="990" w:type="dxa"/>
          </w:tcPr>
          <w:p w:rsidRPr="005610CA" w:rsidR="00821664" w:rsidP="00821664" w:rsidRDefault="00821664" w14:paraId="6444E5E8"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4234DAA9" w14:textId="2B4BDCC1">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00B55606" w14:textId="4DB210AE">
            <w:pPr>
              <w:spacing w:after="0" w:line="240" w:lineRule="auto"/>
              <w:ind w:left="0"/>
              <w:rPr>
                <w:rFonts w:cstheme="minorHAnsi"/>
                <w:sz w:val="18"/>
                <w:szCs w:val="18"/>
              </w:rPr>
            </w:pPr>
            <w:r w:rsidRPr="00821664">
              <w:rPr>
                <w:rFonts w:cstheme="minorHAnsi"/>
                <w:sz w:val="18"/>
                <w:szCs w:val="18"/>
              </w:rPr>
              <w:t>2</w:t>
            </w:r>
          </w:p>
        </w:tc>
        <w:tc>
          <w:tcPr>
            <w:tcW w:w="1620" w:type="dxa"/>
          </w:tcPr>
          <w:p w:rsidRPr="005610CA" w:rsidR="00821664" w:rsidP="00821664" w:rsidRDefault="00821664" w14:paraId="47B1C260" w14:textId="244A810E">
            <w:pPr>
              <w:spacing w:after="0" w:line="240" w:lineRule="auto"/>
              <w:ind w:left="0"/>
              <w:rPr>
                <w:rFonts w:cstheme="minorHAnsi"/>
                <w:sz w:val="18"/>
                <w:szCs w:val="18"/>
              </w:rPr>
            </w:pPr>
            <w:r w:rsidRPr="00821664">
              <w:rPr>
                <w:rFonts w:cstheme="minorHAnsi"/>
                <w:sz w:val="18"/>
                <w:szCs w:val="18"/>
              </w:rPr>
              <w:t>0-9</w:t>
            </w:r>
          </w:p>
        </w:tc>
        <w:tc>
          <w:tcPr>
            <w:tcW w:w="3150" w:type="dxa"/>
          </w:tcPr>
          <w:p w:rsidRPr="005610CA" w:rsidR="00821664" w:rsidP="00821664" w:rsidRDefault="00821664" w14:paraId="44E87A4C" w14:textId="62587608">
            <w:pPr>
              <w:spacing w:after="0" w:line="240" w:lineRule="auto"/>
              <w:ind w:left="0"/>
              <w:rPr>
                <w:rFonts w:cstheme="minorHAnsi"/>
                <w:sz w:val="18"/>
                <w:szCs w:val="18"/>
              </w:rPr>
            </w:pPr>
            <w:r w:rsidRPr="00821664">
              <w:rPr>
                <w:rFonts w:cstheme="minorHAnsi"/>
                <w:sz w:val="18"/>
                <w:szCs w:val="18"/>
              </w:rPr>
              <w:t>Consignee Identification Type. Optional and applicable only for Intl Ecommerce product</w:t>
            </w:r>
          </w:p>
        </w:tc>
      </w:tr>
      <w:tr w:rsidRPr="00821664" w:rsidR="00821664" w:rsidTr="00346EB8" w14:paraId="4C4F9C47" w14:textId="77777777">
        <w:trPr>
          <w:trHeight w:val="233"/>
        </w:trPr>
        <w:tc>
          <w:tcPr>
            <w:tcW w:w="1885" w:type="dxa"/>
          </w:tcPr>
          <w:p w:rsidRPr="005610CA" w:rsidR="00821664" w:rsidP="00821664" w:rsidRDefault="00821664" w14:paraId="4CF05355" w14:textId="52530EAE">
            <w:pPr>
              <w:spacing w:after="0" w:line="240" w:lineRule="auto"/>
              <w:ind w:left="0"/>
              <w:rPr>
                <w:rFonts w:cstheme="minorHAnsi"/>
                <w:sz w:val="18"/>
                <w:szCs w:val="18"/>
              </w:rPr>
            </w:pPr>
            <w:proofErr w:type="spellStart"/>
            <w:r w:rsidRPr="00821664">
              <w:rPr>
                <w:rFonts w:cstheme="minorHAnsi"/>
                <w:sz w:val="18"/>
                <w:szCs w:val="18"/>
              </w:rPr>
              <w:t>ConsigneeID</w:t>
            </w:r>
            <w:proofErr w:type="spellEnd"/>
          </w:p>
        </w:tc>
        <w:tc>
          <w:tcPr>
            <w:tcW w:w="990" w:type="dxa"/>
          </w:tcPr>
          <w:p w:rsidRPr="005610CA" w:rsidR="00821664" w:rsidP="00821664" w:rsidRDefault="00821664" w14:paraId="3AB9B121"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00CD233F" w14:textId="18FCCC43">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58CDDCB6" w14:textId="4BFBC5E7">
            <w:pPr>
              <w:spacing w:after="0" w:line="240" w:lineRule="auto"/>
              <w:ind w:left="0"/>
              <w:rPr>
                <w:rFonts w:cstheme="minorHAnsi"/>
                <w:sz w:val="18"/>
                <w:szCs w:val="18"/>
              </w:rPr>
            </w:pPr>
            <w:r w:rsidRPr="00821664">
              <w:rPr>
                <w:rFonts w:cstheme="minorHAnsi"/>
                <w:sz w:val="18"/>
                <w:szCs w:val="18"/>
              </w:rPr>
              <w:t>30</w:t>
            </w:r>
          </w:p>
        </w:tc>
        <w:tc>
          <w:tcPr>
            <w:tcW w:w="1620" w:type="dxa"/>
          </w:tcPr>
          <w:p w:rsidRPr="005610CA" w:rsidR="00821664" w:rsidP="00821664" w:rsidRDefault="00821664" w14:paraId="6C990E21" w14:textId="0A7E942C">
            <w:pPr>
              <w:spacing w:after="0" w:line="240" w:lineRule="auto"/>
              <w:ind w:left="0"/>
              <w:rPr>
                <w:rFonts w:cstheme="minorHAnsi"/>
                <w:sz w:val="18"/>
                <w:szCs w:val="18"/>
              </w:rPr>
            </w:pPr>
            <w:r w:rsidRPr="00821664">
              <w:rPr>
                <w:rFonts w:cstheme="minorHAnsi"/>
                <w:sz w:val="18"/>
                <w:szCs w:val="18"/>
              </w:rPr>
              <w:t>0-9</w:t>
            </w:r>
          </w:p>
        </w:tc>
        <w:tc>
          <w:tcPr>
            <w:tcW w:w="3150" w:type="dxa"/>
          </w:tcPr>
          <w:p w:rsidRPr="005610CA" w:rsidR="00821664" w:rsidP="00821664" w:rsidRDefault="00821664" w14:paraId="46BFEF64" w14:textId="68E38AD1">
            <w:pPr>
              <w:spacing w:after="0" w:line="240" w:lineRule="auto"/>
              <w:ind w:left="0"/>
              <w:rPr>
                <w:rFonts w:cstheme="minorHAnsi"/>
                <w:sz w:val="18"/>
                <w:szCs w:val="18"/>
              </w:rPr>
            </w:pPr>
            <w:r w:rsidRPr="00821664">
              <w:rPr>
                <w:rFonts w:cstheme="minorHAnsi"/>
                <w:sz w:val="18"/>
                <w:szCs w:val="18"/>
              </w:rPr>
              <w:t>Consignee Identification Number. Optional and applicable only for Intl Ecommerce product</w:t>
            </w:r>
          </w:p>
        </w:tc>
      </w:tr>
      <w:tr w:rsidRPr="00821664" w:rsidR="00821664" w:rsidTr="00346EB8" w14:paraId="3BA52429" w14:textId="77777777">
        <w:trPr>
          <w:trHeight w:val="233"/>
        </w:trPr>
        <w:tc>
          <w:tcPr>
            <w:tcW w:w="1885" w:type="dxa"/>
          </w:tcPr>
          <w:p w:rsidRPr="005610CA" w:rsidR="00821664" w:rsidP="00821664" w:rsidRDefault="00821664" w14:paraId="252B3E8A" w14:textId="2676D530">
            <w:pPr>
              <w:spacing w:after="0" w:line="240" w:lineRule="auto"/>
              <w:ind w:left="0"/>
              <w:rPr>
                <w:rFonts w:cstheme="minorHAnsi"/>
                <w:sz w:val="18"/>
                <w:szCs w:val="18"/>
              </w:rPr>
            </w:pPr>
            <w:proofErr w:type="spellStart"/>
            <w:r w:rsidRPr="00821664">
              <w:rPr>
                <w:rFonts w:cstheme="minorHAnsi"/>
                <w:sz w:val="18"/>
                <w:szCs w:val="18"/>
              </w:rPr>
              <w:t>ConsigneeFiscalIDType</w:t>
            </w:r>
            <w:proofErr w:type="spellEnd"/>
          </w:p>
        </w:tc>
        <w:tc>
          <w:tcPr>
            <w:tcW w:w="990" w:type="dxa"/>
          </w:tcPr>
          <w:p w:rsidRPr="005610CA" w:rsidR="00821664" w:rsidP="00821664" w:rsidRDefault="00821664" w14:paraId="070AF972"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4B103E90" w14:textId="57FE5468">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493D0456" w14:textId="348CE217">
            <w:pPr>
              <w:spacing w:after="0" w:line="240" w:lineRule="auto"/>
              <w:ind w:left="0"/>
              <w:rPr>
                <w:rFonts w:cstheme="minorHAnsi"/>
                <w:sz w:val="18"/>
                <w:szCs w:val="18"/>
              </w:rPr>
            </w:pPr>
            <w:r w:rsidRPr="00821664">
              <w:rPr>
                <w:rFonts w:cstheme="minorHAnsi"/>
                <w:sz w:val="18"/>
                <w:szCs w:val="18"/>
              </w:rPr>
              <w:t>2</w:t>
            </w:r>
          </w:p>
        </w:tc>
        <w:tc>
          <w:tcPr>
            <w:tcW w:w="1620" w:type="dxa"/>
          </w:tcPr>
          <w:p w:rsidRPr="005610CA" w:rsidR="00821664" w:rsidP="00821664" w:rsidRDefault="00821664" w14:paraId="44DC31E8" w14:textId="3B4445ED">
            <w:pPr>
              <w:spacing w:after="0" w:line="240" w:lineRule="auto"/>
              <w:ind w:left="0"/>
              <w:rPr>
                <w:rFonts w:cstheme="minorHAnsi"/>
                <w:sz w:val="18"/>
                <w:szCs w:val="18"/>
              </w:rPr>
            </w:pPr>
            <w:r w:rsidRPr="00821664">
              <w:rPr>
                <w:rFonts w:cstheme="minorHAnsi"/>
                <w:sz w:val="18"/>
                <w:szCs w:val="18"/>
              </w:rPr>
              <w:t>0-9</w:t>
            </w:r>
          </w:p>
        </w:tc>
        <w:tc>
          <w:tcPr>
            <w:tcW w:w="3150" w:type="dxa"/>
          </w:tcPr>
          <w:p w:rsidRPr="005610CA" w:rsidR="00821664" w:rsidP="00821664" w:rsidRDefault="00821664" w14:paraId="4E7362E1" w14:textId="15C52BB9">
            <w:pPr>
              <w:spacing w:after="0" w:line="240" w:lineRule="auto"/>
              <w:ind w:left="0"/>
              <w:rPr>
                <w:rFonts w:cstheme="minorHAnsi"/>
                <w:sz w:val="18"/>
                <w:szCs w:val="18"/>
              </w:rPr>
            </w:pPr>
            <w:r w:rsidRPr="00821664">
              <w:rPr>
                <w:rFonts w:cstheme="minorHAnsi"/>
                <w:sz w:val="18"/>
                <w:szCs w:val="18"/>
              </w:rPr>
              <w:t>Consignee Fiscal Identification Type. Optional and applicable only for Intl Ecommerce product</w:t>
            </w:r>
          </w:p>
        </w:tc>
      </w:tr>
      <w:tr w:rsidRPr="00821664" w:rsidR="00821664" w:rsidTr="00346EB8" w14:paraId="6D5462AF" w14:textId="77777777">
        <w:trPr>
          <w:trHeight w:val="233"/>
        </w:trPr>
        <w:tc>
          <w:tcPr>
            <w:tcW w:w="1885" w:type="dxa"/>
          </w:tcPr>
          <w:p w:rsidRPr="005610CA" w:rsidR="00821664" w:rsidP="00821664" w:rsidRDefault="00821664" w14:paraId="49690B3E" w14:textId="43987C96">
            <w:pPr>
              <w:spacing w:after="0" w:line="240" w:lineRule="auto"/>
              <w:ind w:left="0"/>
              <w:rPr>
                <w:rFonts w:cstheme="minorHAnsi"/>
                <w:sz w:val="18"/>
                <w:szCs w:val="18"/>
              </w:rPr>
            </w:pPr>
            <w:proofErr w:type="spellStart"/>
            <w:r w:rsidRPr="00821664">
              <w:rPr>
                <w:rFonts w:cstheme="minorHAnsi"/>
                <w:sz w:val="18"/>
                <w:szCs w:val="18"/>
              </w:rPr>
              <w:t>ConsigneeFiscalID</w:t>
            </w:r>
            <w:proofErr w:type="spellEnd"/>
          </w:p>
        </w:tc>
        <w:tc>
          <w:tcPr>
            <w:tcW w:w="990" w:type="dxa"/>
          </w:tcPr>
          <w:p w:rsidRPr="005610CA" w:rsidR="00821664" w:rsidP="00821664" w:rsidRDefault="00821664" w14:paraId="5DE114E6" w14:textId="77777777">
            <w:pPr>
              <w:spacing w:after="0" w:line="240" w:lineRule="auto"/>
              <w:ind w:left="0"/>
              <w:rPr>
                <w:rFonts w:cstheme="minorHAnsi"/>
                <w:sz w:val="18"/>
                <w:szCs w:val="18"/>
              </w:rPr>
            </w:pPr>
            <w:r w:rsidRPr="005B0342">
              <w:rPr>
                <w:rFonts w:cstheme="minorHAnsi"/>
                <w:sz w:val="18"/>
                <w:szCs w:val="18"/>
              </w:rPr>
              <w:t>string</w:t>
            </w:r>
          </w:p>
        </w:tc>
        <w:tc>
          <w:tcPr>
            <w:tcW w:w="990" w:type="dxa"/>
          </w:tcPr>
          <w:p w:rsidR="00821664" w:rsidP="00821664" w:rsidRDefault="00821664" w14:paraId="1EEBB16B" w14:textId="36F0444C">
            <w:pPr>
              <w:spacing w:after="0" w:line="240" w:lineRule="auto"/>
              <w:ind w:left="0"/>
              <w:rPr>
                <w:rFonts w:cstheme="minorHAnsi"/>
                <w:sz w:val="18"/>
                <w:szCs w:val="18"/>
              </w:rPr>
            </w:pPr>
            <w:r w:rsidRPr="00821664">
              <w:rPr>
                <w:rFonts w:cstheme="minorHAnsi"/>
                <w:sz w:val="18"/>
                <w:szCs w:val="18"/>
              </w:rPr>
              <w:t>N</w:t>
            </w:r>
          </w:p>
        </w:tc>
        <w:tc>
          <w:tcPr>
            <w:tcW w:w="900" w:type="dxa"/>
          </w:tcPr>
          <w:p w:rsidRPr="005610CA" w:rsidR="00821664" w:rsidP="00821664" w:rsidRDefault="00821664" w14:paraId="530224FF" w14:textId="4D189758">
            <w:pPr>
              <w:spacing w:after="0" w:line="240" w:lineRule="auto"/>
              <w:ind w:left="0"/>
              <w:rPr>
                <w:rFonts w:cstheme="minorHAnsi"/>
                <w:sz w:val="18"/>
                <w:szCs w:val="18"/>
              </w:rPr>
            </w:pPr>
            <w:r w:rsidRPr="00821664">
              <w:rPr>
                <w:rFonts w:cstheme="minorHAnsi"/>
                <w:sz w:val="18"/>
                <w:szCs w:val="18"/>
              </w:rPr>
              <w:t>50</w:t>
            </w:r>
          </w:p>
        </w:tc>
        <w:tc>
          <w:tcPr>
            <w:tcW w:w="1620" w:type="dxa"/>
          </w:tcPr>
          <w:p w:rsidRPr="005610CA" w:rsidR="00821664" w:rsidP="00821664" w:rsidRDefault="00821664" w14:paraId="1EC43B02" w14:textId="2C1C4FB7">
            <w:pPr>
              <w:spacing w:after="0" w:line="240" w:lineRule="auto"/>
              <w:ind w:left="0"/>
              <w:rPr>
                <w:rFonts w:cstheme="minorHAnsi"/>
                <w:sz w:val="18"/>
                <w:szCs w:val="18"/>
              </w:rPr>
            </w:pPr>
            <w:r w:rsidRPr="00821664">
              <w:rPr>
                <w:rFonts w:cstheme="minorHAnsi"/>
                <w:sz w:val="18"/>
                <w:szCs w:val="18"/>
              </w:rPr>
              <w:t>0-9</w:t>
            </w:r>
          </w:p>
        </w:tc>
        <w:tc>
          <w:tcPr>
            <w:tcW w:w="3150" w:type="dxa"/>
          </w:tcPr>
          <w:p w:rsidRPr="005610CA" w:rsidR="00821664" w:rsidP="00821664" w:rsidRDefault="00821664" w14:paraId="69188933" w14:textId="69643639">
            <w:pPr>
              <w:spacing w:after="0" w:line="240" w:lineRule="auto"/>
              <w:ind w:left="0"/>
              <w:rPr>
                <w:rFonts w:cstheme="minorHAnsi"/>
                <w:sz w:val="18"/>
                <w:szCs w:val="18"/>
              </w:rPr>
            </w:pPr>
            <w:r w:rsidRPr="00821664">
              <w:rPr>
                <w:rFonts w:cstheme="minorHAnsi"/>
                <w:sz w:val="18"/>
                <w:szCs w:val="18"/>
              </w:rPr>
              <w:t>Consignee Fiscal Identification Type. Optional and applicable only for Intl Ecommerce product</w:t>
            </w:r>
          </w:p>
        </w:tc>
      </w:tr>
      <w:tr w:rsidRPr="00821664" w:rsidR="00821664" w:rsidTr="00346EB8" w14:paraId="06906069" w14:textId="77777777">
        <w:trPr>
          <w:trHeight w:val="233"/>
        </w:trPr>
        <w:tc>
          <w:tcPr>
            <w:tcW w:w="1885" w:type="dxa"/>
          </w:tcPr>
          <w:p w:rsidRPr="00821664" w:rsidR="00821664" w:rsidP="00821664" w:rsidRDefault="00821664" w14:paraId="72247255" w14:textId="6BCF5CF5">
            <w:pPr>
              <w:spacing w:after="0" w:line="240" w:lineRule="auto"/>
              <w:ind w:left="0"/>
              <w:rPr>
                <w:rFonts w:cstheme="minorHAnsi"/>
                <w:sz w:val="18"/>
                <w:szCs w:val="18"/>
              </w:rPr>
            </w:pPr>
            <w:proofErr w:type="spellStart"/>
            <w:r w:rsidRPr="00821664">
              <w:rPr>
                <w:rFonts w:cstheme="minorHAnsi"/>
                <w:sz w:val="18"/>
                <w:szCs w:val="18"/>
              </w:rPr>
              <w:t>ConsingeeFederalTaxId</w:t>
            </w:r>
            <w:proofErr w:type="spellEnd"/>
          </w:p>
        </w:tc>
        <w:tc>
          <w:tcPr>
            <w:tcW w:w="990" w:type="dxa"/>
          </w:tcPr>
          <w:p w:rsidRPr="005B0342" w:rsidR="00821664" w:rsidP="00821664" w:rsidRDefault="00821664" w14:paraId="7B431459" w14:textId="010B8A4D">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577082B5" w14:textId="4481102F">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125334A5" w14:textId="2656AEFF">
            <w:pPr>
              <w:spacing w:after="0" w:line="240" w:lineRule="auto"/>
              <w:ind w:left="0"/>
              <w:rPr>
                <w:rFonts w:cstheme="minorHAnsi"/>
                <w:sz w:val="18"/>
                <w:szCs w:val="18"/>
              </w:rPr>
            </w:pPr>
            <w:r w:rsidRPr="00821664">
              <w:rPr>
                <w:rFonts w:cstheme="minorHAnsi"/>
                <w:sz w:val="18"/>
                <w:szCs w:val="18"/>
              </w:rPr>
              <w:t>20</w:t>
            </w:r>
          </w:p>
        </w:tc>
        <w:tc>
          <w:tcPr>
            <w:tcW w:w="1620" w:type="dxa"/>
          </w:tcPr>
          <w:p w:rsidRPr="005B0342" w:rsidR="00821664" w:rsidP="00821664" w:rsidRDefault="00821664" w14:paraId="1D175E15" w14:textId="668430E5">
            <w:pPr>
              <w:spacing w:after="0" w:line="240" w:lineRule="auto"/>
              <w:ind w:left="0"/>
              <w:rPr>
                <w:rFonts w:cstheme="minorHAnsi"/>
                <w:sz w:val="18"/>
                <w:szCs w:val="18"/>
              </w:rPr>
            </w:pPr>
            <w:r w:rsidRPr="00821664">
              <w:rPr>
                <w:rFonts w:cstheme="minorHAnsi"/>
                <w:sz w:val="18"/>
                <w:szCs w:val="18"/>
              </w:rPr>
              <w:t>0-9</w:t>
            </w:r>
          </w:p>
        </w:tc>
        <w:tc>
          <w:tcPr>
            <w:tcW w:w="3150" w:type="dxa"/>
          </w:tcPr>
          <w:p w:rsidRPr="005B0342" w:rsidR="00821664" w:rsidP="00821664" w:rsidRDefault="00821664" w14:paraId="248111B0" w14:textId="7854AD3C">
            <w:pPr>
              <w:spacing w:after="0" w:line="240" w:lineRule="auto"/>
              <w:ind w:left="0"/>
              <w:rPr>
                <w:rFonts w:cstheme="minorHAnsi"/>
                <w:sz w:val="18"/>
                <w:szCs w:val="18"/>
              </w:rPr>
            </w:pPr>
            <w:proofErr w:type="spellStart"/>
            <w:r w:rsidRPr="00821664">
              <w:rPr>
                <w:rFonts w:cstheme="minorHAnsi"/>
                <w:sz w:val="18"/>
                <w:szCs w:val="18"/>
              </w:rPr>
              <w:t>Consingee</w:t>
            </w:r>
            <w:proofErr w:type="spellEnd"/>
            <w:r w:rsidRPr="00821664">
              <w:rPr>
                <w:rFonts w:cstheme="minorHAnsi"/>
                <w:sz w:val="18"/>
                <w:szCs w:val="18"/>
              </w:rPr>
              <w:t xml:space="preserve"> Federal Tax Id. Mandatory only for Brazil Intl Outbound Dutiable product</w:t>
            </w:r>
          </w:p>
        </w:tc>
      </w:tr>
      <w:tr w:rsidRPr="00821664" w:rsidR="00821664" w:rsidTr="00346EB8" w14:paraId="11CEEEA5" w14:textId="77777777">
        <w:trPr>
          <w:trHeight w:val="233"/>
        </w:trPr>
        <w:tc>
          <w:tcPr>
            <w:tcW w:w="1885" w:type="dxa"/>
          </w:tcPr>
          <w:p w:rsidRPr="00821664" w:rsidR="00821664" w:rsidP="00821664" w:rsidRDefault="00821664" w14:paraId="22EA02C3" w14:textId="4AA5DA6D">
            <w:pPr>
              <w:spacing w:after="0" w:line="240" w:lineRule="auto"/>
              <w:ind w:left="0"/>
              <w:rPr>
                <w:rFonts w:cstheme="minorHAnsi"/>
                <w:sz w:val="18"/>
                <w:szCs w:val="18"/>
              </w:rPr>
            </w:pPr>
            <w:proofErr w:type="spellStart"/>
            <w:r w:rsidRPr="00821664">
              <w:rPr>
                <w:rFonts w:cstheme="minorHAnsi"/>
                <w:sz w:val="18"/>
                <w:szCs w:val="18"/>
              </w:rPr>
              <w:t>ConsingeeStateTaxId</w:t>
            </w:r>
            <w:proofErr w:type="spellEnd"/>
          </w:p>
        </w:tc>
        <w:tc>
          <w:tcPr>
            <w:tcW w:w="990" w:type="dxa"/>
          </w:tcPr>
          <w:p w:rsidRPr="005B0342" w:rsidR="00821664" w:rsidP="00821664" w:rsidRDefault="00821664" w14:paraId="0678C770" w14:textId="32C55A34">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6287C9EF" w14:textId="6386D426">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0E5AC326" w14:textId="4685B1A9">
            <w:pPr>
              <w:spacing w:after="0" w:line="240" w:lineRule="auto"/>
              <w:ind w:left="0"/>
              <w:rPr>
                <w:rFonts w:cstheme="minorHAnsi"/>
                <w:sz w:val="18"/>
                <w:szCs w:val="18"/>
              </w:rPr>
            </w:pPr>
            <w:r w:rsidRPr="00821664">
              <w:rPr>
                <w:rFonts w:cstheme="minorHAnsi"/>
                <w:sz w:val="18"/>
                <w:szCs w:val="18"/>
              </w:rPr>
              <w:t>20</w:t>
            </w:r>
          </w:p>
        </w:tc>
        <w:tc>
          <w:tcPr>
            <w:tcW w:w="1620" w:type="dxa"/>
          </w:tcPr>
          <w:p w:rsidRPr="005B0342" w:rsidR="00821664" w:rsidP="00821664" w:rsidRDefault="00821664" w14:paraId="4AFD3CCE" w14:textId="11FD83E7">
            <w:pPr>
              <w:spacing w:after="0" w:line="240" w:lineRule="auto"/>
              <w:ind w:left="0"/>
              <w:rPr>
                <w:rFonts w:cstheme="minorHAnsi"/>
                <w:sz w:val="18"/>
                <w:szCs w:val="18"/>
              </w:rPr>
            </w:pPr>
            <w:r w:rsidRPr="00821664">
              <w:rPr>
                <w:rFonts w:cstheme="minorHAnsi"/>
                <w:sz w:val="18"/>
                <w:szCs w:val="18"/>
              </w:rPr>
              <w:t>0-9</w:t>
            </w:r>
          </w:p>
        </w:tc>
        <w:tc>
          <w:tcPr>
            <w:tcW w:w="3150" w:type="dxa"/>
          </w:tcPr>
          <w:p w:rsidRPr="005B0342" w:rsidR="00821664" w:rsidP="00821664" w:rsidRDefault="00821664" w14:paraId="701286EC" w14:textId="45B9F0C9">
            <w:pPr>
              <w:spacing w:after="0" w:line="240" w:lineRule="auto"/>
              <w:ind w:left="0"/>
              <w:rPr>
                <w:rFonts w:cstheme="minorHAnsi"/>
                <w:sz w:val="18"/>
                <w:szCs w:val="18"/>
              </w:rPr>
            </w:pPr>
            <w:proofErr w:type="spellStart"/>
            <w:r w:rsidRPr="00821664">
              <w:rPr>
                <w:rFonts w:cstheme="minorHAnsi"/>
                <w:sz w:val="18"/>
                <w:szCs w:val="18"/>
              </w:rPr>
              <w:t>Consingee</w:t>
            </w:r>
            <w:proofErr w:type="spellEnd"/>
            <w:r w:rsidRPr="00821664">
              <w:rPr>
                <w:rFonts w:cstheme="minorHAnsi"/>
                <w:sz w:val="18"/>
                <w:szCs w:val="18"/>
              </w:rPr>
              <w:t xml:space="preserve"> </w:t>
            </w:r>
            <w:proofErr w:type="spellStart"/>
            <w:r w:rsidRPr="00821664">
              <w:rPr>
                <w:rFonts w:cstheme="minorHAnsi"/>
                <w:sz w:val="18"/>
                <w:szCs w:val="18"/>
              </w:rPr>
              <w:t>StateTax</w:t>
            </w:r>
            <w:proofErr w:type="spellEnd"/>
            <w:r w:rsidRPr="00821664">
              <w:rPr>
                <w:rFonts w:cstheme="minorHAnsi"/>
                <w:sz w:val="18"/>
                <w:szCs w:val="18"/>
              </w:rPr>
              <w:t xml:space="preserve"> Id. Mandatory only for Brazil Intl Outbound Dutiable product</w:t>
            </w:r>
          </w:p>
        </w:tc>
      </w:tr>
      <w:tr w:rsidRPr="00821664" w:rsidR="00821664" w:rsidTr="00346EB8" w14:paraId="43F7A543" w14:textId="77777777">
        <w:trPr>
          <w:trHeight w:val="233"/>
        </w:trPr>
        <w:tc>
          <w:tcPr>
            <w:tcW w:w="1885" w:type="dxa"/>
          </w:tcPr>
          <w:p w:rsidRPr="00821664" w:rsidR="00821664" w:rsidP="00821664" w:rsidRDefault="00821664" w14:paraId="53E0CB69" w14:textId="0E8BDFE6">
            <w:pPr>
              <w:spacing w:after="0" w:line="240" w:lineRule="auto"/>
              <w:ind w:left="0"/>
              <w:rPr>
                <w:rFonts w:cstheme="minorHAnsi"/>
                <w:sz w:val="18"/>
                <w:szCs w:val="18"/>
              </w:rPr>
            </w:pPr>
            <w:proofErr w:type="spellStart"/>
            <w:r w:rsidRPr="00821664">
              <w:rPr>
                <w:rFonts w:cstheme="minorHAnsi"/>
                <w:sz w:val="18"/>
                <w:szCs w:val="18"/>
              </w:rPr>
              <w:t>ConsingeeRegistrationNumber</w:t>
            </w:r>
            <w:proofErr w:type="spellEnd"/>
          </w:p>
        </w:tc>
        <w:tc>
          <w:tcPr>
            <w:tcW w:w="990" w:type="dxa"/>
          </w:tcPr>
          <w:p w:rsidRPr="005B0342" w:rsidR="00821664" w:rsidP="00821664" w:rsidRDefault="00821664" w14:paraId="71E85AFA" w14:textId="58225981">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79F70EDF" w14:textId="0BC341EE">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16026A24" w14:textId="5CC5025A">
            <w:pPr>
              <w:spacing w:after="0" w:line="240" w:lineRule="auto"/>
              <w:ind w:left="0"/>
              <w:rPr>
                <w:rFonts w:cstheme="minorHAnsi"/>
                <w:sz w:val="18"/>
                <w:szCs w:val="18"/>
              </w:rPr>
            </w:pPr>
            <w:r w:rsidRPr="00821664">
              <w:rPr>
                <w:rFonts w:cstheme="minorHAnsi"/>
                <w:sz w:val="18"/>
                <w:szCs w:val="18"/>
              </w:rPr>
              <w:t>35</w:t>
            </w:r>
          </w:p>
        </w:tc>
        <w:tc>
          <w:tcPr>
            <w:tcW w:w="1620" w:type="dxa"/>
          </w:tcPr>
          <w:p w:rsidRPr="005B0342" w:rsidR="00821664" w:rsidP="00821664" w:rsidRDefault="00821664" w14:paraId="75AE948F" w14:textId="0CF82E0F">
            <w:pPr>
              <w:spacing w:after="0" w:line="240" w:lineRule="auto"/>
              <w:ind w:left="0"/>
              <w:rPr>
                <w:rFonts w:cstheme="minorHAnsi"/>
                <w:sz w:val="18"/>
                <w:szCs w:val="18"/>
              </w:rPr>
            </w:pPr>
            <w:r w:rsidRPr="00821664">
              <w:rPr>
                <w:rFonts w:cstheme="minorHAnsi"/>
                <w:sz w:val="18"/>
                <w:szCs w:val="18"/>
              </w:rPr>
              <w:t>0-9</w:t>
            </w:r>
          </w:p>
        </w:tc>
        <w:tc>
          <w:tcPr>
            <w:tcW w:w="3150" w:type="dxa"/>
          </w:tcPr>
          <w:p w:rsidRPr="005B0342" w:rsidR="00821664" w:rsidP="00821664" w:rsidRDefault="00821664" w14:paraId="4586159B" w14:textId="280BB67D">
            <w:pPr>
              <w:spacing w:after="0" w:line="240" w:lineRule="auto"/>
              <w:ind w:left="0"/>
              <w:rPr>
                <w:rFonts w:cstheme="minorHAnsi"/>
                <w:sz w:val="18"/>
                <w:szCs w:val="18"/>
              </w:rPr>
            </w:pPr>
            <w:proofErr w:type="spellStart"/>
            <w:r w:rsidRPr="00821664">
              <w:rPr>
                <w:rFonts w:cstheme="minorHAnsi"/>
                <w:sz w:val="18"/>
                <w:szCs w:val="18"/>
              </w:rPr>
              <w:t>Consingee</w:t>
            </w:r>
            <w:proofErr w:type="spellEnd"/>
            <w:r w:rsidRPr="00821664">
              <w:rPr>
                <w:rFonts w:cstheme="minorHAnsi"/>
                <w:sz w:val="18"/>
                <w:szCs w:val="18"/>
              </w:rPr>
              <w:t xml:space="preserve"> Registration Number. Mandatory only for Intl Outbound Dutiable product for </w:t>
            </w:r>
            <w:proofErr w:type="spellStart"/>
            <w:r w:rsidRPr="00821664">
              <w:rPr>
                <w:rFonts w:cstheme="minorHAnsi"/>
                <w:sz w:val="18"/>
                <w:szCs w:val="18"/>
              </w:rPr>
              <w:t>Eurpean</w:t>
            </w:r>
            <w:proofErr w:type="spellEnd"/>
            <w:r w:rsidRPr="00821664">
              <w:rPr>
                <w:rFonts w:cstheme="minorHAnsi"/>
                <w:sz w:val="18"/>
                <w:szCs w:val="18"/>
              </w:rPr>
              <w:t xml:space="preserve"> Union Countries (refer List of </w:t>
            </w:r>
            <w:proofErr w:type="spellStart"/>
            <w:r w:rsidRPr="00821664">
              <w:rPr>
                <w:rFonts w:cstheme="minorHAnsi"/>
                <w:sz w:val="18"/>
                <w:szCs w:val="18"/>
              </w:rPr>
              <w:t>Eurpean</w:t>
            </w:r>
            <w:proofErr w:type="spellEnd"/>
            <w:r w:rsidRPr="00821664">
              <w:rPr>
                <w:rFonts w:cstheme="minorHAnsi"/>
                <w:sz w:val="18"/>
                <w:szCs w:val="18"/>
              </w:rPr>
              <w:t xml:space="preserve"> Union Countries below).</w:t>
            </w:r>
          </w:p>
        </w:tc>
      </w:tr>
      <w:tr w:rsidRPr="00821664" w:rsidR="00821664" w:rsidTr="00346EB8" w14:paraId="3943D36A" w14:textId="77777777">
        <w:trPr>
          <w:trHeight w:val="233"/>
        </w:trPr>
        <w:tc>
          <w:tcPr>
            <w:tcW w:w="1885" w:type="dxa"/>
          </w:tcPr>
          <w:p w:rsidRPr="00821664" w:rsidR="00821664" w:rsidP="00821664" w:rsidRDefault="00821664" w14:paraId="7E48E35D" w14:textId="0E8A174D">
            <w:pPr>
              <w:spacing w:after="0" w:line="240" w:lineRule="auto"/>
              <w:ind w:left="0"/>
              <w:rPr>
                <w:rFonts w:cstheme="minorHAnsi"/>
                <w:sz w:val="18"/>
                <w:szCs w:val="18"/>
              </w:rPr>
            </w:pPr>
            <w:proofErr w:type="spellStart"/>
            <w:r w:rsidRPr="00821664">
              <w:rPr>
                <w:rFonts w:cstheme="minorHAnsi"/>
                <w:sz w:val="18"/>
                <w:szCs w:val="18"/>
              </w:rPr>
              <w:t>ConsingeeRegistrationNumberTypeCode</w:t>
            </w:r>
            <w:proofErr w:type="spellEnd"/>
          </w:p>
        </w:tc>
        <w:tc>
          <w:tcPr>
            <w:tcW w:w="990" w:type="dxa"/>
          </w:tcPr>
          <w:p w:rsidRPr="005B0342" w:rsidR="00821664" w:rsidP="00821664" w:rsidRDefault="00821664" w14:paraId="4D476989" w14:textId="38D07C53">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47A88542" w14:textId="6464A65C">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270D22AC" w14:textId="044F062B">
            <w:pPr>
              <w:spacing w:after="0" w:line="240" w:lineRule="auto"/>
              <w:ind w:left="0"/>
              <w:rPr>
                <w:rFonts w:cstheme="minorHAnsi"/>
                <w:sz w:val="18"/>
                <w:szCs w:val="18"/>
              </w:rPr>
            </w:pPr>
            <w:r w:rsidRPr="00821664">
              <w:rPr>
                <w:rFonts w:cstheme="minorHAnsi"/>
                <w:sz w:val="18"/>
                <w:szCs w:val="18"/>
              </w:rPr>
              <w:t>3</w:t>
            </w:r>
          </w:p>
        </w:tc>
        <w:tc>
          <w:tcPr>
            <w:tcW w:w="1620" w:type="dxa"/>
          </w:tcPr>
          <w:p w:rsidRPr="00821664" w:rsidR="00821664" w:rsidP="00821664" w:rsidRDefault="00821664" w14:paraId="66AC64ED" w14:textId="77777777">
            <w:pPr>
              <w:ind w:left="0"/>
              <w:rPr>
                <w:rFonts w:cstheme="minorHAnsi"/>
                <w:sz w:val="18"/>
                <w:szCs w:val="18"/>
              </w:rPr>
            </w:pPr>
            <w:r w:rsidRPr="00821664">
              <w:rPr>
                <w:rFonts w:cstheme="minorHAnsi"/>
                <w:sz w:val="18"/>
                <w:szCs w:val="18"/>
              </w:rPr>
              <w:t>SDT=IOSS (Import One-Stop-Shop),</w:t>
            </w:r>
          </w:p>
          <w:p w:rsidRPr="00821664" w:rsidR="00821664" w:rsidP="00821664" w:rsidRDefault="00821664" w14:paraId="7EA8D8F9" w14:textId="77777777">
            <w:pPr>
              <w:ind w:left="0"/>
              <w:rPr>
                <w:rFonts w:cstheme="minorHAnsi"/>
                <w:sz w:val="18"/>
                <w:szCs w:val="18"/>
              </w:rPr>
            </w:pPr>
            <w:r w:rsidRPr="00821664">
              <w:rPr>
                <w:rFonts w:cstheme="minorHAnsi"/>
                <w:sz w:val="18"/>
                <w:szCs w:val="18"/>
              </w:rPr>
              <w:t>SDT=LVG (Overseas Registered Supplier),</w:t>
            </w:r>
          </w:p>
          <w:p w:rsidRPr="00821664" w:rsidR="00821664" w:rsidP="00821664" w:rsidRDefault="00821664" w14:paraId="2E98B27B" w14:textId="77777777">
            <w:pPr>
              <w:ind w:left="0"/>
              <w:rPr>
                <w:rFonts w:cstheme="minorHAnsi"/>
                <w:sz w:val="18"/>
                <w:szCs w:val="18"/>
              </w:rPr>
            </w:pPr>
            <w:r w:rsidRPr="00821664">
              <w:rPr>
                <w:rFonts w:cstheme="minorHAnsi"/>
                <w:sz w:val="18"/>
                <w:szCs w:val="18"/>
              </w:rPr>
              <w:t>SDT=VOEC (VAT on E-Commerce),</w:t>
            </w:r>
          </w:p>
          <w:p w:rsidRPr="00821664" w:rsidR="00821664" w:rsidP="00821664" w:rsidRDefault="00821664" w14:paraId="3303F36C" w14:textId="77777777">
            <w:pPr>
              <w:ind w:left="0"/>
              <w:rPr>
                <w:rFonts w:cstheme="minorHAnsi"/>
                <w:sz w:val="18"/>
                <w:szCs w:val="18"/>
              </w:rPr>
            </w:pPr>
            <w:r w:rsidRPr="00821664">
              <w:rPr>
                <w:rFonts w:cstheme="minorHAnsi"/>
                <w:sz w:val="18"/>
                <w:szCs w:val="18"/>
              </w:rPr>
              <w:t>VAT=VAT/GST (VAT Registration),</w:t>
            </w:r>
          </w:p>
          <w:p w:rsidRPr="00821664" w:rsidR="00821664" w:rsidP="00821664" w:rsidRDefault="00821664" w14:paraId="399E4ECD" w14:textId="77777777">
            <w:pPr>
              <w:ind w:left="0"/>
              <w:rPr>
                <w:rFonts w:cstheme="minorHAnsi"/>
                <w:sz w:val="18"/>
                <w:szCs w:val="18"/>
              </w:rPr>
            </w:pPr>
            <w:r w:rsidRPr="00821664">
              <w:rPr>
                <w:rFonts w:cstheme="minorHAnsi"/>
                <w:sz w:val="18"/>
                <w:szCs w:val="18"/>
              </w:rPr>
              <w:t>FTZ=FTZ (Free Trade Zone ID),</w:t>
            </w:r>
          </w:p>
          <w:p w:rsidRPr="00821664" w:rsidR="00821664" w:rsidP="00821664" w:rsidRDefault="00821664" w14:paraId="0941DCC7" w14:textId="77777777">
            <w:pPr>
              <w:ind w:left="0"/>
              <w:rPr>
                <w:rFonts w:cstheme="minorHAnsi"/>
                <w:sz w:val="18"/>
                <w:szCs w:val="18"/>
              </w:rPr>
            </w:pPr>
            <w:r w:rsidRPr="00821664">
              <w:rPr>
                <w:rFonts w:cstheme="minorHAnsi"/>
                <w:sz w:val="18"/>
                <w:szCs w:val="18"/>
              </w:rPr>
              <w:t xml:space="preserve">DAN=DAN (Deferment </w:t>
            </w:r>
            <w:r w:rsidRPr="00821664">
              <w:rPr>
                <w:rFonts w:cstheme="minorHAnsi"/>
                <w:sz w:val="18"/>
                <w:szCs w:val="18"/>
              </w:rPr>
              <w:t>Account Duties Only),</w:t>
            </w:r>
          </w:p>
          <w:p w:rsidRPr="00821664" w:rsidR="00821664" w:rsidP="00821664" w:rsidRDefault="00821664" w14:paraId="3EBF6AA7" w14:textId="77777777">
            <w:pPr>
              <w:ind w:left="0"/>
              <w:rPr>
                <w:rFonts w:cstheme="minorHAnsi"/>
                <w:sz w:val="18"/>
                <w:szCs w:val="18"/>
              </w:rPr>
            </w:pPr>
            <w:r w:rsidRPr="00821664">
              <w:rPr>
                <w:rFonts w:cstheme="minorHAnsi"/>
                <w:sz w:val="18"/>
                <w:szCs w:val="18"/>
              </w:rPr>
              <w:t>TAN=TAN (Deferment Account Tax Only),</w:t>
            </w:r>
          </w:p>
          <w:p w:rsidRPr="005B0342" w:rsidR="00821664" w:rsidP="00821664" w:rsidRDefault="00821664" w14:paraId="3DF7F754" w14:textId="506B5086">
            <w:pPr>
              <w:spacing w:after="0" w:line="240" w:lineRule="auto"/>
              <w:ind w:left="0"/>
              <w:rPr>
                <w:rFonts w:cstheme="minorHAnsi"/>
                <w:sz w:val="18"/>
                <w:szCs w:val="18"/>
              </w:rPr>
            </w:pPr>
            <w:r w:rsidRPr="00821664">
              <w:rPr>
                <w:rFonts w:cstheme="minorHAnsi"/>
                <w:sz w:val="18"/>
                <w:szCs w:val="18"/>
              </w:rPr>
              <w:t>DTF=DTF (Deferment Account Duties, Taxes and Fees Only)</w:t>
            </w:r>
          </w:p>
        </w:tc>
        <w:tc>
          <w:tcPr>
            <w:tcW w:w="3150" w:type="dxa"/>
          </w:tcPr>
          <w:p w:rsidRPr="005B0342" w:rsidR="00821664" w:rsidP="00821664" w:rsidRDefault="00821664" w14:paraId="6CD818FF" w14:textId="3FFD05F0">
            <w:pPr>
              <w:spacing w:after="0" w:line="240" w:lineRule="auto"/>
              <w:ind w:left="0"/>
              <w:rPr>
                <w:rFonts w:cstheme="minorHAnsi"/>
                <w:sz w:val="18"/>
                <w:szCs w:val="18"/>
              </w:rPr>
            </w:pPr>
            <w:proofErr w:type="spellStart"/>
            <w:r w:rsidRPr="00821664">
              <w:rPr>
                <w:rFonts w:cstheme="minorHAnsi"/>
                <w:sz w:val="18"/>
                <w:szCs w:val="18"/>
              </w:rPr>
              <w:t>Consingee</w:t>
            </w:r>
            <w:proofErr w:type="spellEnd"/>
            <w:r w:rsidRPr="00821664">
              <w:rPr>
                <w:rFonts w:cstheme="minorHAnsi"/>
                <w:sz w:val="18"/>
                <w:szCs w:val="18"/>
              </w:rPr>
              <w:t xml:space="preserve"> Registration Number Type Code. Mandatory only for Intl Outbound Dutiable product for </w:t>
            </w:r>
            <w:proofErr w:type="spellStart"/>
            <w:r w:rsidRPr="00821664">
              <w:rPr>
                <w:rFonts w:cstheme="minorHAnsi"/>
                <w:sz w:val="18"/>
                <w:szCs w:val="18"/>
              </w:rPr>
              <w:t>Eurpean</w:t>
            </w:r>
            <w:proofErr w:type="spellEnd"/>
            <w:r w:rsidRPr="00821664">
              <w:rPr>
                <w:rFonts w:cstheme="minorHAnsi"/>
                <w:sz w:val="18"/>
                <w:szCs w:val="18"/>
              </w:rPr>
              <w:t xml:space="preserve"> Union Countries (refer List of </w:t>
            </w:r>
            <w:proofErr w:type="spellStart"/>
            <w:r w:rsidRPr="00821664">
              <w:rPr>
                <w:rFonts w:cstheme="minorHAnsi"/>
                <w:sz w:val="18"/>
                <w:szCs w:val="18"/>
              </w:rPr>
              <w:t>Eurpean</w:t>
            </w:r>
            <w:proofErr w:type="spellEnd"/>
            <w:r w:rsidRPr="00821664">
              <w:rPr>
                <w:rFonts w:cstheme="minorHAnsi"/>
                <w:sz w:val="18"/>
                <w:szCs w:val="18"/>
              </w:rPr>
              <w:t xml:space="preserve"> Union Countries below).</w:t>
            </w:r>
          </w:p>
        </w:tc>
      </w:tr>
      <w:tr w:rsidRPr="00471BC4" w:rsidR="00821664" w:rsidTr="00346EB8" w14:paraId="499CBD90" w14:textId="77777777">
        <w:trPr>
          <w:trHeight w:val="233"/>
        </w:trPr>
        <w:tc>
          <w:tcPr>
            <w:tcW w:w="1885" w:type="dxa"/>
          </w:tcPr>
          <w:p w:rsidRPr="00821664" w:rsidR="00821664" w:rsidP="00821664" w:rsidRDefault="00821664" w14:paraId="39F588DC" w14:textId="62ACAD80">
            <w:pPr>
              <w:spacing w:after="0" w:line="240" w:lineRule="auto"/>
              <w:ind w:left="0"/>
              <w:rPr>
                <w:rFonts w:cstheme="minorHAnsi"/>
                <w:sz w:val="18"/>
                <w:szCs w:val="18"/>
              </w:rPr>
            </w:pPr>
            <w:proofErr w:type="spellStart"/>
            <w:r w:rsidRPr="00821664">
              <w:rPr>
                <w:rFonts w:cstheme="minorHAnsi"/>
                <w:sz w:val="18"/>
                <w:szCs w:val="18"/>
              </w:rPr>
              <w:t>ConsingeeRegistrationNumberIssuerCountryCode</w:t>
            </w:r>
            <w:proofErr w:type="spellEnd"/>
          </w:p>
        </w:tc>
        <w:tc>
          <w:tcPr>
            <w:tcW w:w="990" w:type="dxa"/>
          </w:tcPr>
          <w:p w:rsidRPr="005B0342" w:rsidR="00821664" w:rsidP="00821664" w:rsidRDefault="00821664" w14:paraId="1B9021B6" w14:textId="313E3ED7">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036A0908" w14:textId="68D9992F">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15E91714" w14:textId="7ED68779">
            <w:pPr>
              <w:spacing w:after="0" w:line="240" w:lineRule="auto"/>
              <w:ind w:left="0"/>
              <w:rPr>
                <w:rFonts w:cstheme="minorHAnsi"/>
                <w:sz w:val="18"/>
                <w:szCs w:val="18"/>
              </w:rPr>
            </w:pPr>
            <w:r w:rsidRPr="00821664">
              <w:rPr>
                <w:rFonts w:cstheme="minorHAnsi"/>
                <w:sz w:val="18"/>
                <w:szCs w:val="18"/>
              </w:rPr>
              <w:t>2</w:t>
            </w:r>
          </w:p>
        </w:tc>
        <w:tc>
          <w:tcPr>
            <w:tcW w:w="1620" w:type="dxa"/>
          </w:tcPr>
          <w:p w:rsidRPr="005B0342" w:rsidR="00821664" w:rsidP="00821664" w:rsidRDefault="00821664" w14:paraId="2A272353" w14:textId="07182047">
            <w:pPr>
              <w:spacing w:after="0" w:line="240" w:lineRule="auto"/>
              <w:ind w:left="0"/>
              <w:rPr>
                <w:rFonts w:cstheme="minorHAnsi"/>
                <w:sz w:val="18"/>
                <w:szCs w:val="18"/>
              </w:rPr>
            </w:pPr>
            <w:r w:rsidRPr="00821664">
              <w:rPr>
                <w:rFonts w:cstheme="minorHAnsi"/>
                <w:sz w:val="18"/>
                <w:szCs w:val="18"/>
              </w:rPr>
              <w:t>Refer list of DHL Country/Region code below</w:t>
            </w:r>
          </w:p>
        </w:tc>
        <w:tc>
          <w:tcPr>
            <w:tcW w:w="3150" w:type="dxa"/>
          </w:tcPr>
          <w:p w:rsidRPr="005B0342" w:rsidR="00821664" w:rsidP="00821664" w:rsidRDefault="00821664" w14:paraId="3A82DE73" w14:textId="439AE5E3">
            <w:pPr>
              <w:spacing w:after="0" w:line="240" w:lineRule="auto"/>
              <w:ind w:left="0"/>
              <w:rPr>
                <w:rFonts w:cstheme="minorHAnsi"/>
                <w:sz w:val="18"/>
                <w:szCs w:val="18"/>
              </w:rPr>
            </w:pPr>
            <w:proofErr w:type="spellStart"/>
            <w:r w:rsidRPr="00821664">
              <w:rPr>
                <w:rFonts w:cstheme="minorHAnsi"/>
                <w:sz w:val="18"/>
                <w:szCs w:val="18"/>
              </w:rPr>
              <w:t>Consingee</w:t>
            </w:r>
            <w:proofErr w:type="spellEnd"/>
            <w:r w:rsidRPr="00821664">
              <w:rPr>
                <w:rFonts w:cstheme="minorHAnsi"/>
                <w:sz w:val="18"/>
                <w:szCs w:val="18"/>
              </w:rPr>
              <w:t xml:space="preserve"> Registration Number Issuer Country Code. Mandatory only for Intl Outbound Dutiable product for </w:t>
            </w:r>
            <w:proofErr w:type="spellStart"/>
            <w:r w:rsidRPr="00821664">
              <w:rPr>
                <w:rFonts w:cstheme="minorHAnsi"/>
                <w:sz w:val="18"/>
                <w:szCs w:val="18"/>
              </w:rPr>
              <w:t>Eurpean</w:t>
            </w:r>
            <w:proofErr w:type="spellEnd"/>
            <w:r w:rsidRPr="00821664">
              <w:rPr>
                <w:rFonts w:cstheme="minorHAnsi"/>
                <w:sz w:val="18"/>
                <w:szCs w:val="18"/>
              </w:rPr>
              <w:t xml:space="preserve"> Union Countries (refer List of </w:t>
            </w:r>
            <w:proofErr w:type="spellStart"/>
            <w:r w:rsidRPr="00821664">
              <w:rPr>
                <w:rFonts w:cstheme="minorHAnsi"/>
                <w:sz w:val="18"/>
                <w:szCs w:val="18"/>
              </w:rPr>
              <w:t>Eurpean</w:t>
            </w:r>
            <w:proofErr w:type="spellEnd"/>
            <w:r w:rsidRPr="00821664">
              <w:rPr>
                <w:rFonts w:cstheme="minorHAnsi"/>
                <w:sz w:val="18"/>
                <w:szCs w:val="18"/>
              </w:rPr>
              <w:t xml:space="preserve"> Union Countries below).</w:t>
            </w:r>
          </w:p>
        </w:tc>
      </w:tr>
      <w:tr w:rsidRPr="00471BC4" w:rsidR="00821664" w:rsidTr="00346EB8" w14:paraId="04CBF979" w14:textId="77777777">
        <w:trPr>
          <w:trHeight w:val="233"/>
        </w:trPr>
        <w:tc>
          <w:tcPr>
            <w:tcW w:w="1885" w:type="dxa"/>
          </w:tcPr>
          <w:p w:rsidRPr="00821664" w:rsidR="00821664" w:rsidP="00821664" w:rsidRDefault="00821664" w14:paraId="14F37430" w14:textId="1589011D">
            <w:pPr>
              <w:spacing w:after="0" w:line="240" w:lineRule="auto"/>
              <w:ind w:left="0"/>
              <w:rPr>
                <w:rFonts w:cstheme="minorHAnsi"/>
                <w:sz w:val="18"/>
                <w:szCs w:val="18"/>
              </w:rPr>
            </w:pPr>
            <w:proofErr w:type="spellStart"/>
            <w:r w:rsidRPr="00821664">
              <w:rPr>
                <w:rFonts w:cstheme="minorHAnsi"/>
                <w:sz w:val="18"/>
                <w:szCs w:val="18"/>
              </w:rPr>
              <w:t>ConsigneeBusinessPartyTypeCode</w:t>
            </w:r>
            <w:proofErr w:type="spellEnd"/>
          </w:p>
        </w:tc>
        <w:tc>
          <w:tcPr>
            <w:tcW w:w="990" w:type="dxa"/>
          </w:tcPr>
          <w:p w:rsidRPr="005B0342" w:rsidR="00821664" w:rsidP="00821664" w:rsidRDefault="00821664" w14:paraId="5ABD0371" w14:textId="3BFD8AE8">
            <w:pPr>
              <w:spacing w:after="0" w:line="240" w:lineRule="auto"/>
              <w:ind w:left="0"/>
              <w:rPr>
                <w:rFonts w:cstheme="minorHAnsi"/>
                <w:sz w:val="18"/>
                <w:szCs w:val="18"/>
              </w:rPr>
            </w:pPr>
            <w:r w:rsidRPr="0059279C">
              <w:rPr>
                <w:rFonts w:cstheme="minorHAnsi"/>
                <w:sz w:val="18"/>
                <w:szCs w:val="18"/>
              </w:rPr>
              <w:t>string</w:t>
            </w:r>
          </w:p>
        </w:tc>
        <w:tc>
          <w:tcPr>
            <w:tcW w:w="990" w:type="dxa"/>
          </w:tcPr>
          <w:p w:rsidR="00821664" w:rsidP="00821664" w:rsidRDefault="00821664" w14:paraId="2039F41F" w14:textId="287201BE">
            <w:pPr>
              <w:spacing w:after="0" w:line="240" w:lineRule="auto"/>
              <w:ind w:left="0"/>
              <w:rPr>
                <w:rFonts w:cstheme="minorHAnsi"/>
                <w:sz w:val="18"/>
                <w:szCs w:val="18"/>
              </w:rPr>
            </w:pPr>
            <w:r w:rsidRPr="00821664">
              <w:rPr>
                <w:rFonts w:cstheme="minorHAnsi"/>
                <w:sz w:val="18"/>
                <w:szCs w:val="18"/>
              </w:rPr>
              <w:t>N</w:t>
            </w:r>
          </w:p>
        </w:tc>
        <w:tc>
          <w:tcPr>
            <w:tcW w:w="900" w:type="dxa"/>
          </w:tcPr>
          <w:p w:rsidRPr="005B0342" w:rsidR="00821664" w:rsidP="00821664" w:rsidRDefault="00821664" w14:paraId="6A571C94" w14:textId="38B9AC6B">
            <w:pPr>
              <w:spacing w:after="0" w:line="240" w:lineRule="auto"/>
              <w:ind w:left="0"/>
              <w:rPr>
                <w:rFonts w:cstheme="minorHAnsi"/>
                <w:sz w:val="18"/>
                <w:szCs w:val="18"/>
              </w:rPr>
            </w:pPr>
            <w:r w:rsidRPr="00821664">
              <w:rPr>
                <w:rFonts w:cstheme="minorHAnsi"/>
                <w:sz w:val="18"/>
                <w:szCs w:val="18"/>
              </w:rPr>
              <w:t>2</w:t>
            </w:r>
          </w:p>
        </w:tc>
        <w:tc>
          <w:tcPr>
            <w:tcW w:w="1620" w:type="dxa"/>
          </w:tcPr>
          <w:p w:rsidRPr="00821664" w:rsidR="00821664" w:rsidP="00821664" w:rsidRDefault="00821664" w14:paraId="461848E8" w14:textId="77777777">
            <w:pPr>
              <w:ind w:left="0"/>
              <w:rPr>
                <w:rFonts w:cstheme="minorHAnsi"/>
                <w:sz w:val="18"/>
                <w:szCs w:val="18"/>
              </w:rPr>
            </w:pPr>
            <w:r w:rsidRPr="00821664">
              <w:rPr>
                <w:rFonts w:cstheme="minorHAnsi"/>
                <w:sz w:val="18"/>
                <w:szCs w:val="18"/>
              </w:rPr>
              <w:t>BU – Business</w:t>
            </w:r>
          </w:p>
          <w:p w:rsidRPr="00821664" w:rsidR="00821664" w:rsidP="00821664" w:rsidRDefault="00821664" w14:paraId="2CB1C36D" w14:textId="77777777">
            <w:pPr>
              <w:ind w:left="0"/>
              <w:rPr>
                <w:rFonts w:cstheme="minorHAnsi"/>
                <w:sz w:val="18"/>
                <w:szCs w:val="18"/>
              </w:rPr>
            </w:pPr>
            <w:r w:rsidRPr="00821664">
              <w:rPr>
                <w:rFonts w:cstheme="minorHAnsi"/>
                <w:sz w:val="18"/>
                <w:szCs w:val="18"/>
              </w:rPr>
              <w:t>DC - Direct Consumer</w:t>
            </w:r>
          </w:p>
          <w:p w:rsidRPr="00821664" w:rsidR="00821664" w:rsidP="00821664" w:rsidRDefault="00821664" w14:paraId="3AA2E997" w14:textId="77777777">
            <w:pPr>
              <w:spacing w:after="0" w:line="240" w:lineRule="auto"/>
              <w:ind w:left="0"/>
              <w:rPr>
                <w:rFonts w:cstheme="minorHAnsi"/>
                <w:sz w:val="18"/>
                <w:szCs w:val="18"/>
              </w:rPr>
            </w:pPr>
            <w:r w:rsidRPr="00821664">
              <w:rPr>
                <w:rFonts w:cstheme="minorHAnsi"/>
                <w:sz w:val="18"/>
                <w:szCs w:val="18"/>
              </w:rPr>
              <w:t>GV – Government</w:t>
            </w:r>
          </w:p>
          <w:p w:rsidRPr="00821664" w:rsidR="00821664" w:rsidP="00821664" w:rsidRDefault="00821664" w14:paraId="16E81A27" w14:textId="77777777">
            <w:pPr>
              <w:spacing w:after="0" w:line="240" w:lineRule="auto"/>
              <w:ind w:left="0"/>
              <w:rPr>
                <w:rFonts w:cstheme="minorHAnsi"/>
                <w:sz w:val="18"/>
                <w:szCs w:val="18"/>
              </w:rPr>
            </w:pPr>
            <w:r w:rsidRPr="00821664">
              <w:rPr>
                <w:rFonts w:cstheme="minorHAnsi"/>
                <w:sz w:val="18"/>
                <w:szCs w:val="18"/>
              </w:rPr>
              <w:t>OT – Other</w:t>
            </w:r>
          </w:p>
          <w:p w:rsidRPr="00821664" w:rsidR="00821664" w:rsidP="00821664" w:rsidRDefault="00821664" w14:paraId="61400AE8" w14:textId="77777777">
            <w:pPr>
              <w:spacing w:after="0" w:line="240" w:lineRule="auto"/>
              <w:ind w:left="0"/>
              <w:rPr>
                <w:rFonts w:cstheme="minorHAnsi"/>
                <w:sz w:val="18"/>
                <w:szCs w:val="18"/>
              </w:rPr>
            </w:pPr>
            <w:r w:rsidRPr="00821664">
              <w:rPr>
                <w:rFonts w:cstheme="minorHAnsi"/>
                <w:sz w:val="18"/>
                <w:szCs w:val="18"/>
              </w:rPr>
              <w:t>PR – Private</w:t>
            </w:r>
          </w:p>
          <w:p w:rsidRPr="005B0342" w:rsidR="00821664" w:rsidP="00821664" w:rsidRDefault="00821664" w14:paraId="2AF0595F" w14:textId="70EF3DB8">
            <w:pPr>
              <w:spacing w:after="0" w:line="240" w:lineRule="auto"/>
              <w:ind w:left="0"/>
              <w:rPr>
                <w:rFonts w:cstheme="minorHAnsi"/>
                <w:sz w:val="18"/>
                <w:szCs w:val="18"/>
              </w:rPr>
            </w:pPr>
            <w:r w:rsidRPr="00821664">
              <w:rPr>
                <w:rFonts w:cstheme="minorHAnsi"/>
                <w:sz w:val="18"/>
                <w:szCs w:val="18"/>
              </w:rPr>
              <w:t>RE – Reseller</w:t>
            </w:r>
          </w:p>
        </w:tc>
        <w:tc>
          <w:tcPr>
            <w:tcW w:w="3150" w:type="dxa"/>
          </w:tcPr>
          <w:p w:rsidRPr="005B0342" w:rsidR="00821664" w:rsidP="00821664" w:rsidRDefault="00821664" w14:paraId="61A151CC" w14:textId="251FBB13">
            <w:pPr>
              <w:spacing w:after="0" w:line="240" w:lineRule="auto"/>
              <w:ind w:left="0"/>
              <w:rPr>
                <w:rFonts w:cstheme="minorHAnsi"/>
                <w:sz w:val="18"/>
                <w:szCs w:val="18"/>
              </w:rPr>
            </w:pPr>
            <w:r w:rsidRPr="00821664">
              <w:rPr>
                <w:rFonts w:cstheme="minorHAnsi"/>
                <w:sz w:val="18"/>
                <w:szCs w:val="18"/>
              </w:rPr>
              <w:t>Consignee Business Party Type Code. Mandatory for Intl Outbound Dutiable product</w:t>
            </w:r>
          </w:p>
        </w:tc>
      </w:tr>
    </w:tbl>
    <w:p w:rsidR="00821664" w:rsidP="00821664" w:rsidRDefault="00821664" w14:paraId="36988716" w14:textId="77777777">
      <w:pPr>
        <w:rPr>
          <w:rFonts w:cs="Arial" w:asciiTheme="minorHAnsi" w:hAnsiTheme="minorHAnsi"/>
          <w:b/>
          <w:bCs/>
          <w:color w:val="000000"/>
          <w:sz w:val="32"/>
          <w:szCs w:val="32"/>
          <w:lang w:eastAsia="en-US"/>
        </w:rPr>
      </w:pPr>
      <w:proofErr w:type="spellStart"/>
      <w:r w:rsidRPr="00821664">
        <w:rPr>
          <w:rFonts w:cstheme="minorHAnsi"/>
          <w:color w:val="000000" w:themeColor="text1"/>
          <w:u w:val="single"/>
        </w:rPr>
        <w:t>Returnadds</w:t>
      </w:r>
      <w:proofErr w:type="spellEnd"/>
      <w:r w:rsidRPr="00821664">
        <w:rPr>
          <w:rFonts w:cstheme="minorHAnsi"/>
          <w:color w:val="000000" w:themeColor="text1"/>
          <w:u w:val="single"/>
        </w:rPr>
        <w:t xml:space="preserve"> Definition</w:t>
      </w:r>
      <w:r>
        <w:rPr>
          <w:rFonts w:cs="Arial" w:asciiTheme="minorHAnsi" w:hAnsiTheme="minorHAnsi"/>
          <w:b/>
          <w:bCs/>
          <w:color w:val="000000"/>
          <w:sz w:val="32"/>
          <w:szCs w:val="32"/>
          <w:lang w:eastAsia="en-US"/>
        </w:rPr>
        <w:t>:</w:t>
      </w:r>
    </w:p>
    <w:tbl>
      <w:tblPr>
        <w:tblStyle w:val="TableGrid"/>
        <w:tblW w:w="10282" w:type="dxa"/>
        <w:tblLayout w:type="fixed"/>
        <w:tblLook w:val="04A0" w:firstRow="1" w:lastRow="0" w:firstColumn="1" w:lastColumn="0" w:noHBand="0" w:noVBand="1"/>
      </w:tblPr>
      <w:tblGrid>
        <w:gridCol w:w="2088"/>
        <w:gridCol w:w="1260"/>
        <w:gridCol w:w="990"/>
        <w:gridCol w:w="877"/>
        <w:gridCol w:w="1800"/>
        <w:gridCol w:w="3267"/>
      </w:tblGrid>
      <w:tr w:rsidR="00821664" w:rsidTr="00B42701" w14:paraId="7AA626DB" w14:textId="77777777">
        <w:trPr>
          <w:trHeight w:val="574"/>
        </w:trPr>
        <w:tc>
          <w:tcPr>
            <w:tcW w:w="2088" w:type="dxa"/>
            <w:shd w:val="clear" w:color="auto" w:fill="1F497D" w:themeFill="text2"/>
          </w:tcPr>
          <w:p w:rsidRPr="00B90623" w:rsidR="00821664" w:rsidP="00821664" w:rsidRDefault="00821664" w14:paraId="500F7645" w14:textId="77777777">
            <w:pPr>
              <w:ind w:left="0"/>
              <w:rPr>
                <w:rFonts w:ascii="Consolas" w:hAnsi="Consolas" w:cs="Consolas"/>
                <w:color w:val="FFFFFF" w:themeColor="background1"/>
                <w:sz w:val="20"/>
              </w:rPr>
            </w:pPr>
            <w:r>
              <w:rPr>
                <w:rFonts w:ascii="Consolas" w:hAnsi="Consolas" w:cs="Consolas"/>
                <w:b/>
                <w:bCs/>
                <w:color w:val="FFFFFF" w:themeColor="background1"/>
                <w:sz w:val="20"/>
              </w:rPr>
              <w:t>Field Name</w:t>
            </w:r>
          </w:p>
        </w:tc>
        <w:tc>
          <w:tcPr>
            <w:tcW w:w="1260" w:type="dxa"/>
            <w:shd w:val="clear" w:color="auto" w:fill="1F497D" w:themeFill="text2"/>
          </w:tcPr>
          <w:p w:rsidRPr="00B90623" w:rsidR="00821664" w:rsidP="00821664" w:rsidRDefault="00821664" w14:paraId="7C392621"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0623" w:rsidR="00821664" w:rsidP="00821664" w:rsidRDefault="00821664" w14:paraId="3778C3DD"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877" w:type="dxa"/>
            <w:shd w:val="clear" w:color="auto" w:fill="1F497D" w:themeFill="text2"/>
          </w:tcPr>
          <w:p w:rsidRPr="00B90623" w:rsidR="00821664" w:rsidP="00821664" w:rsidRDefault="00821664" w14:paraId="2EFEC323"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Length</w:t>
            </w:r>
          </w:p>
        </w:tc>
        <w:tc>
          <w:tcPr>
            <w:tcW w:w="1800" w:type="dxa"/>
            <w:shd w:val="clear" w:color="auto" w:fill="1F497D" w:themeFill="text2"/>
          </w:tcPr>
          <w:p w:rsidRPr="00B90623" w:rsidR="00821664" w:rsidP="00821664" w:rsidRDefault="00821664" w14:paraId="7E90E4FC" w14:textId="77777777">
            <w:pPr>
              <w:ind w:left="0"/>
              <w:jc w:val="both"/>
              <w:rPr>
                <w:rFonts w:ascii="Consolas" w:hAnsi="Consolas" w:cs="Consolas"/>
                <w:color w:val="FFFFFF" w:themeColor="background1"/>
                <w:sz w:val="20"/>
              </w:rPr>
            </w:pPr>
            <w:r w:rsidRPr="00B90623">
              <w:rPr>
                <w:rFonts w:ascii="Consolas" w:hAnsi="Consolas" w:cs="Consolas"/>
                <w:b/>
                <w:bCs/>
                <w:color w:val="FFFFFF" w:themeColor="background1"/>
                <w:sz w:val="20"/>
              </w:rPr>
              <w:t>Allowed Values</w:t>
            </w:r>
          </w:p>
        </w:tc>
        <w:tc>
          <w:tcPr>
            <w:tcW w:w="3267" w:type="dxa"/>
            <w:shd w:val="clear" w:color="auto" w:fill="1F497D" w:themeFill="text2"/>
          </w:tcPr>
          <w:p w:rsidRPr="00B90623" w:rsidR="00821664" w:rsidP="00821664" w:rsidRDefault="00821664" w14:paraId="17AD9E7F"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Description</w:t>
            </w:r>
          </w:p>
        </w:tc>
      </w:tr>
      <w:tr w:rsidR="00821664" w:rsidTr="00B42701" w14:paraId="160014CC" w14:textId="77777777">
        <w:trPr>
          <w:trHeight w:val="73"/>
        </w:trPr>
        <w:tc>
          <w:tcPr>
            <w:tcW w:w="2088" w:type="dxa"/>
          </w:tcPr>
          <w:p w:rsidRPr="00B42701" w:rsidR="00821664" w:rsidP="00B42701" w:rsidRDefault="00821664" w14:paraId="532D8CA7" w14:textId="77777777">
            <w:pPr>
              <w:spacing w:after="0" w:line="240" w:lineRule="auto"/>
              <w:ind w:left="0"/>
              <w:rPr>
                <w:rFonts w:cstheme="minorHAnsi"/>
                <w:sz w:val="18"/>
                <w:szCs w:val="18"/>
              </w:rPr>
            </w:pPr>
            <w:r w:rsidRPr="00B42701">
              <w:rPr>
                <w:rFonts w:cstheme="minorHAnsi"/>
                <w:sz w:val="18"/>
                <w:szCs w:val="18"/>
              </w:rPr>
              <w:t>ReturnAddress1</w:t>
            </w:r>
          </w:p>
        </w:tc>
        <w:tc>
          <w:tcPr>
            <w:tcW w:w="1260" w:type="dxa"/>
          </w:tcPr>
          <w:p w:rsidRPr="00B42701" w:rsidR="00821664" w:rsidP="00B42701" w:rsidRDefault="00821664" w14:paraId="1579CE7E"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7CF379DB" w14:textId="77777777">
            <w:pPr>
              <w:spacing w:after="0" w:line="240" w:lineRule="auto"/>
              <w:ind w:left="0"/>
              <w:rPr>
                <w:rFonts w:cstheme="minorHAnsi"/>
                <w:sz w:val="18"/>
                <w:szCs w:val="18"/>
              </w:rPr>
            </w:pPr>
            <w:r w:rsidRPr="00B42701">
              <w:rPr>
                <w:rFonts w:cstheme="minorHAnsi"/>
                <w:sz w:val="18"/>
                <w:szCs w:val="18"/>
              </w:rPr>
              <w:t>Y</w:t>
            </w:r>
          </w:p>
        </w:tc>
        <w:tc>
          <w:tcPr>
            <w:tcW w:w="877" w:type="dxa"/>
          </w:tcPr>
          <w:p w:rsidRPr="00B42701" w:rsidR="00821664" w:rsidP="00B42701" w:rsidRDefault="00821664" w14:paraId="2396CEB5" w14:textId="77777777">
            <w:pPr>
              <w:spacing w:after="0" w:line="240" w:lineRule="auto"/>
              <w:ind w:left="0"/>
              <w:rPr>
                <w:rFonts w:cstheme="minorHAnsi"/>
                <w:sz w:val="18"/>
                <w:szCs w:val="18"/>
              </w:rPr>
            </w:pPr>
            <w:r w:rsidRPr="00B42701">
              <w:rPr>
                <w:rFonts w:cstheme="minorHAnsi"/>
                <w:sz w:val="18"/>
                <w:szCs w:val="18"/>
              </w:rPr>
              <w:t>30</w:t>
            </w:r>
          </w:p>
        </w:tc>
        <w:tc>
          <w:tcPr>
            <w:tcW w:w="1800" w:type="dxa"/>
          </w:tcPr>
          <w:p w:rsidRPr="00B42701" w:rsidR="00821664" w:rsidP="00B42701" w:rsidRDefault="00821664" w14:paraId="6B84AAE0"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267" w:type="dxa"/>
          </w:tcPr>
          <w:p w:rsidRPr="00B42701" w:rsidR="00821664" w:rsidP="00B42701" w:rsidRDefault="00821664" w14:paraId="5B9C4B42" w14:textId="77777777">
            <w:pPr>
              <w:spacing w:after="0" w:line="240" w:lineRule="auto"/>
              <w:ind w:left="0"/>
              <w:rPr>
                <w:rFonts w:cstheme="minorHAnsi"/>
                <w:sz w:val="18"/>
                <w:szCs w:val="18"/>
              </w:rPr>
            </w:pPr>
            <w:r w:rsidRPr="00B42701">
              <w:rPr>
                <w:rFonts w:cstheme="minorHAnsi"/>
                <w:sz w:val="18"/>
                <w:szCs w:val="18"/>
              </w:rPr>
              <w:t>Return Address1</w:t>
            </w:r>
          </w:p>
        </w:tc>
      </w:tr>
      <w:tr w:rsidR="00821664" w:rsidTr="00B42701" w14:paraId="5C1250AF" w14:textId="77777777">
        <w:trPr>
          <w:trHeight w:val="73"/>
        </w:trPr>
        <w:tc>
          <w:tcPr>
            <w:tcW w:w="2088" w:type="dxa"/>
          </w:tcPr>
          <w:p w:rsidRPr="00B42701" w:rsidR="00821664" w:rsidP="00B42701" w:rsidRDefault="00821664" w14:paraId="1C2A8637" w14:textId="77777777">
            <w:pPr>
              <w:spacing w:after="0" w:line="240" w:lineRule="auto"/>
              <w:ind w:left="0"/>
              <w:rPr>
                <w:rFonts w:cstheme="minorHAnsi"/>
                <w:sz w:val="18"/>
                <w:szCs w:val="18"/>
              </w:rPr>
            </w:pPr>
            <w:r w:rsidRPr="00B42701">
              <w:rPr>
                <w:rFonts w:cstheme="minorHAnsi"/>
                <w:sz w:val="18"/>
                <w:szCs w:val="18"/>
              </w:rPr>
              <w:t>ReturnAddress2</w:t>
            </w:r>
          </w:p>
        </w:tc>
        <w:tc>
          <w:tcPr>
            <w:tcW w:w="1260" w:type="dxa"/>
          </w:tcPr>
          <w:p w:rsidRPr="00B42701" w:rsidR="00821664" w:rsidP="00B42701" w:rsidRDefault="00821664" w14:paraId="266BB6FC"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0D57B492"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78B70267" w14:textId="77777777">
            <w:pPr>
              <w:spacing w:after="0" w:line="240" w:lineRule="auto"/>
              <w:ind w:left="0"/>
              <w:rPr>
                <w:rFonts w:cstheme="minorHAnsi"/>
                <w:sz w:val="18"/>
                <w:szCs w:val="18"/>
              </w:rPr>
            </w:pPr>
            <w:r w:rsidRPr="00B42701">
              <w:rPr>
                <w:rFonts w:cstheme="minorHAnsi"/>
                <w:sz w:val="18"/>
                <w:szCs w:val="18"/>
              </w:rPr>
              <w:t>30</w:t>
            </w:r>
          </w:p>
        </w:tc>
        <w:tc>
          <w:tcPr>
            <w:tcW w:w="1800" w:type="dxa"/>
          </w:tcPr>
          <w:p w:rsidRPr="00B42701" w:rsidR="00821664" w:rsidP="00B42701" w:rsidRDefault="00821664" w14:paraId="1FE4208E"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267" w:type="dxa"/>
          </w:tcPr>
          <w:p w:rsidRPr="00B42701" w:rsidR="00821664" w:rsidP="00B42701" w:rsidRDefault="00821664" w14:paraId="0DC1BA3C" w14:textId="77777777">
            <w:pPr>
              <w:spacing w:after="0" w:line="240" w:lineRule="auto"/>
              <w:ind w:left="0"/>
              <w:rPr>
                <w:rFonts w:cstheme="minorHAnsi"/>
                <w:sz w:val="18"/>
                <w:szCs w:val="18"/>
              </w:rPr>
            </w:pPr>
            <w:r w:rsidRPr="00B42701">
              <w:rPr>
                <w:rFonts w:cstheme="minorHAnsi"/>
                <w:sz w:val="18"/>
                <w:szCs w:val="18"/>
              </w:rPr>
              <w:t>Return Address2</w:t>
            </w:r>
          </w:p>
        </w:tc>
      </w:tr>
      <w:tr w:rsidR="00821664" w:rsidTr="00B42701" w14:paraId="3BB5092A" w14:textId="77777777">
        <w:trPr>
          <w:trHeight w:val="73"/>
        </w:trPr>
        <w:tc>
          <w:tcPr>
            <w:tcW w:w="2088" w:type="dxa"/>
          </w:tcPr>
          <w:p w:rsidRPr="00B42701" w:rsidR="00821664" w:rsidP="00B42701" w:rsidRDefault="00821664" w14:paraId="45AE2EF4" w14:textId="77777777">
            <w:pPr>
              <w:spacing w:after="0" w:line="240" w:lineRule="auto"/>
              <w:ind w:left="0"/>
              <w:rPr>
                <w:rFonts w:cstheme="minorHAnsi"/>
                <w:sz w:val="18"/>
                <w:szCs w:val="18"/>
              </w:rPr>
            </w:pPr>
            <w:r w:rsidRPr="00B42701">
              <w:rPr>
                <w:rFonts w:cstheme="minorHAnsi"/>
                <w:sz w:val="18"/>
                <w:szCs w:val="18"/>
              </w:rPr>
              <w:t>ReturnAddress3</w:t>
            </w:r>
          </w:p>
        </w:tc>
        <w:tc>
          <w:tcPr>
            <w:tcW w:w="1260" w:type="dxa"/>
          </w:tcPr>
          <w:p w:rsidRPr="00B42701" w:rsidR="00821664" w:rsidP="00B42701" w:rsidRDefault="00821664" w14:paraId="464C1743"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70255043"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6284FBE5" w14:textId="77777777">
            <w:pPr>
              <w:spacing w:after="0" w:line="240" w:lineRule="auto"/>
              <w:ind w:left="0"/>
              <w:rPr>
                <w:rFonts w:cstheme="minorHAnsi"/>
                <w:sz w:val="18"/>
                <w:szCs w:val="18"/>
              </w:rPr>
            </w:pPr>
            <w:r w:rsidRPr="00B42701">
              <w:rPr>
                <w:rFonts w:cstheme="minorHAnsi"/>
                <w:sz w:val="18"/>
                <w:szCs w:val="18"/>
              </w:rPr>
              <w:t>25</w:t>
            </w:r>
          </w:p>
        </w:tc>
        <w:tc>
          <w:tcPr>
            <w:tcW w:w="1800" w:type="dxa"/>
          </w:tcPr>
          <w:p w:rsidRPr="00B42701" w:rsidR="00821664" w:rsidP="00B42701" w:rsidRDefault="00821664" w14:paraId="22C06D37"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267" w:type="dxa"/>
          </w:tcPr>
          <w:p w:rsidRPr="00B42701" w:rsidR="00821664" w:rsidP="00B42701" w:rsidRDefault="00821664" w14:paraId="4B2A9578" w14:textId="77777777">
            <w:pPr>
              <w:spacing w:after="0" w:line="240" w:lineRule="auto"/>
              <w:ind w:left="0"/>
              <w:rPr>
                <w:rFonts w:cstheme="minorHAnsi"/>
                <w:sz w:val="18"/>
                <w:szCs w:val="18"/>
              </w:rPr>
            </w:pPr>
            <w:r w:rsidRPr="00B42701">
              <w:rPr>
                <w:rFonts w:cstheme="minorHAnsi"/>
                <w:sz w:val="18"/>
                <w:szCs w:val="18"/>
              </w:rPr>
              <w:t>Return Address3</w:t>
            </w:r>
          </w:p>
        </w:tc>
      </w:tr>
      <w:tr w:rsidR="00821664" w:rsidTr="00B42701" w14:paraId="51E9EE2D" w14:textId="77777777">
        <w:trPr>
          <w:trHeight w:val="215"/>
        </w:trPr>
        <w:tc>
          <w:tcPr>
            <w:tcW w:w="2088" w:type="dxa"/>
          </w:tcPr>
          <w:p w:rsidRPr="00B42701" w:rsidR="00821664" w:rsidP="00B42701" w:rsidRDefault="00821664" w14:paraId="2B2D71AB" w14:textId="77777777">
            <w:pPr>
              <w:spacing w:after="0" w:line="240" w:lineRule="auto"/>
              <w:ind w:left="0"/>
              <w:rPr>
                <w:rFonts w:cstheme="minorHAnsi"/>
                <w:sz w:val="18"/>
                <w:szCs w:val="18"/>
              </w:rPr>
            </w:pPr>
            <w:proofErr w:type="spellStart"/>
            <w:r w:rsidRPr="00B42701">
              <w:rPr>
                <w:rFonts w:cstheme="minorHAnsi"/>
                <w:sz w:val="18"/>
                <w:szCs w:val="18"/>
              </w:rPr>
              <w:t>ReturnPincode</w:t>
            </w:r>
            <w:proofErr w:type="spellEnd"/>
          </w:p>
        </w:tc>
        <w:tc>
          <w:tcPr>
            <w:tcW w:w="1260" w:type="dxa"/>
          </w:tcPr>
          <w:p w:rsidRPr="00B42701" w:rsidR="00821664" w:rsidP="00B42701" w:rsidRDefault="00821664" w14:paraId="096E65B2"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6B401675" w14:textId="77777777">
            <w:pPr>
              <w:spacing w:after="0" w:line="240" w:lineRule="auto"/>
              <w:ind w:left="0"/>
              <w:rPr>
                <w:rFonts w:cstheme="minorHAnsi"/>
                <w:sz w:val="18"/>
                <w:szCs w:val="18"/>
              </w:rPr>
            </w:pPr>
            <w:r w:rsidRPr="00B42701">
              <w:rPr>
                <w:rFonts w:cstheme="minorHAnsi"/>
                <w:sz w:val="18"/>
                <w:szCs w:val="18"/>
              </w:rPr>
              <w:t>Y</w:t>
            </w:r>
          </w:p>
        </w:tc>
        <w:tc>
          <w:tcPr>
            <w:tcW w:w="877" w:type="dxa"/>
          </w:tcPr>
          <w:p w:rsidRPr="00B42701" w:rsidR="00821664" w:rsidP="00B42701" w:rsidRDefault="00821664" w14:paraId="14AA7A92" w14:textId="77777777">
            <w:pPr>
              <w:spacing w:after="0" w:line="240" w:lineRule="auto"/>
              <w:ind w:left="0"/>
              <w:rPr>
                <w:rFonts w:cstheme="minorHAnsi"/>
                <w:sz w:val="18"/>
                <w:szCs w:val="18"/>
              </w:rPr>
            </w:pPr>
            <w:r w:rsidRPr="00B42701">
              <w:rPr>
                <w:rFonts w:cstheme="minorHAnsi"/>
                <w:sz w:val="18"/>
                <w:szCs w:val="18"/>
              </w:rPr>
              <w:t>6</w:t>
            </w:r>
          </w:p>
        </w:tc>
        <w:tc>
          <w:tcPr>
            <w:tcW w:w="1800" w:type="dxa"/>
          </w:tcPr>
          <w:p w:rsidRPr="00B42701" w:rsidR="00821664" w:rsidP="00B42701" w:rsidRDefault="00821664" w14:paraId="6B2CF473" w14:textId="77777777">
            <w:pPr>
              <w:spacing w:after="0" w:line="240" w:lineRule="auto"/>
              <w:ind w:left="0"/>
              <w:rPr>
                <w:rFonts w:cstheme="minorHAnsi"/>
                <w:sz w:val="18"/>
                <w:szCs w:val="18"/>
              </w:rPr>
            </w:pPr>
            <w:r w:rsidRPr="00B42701">
              <w:rPr>
                <w:rFonts w:cstheme="minorHAnsi"/>
                <w:sz w:val="18"/>
                <w:szCs w:val="18"/>
              </w:rPr>
              <w:t>0-9</w:t>
            </w:r>
          </w:p>
        </w:tc>
        <w:tc>
          <w:tcPr>
            <w:tcW w:w="3267" w:type="dxa"/>
          </w:tcPr>
          <w:p w:rsidRPr="00B42701" w:rsidR="00821664" w:rsidP="00B42701" w:rsidRDefault="00821664" w14:paraId="36AACF92" w14:textId="77777777">
            <w:pPr>
              <w:spacing w:after="0" w:line="240" w:lineRule="auto"/>
              <w:ind w:left="0"/>
              <w:rPr>
                <w:rFonts w:cstheme="minorHAnsi"/>
                <w:sz w:val="18"/>
                <w:szCs w:val="18"/>
              </w:rPr>
            </w:pPr>
            <w:r w:rsidRPr="00B42701">
              <w:rPr>
                <w:rFonts w:cstheme="minorHAnsi"/>
                <w:sz w:val="18"/>
                <w:szCs w:val="18"/>
              </w:rPr>
              <w:t xml:space="preserve">Return </w:t>
            </w:r>
            <w:proofErr w:type="spellStart"/>
            <w:r w:rsidRPr="00B42701">
              <w:rPr>
                <w:rFonts w:cstheme="minorHAnsi"/>
                <w:sz w:val="18"/>
                <w:szCs w:val="18"/>
              </w:rPr>
              <w:t>Pincode</w:t>
            </w:r>
            <w:proofErr w:type="spellEnd"/>
          </w:p>
        </w:tc>
      </w:tr>
      <w:tr w:rsidR="00821664" w:rsidTr="00B42701" w14:paraId="684D935F" w14:textId="77777777">
        <w:trPr>
          <w:trHeight w:val="248"/>
        </w:trPr>
        <w:tc>
          <w:tcPr>
            <w:tcW w:w="2088" w:type="dxa"/>
          </w:tcPr>
          <w:p w:rsidRPr="00B42701" w:rsidR="00821664" w:rsidP="00B42701" w:rsidRDefault="00821664" w14:paraId="166321E5" w14:textId="77777777">
            <w:pPr>
              <w:spacing w:after="0" w:line="240" w:lineRule="auto"/>
              <w:ind w:left="0"/>
              <w:rPr>
                <w:rFonts w:cstheme="minorHAnsi"/>
                <w:sz w:val="18"/>
                <w:szCs w:val="18"/>
              </w:rPr>
            </w:pPr>
            <w:proofErr w:type="spellStart"/>
            <w:r w:rsidRPr="00B42701">
              <w:rPr>
                <w:rFonts w:cstheme="minorHAnsi"/>
                <w:sz w:val="18"/>
                <w:szCs w:val="18"/>
              </w:rPr>
              <w:t>ReturnTelephone</w:t>
            </w:r>
            <w:proofErr w:type="spellEnd"/>
          </w:p>
        </w:tc>
        <w:tc>
          <w:tcPr>
            <w:tcW w:w="1260" w:type="dxa"/>
          </w:tcPr>
          <w:p w:rsidRPr="00B42701" w:rsidR="00821664" w:rsidP="00B42701" w:rsidRDefault="00821664" w14:paraId="74181718"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5B3AE9CE"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7E2867DD" w14:textId="77777777">
            <w:pPr>
              <w:spacing w:after="0" w:line="240" w:lineRule="auto"/>
              <w:ind w:left="0"/>
              <w:rPr>
                <w:rFonts w:cstheme="minorHAnsi"/>
                <w:sz w:val="18"/>
                <w:szCs w:val="18"/>
              </w:rPr>
            </w:pPr>
            <w:r w:rsidRPr="00B42701">
              <w:rPr>
                <w:rFonts w:cstheme="minorHAnsi"/>
                <w:sz w:val="18"/>
                <w:szCs w:val="18"/>
              </w:rPr>
              <w:t>6-15</w:t>
            </w:r>
          </w:p>
        </w:tc>
        <w:tc>
          <w:tcPr>
            <w:tcW w:w="1800" w:type="dxa"/>
          </w:tcPr>
          <w:p w:rsidRPr="00B42701" w:rsidR="00821664" w:rsidP="00B42701" w:rsidRDefault="00821664" w14:paraId="6F2575EE" w14:textId="77777777">
            <w:pPr>
              <w:spacing w:after="0" w:line="240" w:lineRule="auto"/>
              <w:ind w:left="0"/>
              <w:rPr>
                <w:rFonts w:cstheme="minorHAnsi"/>
                <w:sz w:val="18"/>
                <w:szCs w:val="18"/>
              </w:rPr>
            </w:pPr>
            <w:r w:rsidRPr="00B42701">
              <w:rPr>
                <w:rFonts w:cstheme="minorHAnsi"/>
                <w:sz w:val="18"/>
                <w:szCs w:val="18"/>
              </w:rPr>
              <w:t>0-9</w:t>
            </w:r>
          </w:p>
        </w:tc>
        <w:tc>
          <w:tcPr>
            <w:tcW w:w="3267" w:type="dxa"/>
          </w:tcPr>
          <w:p w:rsidRPr="00B42701" w:rsidR="00821664" w:rsidP="00B42701" w:rsidRDefault="00821664" w14:paraId="0B2A13FD" w14:textId="77777777">
            <w:pPr>
              <w:spacing w:after="0" w:line="240" w:lineRule="auto"/>
              <w:ind w:left="0"/>
              <w:rPr>
                <w:rFonts w:cstheme="minorHAnsi"/>
                <w:sz w:val="18"/>
                <w:szCs w:val="18"/>
              </w:rPr>
            </w:pPr>
            <w:proofErr w:type="gramStart"/>
            <w:r w:rsidRPr="00B42701">
              <w:rPr>
                <w:rFonts w:cstheme="minorHAnsi"/>
                <w:sz w:val="18"/>
                <w:szCs w:val="18"/>
              </w:rPr>
              <w:t>Return  Telephone</w:t>
            </w:r>
            <w:proofErr w:type="gramEnd"/>
            <w:r w:rsidRPr="00B42701">
              <w:rPr>
                <w:rFonts w:cstheme="minorHAnsi"/>
                <w:sz w:val="18"/>
                <w:szCs w:val="18"/>
              </w:rPr>
              <w:t xml:space="preserve"> Number</w:t>
            </w:r>
          </w:p>
        </w:tc>
      </w:tr>
      <w:tr w:rsidR="00821664" w:rsidTr="00B42701" w14:paraId="7969DD65" w14:textId="77777777">
        <w:trPr>
          <w:trHeight w:val="248"/>
        </w:trPr>
        <w:tc>
          <w:tcPr>
            <w:tcW w:w="2088" w:type="dxa"/>
          </w:tcPr>
          <w:p w:rsidRPr="00B42701" w:rsidR="00821664" w:rsidP="00B42701" w:rsidRDefault="00821664" w14:paraId="031B81C7" w14:textId="77777777">
            <w:pPr>
              <w:spacing w:after="0" w:line="240" w:lineRule="auto"/>
              <w:ind w:left="0"/>
              <w:rPr>
                <w:rFonts w:cstheme="minorHAnsi"/>
                <w:sz w:val="18"/>
                <w:szCs w:val="18"/>
              </w:rPr>
            </w:pPr>
            <w:proofErr w:type="spellStart"/>
            <w:r w:rsidRPr="00B42701">
              <w:rPr>
                <w:rFonts w:cstheme="minorHAnsi"/>
                <w:sz w:val="18"/>
                <w:szCs w:val="18"/>
              </w:rPr>
              <w:t>ReturnMobile</w:t>
            </w:r>
            <w:proofErr w:type="spellEnd"/>
          </w:p>
        </w:tc>
        <w:tc>
          <w:tcPr>
            <w:tcW w:w="1260" w:type="dxa"/>
          </w:tcPr>
          <w:p w:rsidRPr="00B42701" w:rsidR="00821664" w:rsidP="00B42701" w:rsidRDefault="00821664" w14:paraId="514E4FBC"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4455D217"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2B699153" w14:textId="77777777">
            <w:pPr>
              <w:spacing w:after="0" w:line="240" w:lineRule="auto"/>
              <w:ind w:left="0"/>
              <w:rPr>
                <w:rFonts w:cstheme="minorHAnsi"/>
                <w:sz w:val="18"/>
                <w:szCs w:val="18"/>
              </w:rPr>
            </w:pPr>
            <w:r w:rsidRPr="00B42701">
              <w:rPr>
                <w:rFonts w:cstheme="minorHAnsi"/>
                <w:sz w:val="18"/>
                <w:szCs w:val="18"/>
              </w:rPr>
              <w:t>10-15</w:t>
            </w:r>
          </w:p>
        </w:tc>
        <w:tc>
          <w:tcPr>
            <w:tcW w:w="1800" w:type="dxa"/>
          </w:tcPr>
          <w:p w:rsidRPr="00B42701" w:rsidR="00821664" w:rsidP="00B42701" w:rsidRDefault="00821664" w14:paraId="0BF8F63F" w14:textId="77777777">
            <w:pPr>
              <w:spacing w:after="0" w:line="240" w:lineRule="auto"/>
              <w:ind w:left="0"/>
              <w:rPr>
                <w:rFonts w:cstheme="minorHAnsi"/>
                <w:sz w:val="18"/>
                <w:szCs w:val="18"/>
              </w:rPr>
            </w:pPr>
            <w:r w:rsidRPr="00B42701">
              <w:rPr>
                <w:rFonts w:cstheme="minorHAnsi"/>
                <w:sz w:val="18"/>
                <w:szCs w:val="18"/>
              </w:rPr>
              <w:t>0-9</w:t>
            </w:r>
          </w:p>
        </w:tc>
        <w:tc>
          <w:tcPr>
            <w:tcW w:w="3267" w:type="dxa"/>
          </w:tcPr>
          <w:p w:rsidRPr="00B42701" w:rsidR="00821664" w:rsidP="00B42701" w:rsidRDefault="00821664" w14:paraId="690B813D" w14:textId="77777777">
            <w:pPr>
              <w:spacing w:after="0" w:line="240" w:lineRule="auto"/>
              <w:ind w:left="0"/>
              <w:rPr>
                <w:rFonts w:cstheme="minorHAnsi"/>
                <w:sz w:val="18"/>
                <w:szCs w:val="18"/>
              </w:rPr>
            </w:pPr>
            <w:r w:rsidRPr="00B42701">
              <w:rPr>
                <w:rFonts w:cstheme="minorHAnsi"/>
                <w:sz w:val="18"/>
                <w:szCs w:val="18"/>
              </w:rPr>
              <w:t>Return Mobile Number</w:t>
            </w:r>
          </w:p>
        </w:tc>
      </w:tr>
      <w:tr w:rsidR="00821664" w:rsidTr="00B42701" w14:paraId="76E36F54" w14:textId="77777777">
        <w:trPr>
          <w:trHeight w:val="248"/>
        </w:trPr>
        <w:tc>
          <w:tcPr>
            <w:tcW w:w="2088" w:type="dxa"/>
          </w:tcPr>
          <w:p w:rsidRPr="00B42701" w:rsidR="00821664" w:rsidP="00B42701" w:rsidRDefault="00821664" w14:paraId="6D5F5C88" w14:textId="77777777">
            <w:pPr>
              <w:spacing w:after="0" w:line="240" w:lineRule="auto"/>
              <w:ind w:left="0"/>
              <w:rPr>
                <w:rFonts w:cstheme="minorHAnsi"/>
                <w:sz w:val="18"/>
                <w:szCs w:val="18"/>
              </w:rPr>
            </w:pPr>
            <w:proofErr w:type="spellStart"/>
            <w:r w:rsidRPr="00B42701">
              <w:rPr>
                <w:rFonts w:cstheme="minorHAnsi"/>
                <w:sz w:val="18"/>
                <w:szCs w:val="18"/>
              </w:rPr>
              <w:t>ReturnEmailID</w:t>
            </w:r>
            <w:proofErr w:type="spellEnd"/>
          </w:p>
        </w:tc>
        <w:tc>
          <w:tcPr>
            <w:tcW w:w="1260" w:type="dxa"/>
          </w:tcPr>
          <w:p w:rsidRPr="00B42701" w:rsidR="00821664" w:rsidP="00B42701" w:rsidRDefault="00821664" w14:paraId="7E6DBC85"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52E648E7"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6787B93B" w14:textId="77777777">
            <w:pPr>
              <w:spacing w:after="0" w:line="240" w:lineRule="auto"/>
              <w:ind w:left="0"/>
              <w:rPr>
                <w:rFonts w:cstheme="minorHAnsi"/>
                <w:sz w:val="18"/>
                <w:szCs w:val="18"/>
              </w:rPr>
            </w:pPr>
            <w:r w:rsidRPr="00B42701">
              <w:rPr>
                <w:rFonts w:cstheme="minorHAnsi"/>
                <w:sz w:val="18"/>
                <w:szCs w:val="18"/>
              </w:rPr>
              <w:t>30</w:t>
            </w:r>
          </w:p>
        </w:tc>
        <w:tc>
          <w:tcPr>
            <w:tcW w:w="1800" w:type="dxa"/>
          </w:tcPr>
          <w:p w:rsidRPr="00B42701" w:rsidR="00821664" w:rsidP="00B42701" w:rsidRDefault="00821664" w14:paraId="5CD9FB2D" w14:textId="77777777">
            <w:pPr>
              <w:spacing w:after="0" w:line="240" w:lineRule="auto"/>
              <w:ind w:left="0"/>
              <w:rPr>
                <w:rFonts w:cstheme="minorHAnsi"/>
                <w:sz w:val="18"/>
                <w:szCs w:val="18"/>
              </w:rPr>
            </w:pPr>
            <w:r w:rsidRPr="00B42701">
              <w:rPr>
                <w:rFonts w:cstheme="minorHAnsi"/>
                <w:sz w:val="18"/>
                <w:szCs w:val="18"/>
              </w:rPr>
              <w:t xml:space="preserve">Standard </w:t>
            </w:r>
            <w:proofErr w:type="spellStart"/>
            <w:r w:rsidRPr="00B42701">
              <w:rPr>
                <w:rFonts w:cstheme="minorHAnsi"/>
                <w:sz w:val="18"/>
                <w:szCs w:val="18"/>
              </w:rPr>
              <w:t>emailid</w:t>
            </w:r>
            <w:proofErr w:type="spellEnd"/>
            <w:r w:rsidRPr="00B42701">
              <w:rPr>
                <w:rFonts w:cstheme="minorHAnsi"/>
                <w:sz w:val="18"/>
                <w:szCs w:val="18"/>
              </w:rPr>
              <w:t xml:space="preserve"> format</w:t>
            </w:r>
          </w:p>
        </w:tc>
        <w:tc>
          <w:tcPr>
            <w:tcW w:w="3267" w:type="dxa"/>
          </w:tcPr>
          <w:p w:rsidRPr="00B42701" w:rsidR="00821664" w:rsidP="00B42701" w:rsidRDefault="00821664" w14:paraId="3185D905" w14:textId="77777777">
            <w:pPr>
              <w:spacing w:after="0" w:line="240" w:lineRule="auto"/>
              <w:ind w:left="0"/>
              <w:rPr>
                <w:rFonts w:cstheme="minorHAnsi"/>
                <w:sz w:val="18"/>
                <w:szCs w:val="18"/>
              </w:rPr>
            </w:pPr>
            <w:r w:rsidRPr="00B42701">
              <w:rPr>
                <w:rFonts w:cstheme="minorHAnsi"/>
                <w:sz w:val="18"/>
                <w:szCs w:val="18"/>
              </w:rPr>
              <w:t xml:space="preserve">Return </w:t>
            </w:r>
            <w:proofErr w:type="spellStart"/>
            <w:r w:rsidRPr="00B42701">
              <w:rPr>
                <w:rFonts w:cstheme="minorHAnsi"/>
                <w:sz w:val="18"/>
                <w:szCs w:val="18"/>
              </w:rPr>
              <w:t>EmailID</w:t>
            </w:r>
            <w:proofErr w:type="spellEnd"/>
          </w:p>
        </w:tc>
      </w:tr>
      <w:tr w:rsidR="00821664" w:rsidTr="00B42701" w14:paraId="71B17066" w14:textId="77777777">
        <w:trPr>
          <w:trHeight w:val="248"/>
        </w:trPr>
        <w:tc>
          <w:tcPr>
            <w:tcW w:w="2088" w:type="dxa"/>
          </w:tcPr>
          <w:p w:rsidRPr="00B42701" w:rsidR="00821664" w:rsidP="00B42701" w:rsidRDefault="00821664" w14:paraId="0E32D38B" w14:textId="77777777">
            <w:pPr>
              <w:spacing w:after="0" w:line="240" w:lineRule="auto"/>
              <w:ind w:left="0"/>
              <w:rPr>
                <w:rFonts w:cstheme="minorHAnsi"/>
                <w:sz w:val="18"/>
                <w:szCs w:val="18"/>
              </w:rPr>
            </w:pPr>
            <w:proofErr w:type="spellStart"/>
            <w:r w:rsidRPr="00B42701">
              <w:rPr>
                <w:rFonts w:cstheme="minorHAnsi"/>
                <w:sz w:val="18"/>
                <w:szCs w:val="18"/>
              </w:rPr>
              <w:t>ReturnContact</w:t>
            </w:r>
            <w:proofErr w:type="spellEnd"/>
          </w:p>
        </w:tc>
        <w:tc>
          <w:tcPr>
            <w:tcW w:w="1260" w:type="dxa"/>
          </w:tcPr>
          <w:p w:rsidRPr="00B42701" w:rsidR="00821664" w:rsidP="00B42701" w:rsidRDefault="00821664" w14:paraId="4EEA2FDF"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093B5695"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44753A11" w14:textId="77777777">
            <w:pPr>
              <w:spacing w:after="0" w:line="240" w:lineRule="auto"/>
              <w:ind w:left="0"/>
              <w:rPr>
                <w:rFonts w:cstheme="minorHAnsi"/>
                <w:sz w:val="18"/>
                <w:szCs w:val="18"/>
              </w:rPr>
            </w:pPr>
            <w:r w:rsidRPr="00B42701">
              <w:rPr>
                <w:rFonts w:cstheme="minorHAnsi"/>
                <w:sz w:val="18"/>
                <w:szCs w:val="18"/>
              </w:rPr>
              <w:t>20</w:t>
            </w:r>
          </w:p>
        </w:tc>
        <w:tc>
          <w:tcPr>
            <w:tcW w:w="1800" w:type="dxa"/>
          </w:tcPr>
          <w:p w:rsidRPr="00B42701" w:rsidR="00821664" w:rsidP="00B42701" w:rsidRDefault="00821664" w14:paraId="604170E5"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267" w:type="dxa"/>
          </w:tcPr>
          <w:p w:rsidRPr="00B42701" w:rsidR="00821664" w:rsidP="00B42701" w:rsidRDefault="00821664" w14:paraId="4994EF69" w14:textId="77777777">
            <w:pPr>
              <w:spacing w:after="0" w:line="240" w:lineRule="auto"/>
              <w:ind w:left="0"/>
              <w:rPr>
                <w:rFonts w:cstheme="minorHAnsi"/>
                <w:sz w:val="18"/>
                <w:szCs w:val="18"/>
              </w:rPr>
            </w:pPr>
            <w:r w:rsidRPr="00B42701">
              <w:rPr>
                <w:rFonts w:cstheme="minorHAnsi"/>
                <w:sz w:val="18"/>
                <w:szCs w:val="18"/>
              </w:rPr>
              <w:t>Contact Person Name</w:t>
            </w:r>
          </w:p>
        </w:tc>
      </w:tr>
      <w:tr w:rsidR="00821664" w:rsidTr="00B42701" w14:paraId="1659B060" w14:textId="77777777">
        <w:trPr>
          <w:trHeight w:val="248"/>
        </w:trPr>
        <w:tc>
          <w:tcPr>
            <w:tcW w:w="2088" w:type="dxa"/>
          </w:tcPr>
          <w:p w:rsidRPr="00B42701" w:rsidR="00821664" w:rsidP="00B42701" w:rsidRDefault="00821664" w14:paraId="3F31F06A" w14:textId="77777777">
            <w:pPr>
              <w:spacing w:after="0" w:line="240" w:lineRule="auto"/>
              <w:ind w:left="0"/>
              <w:rPr>
                <w:rFonts w:cstheme="minorHAnsi"/>
                <w:sz w:val="18"/>
                <w:szCs w:val="18"/>
              </w:rPr>
            </w:pPr>
            <w:proofErr w:type="spellStart"/>
            <w:r w:rsidRPr="00B42701">
              <w:rPr>
                <w:rFonts w:cstheme="minorHAnsi"/>
                <w:sz w:val="18"/>
                <w:szCs w:val="18"/>
              </w:rPr>
              <w:t>ManifestNumber</w:t>
            </w:r>
            <w:proofErr w:type="spellEnd"/>
          </w:p>
        </w:tc>
        <w:tc>
          <w:tcPr>
            <w:tcW w:w="1260" w:type="dxa"/>
          </w:tcPr>
          <w:p w:rsidRPr="00B42701" w:rsidR="00821664" w:rsidP="00B42701" w:rsidRDefault="00821664" w14:paraId="79E0F9FB"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46E30C77"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0F621BDB" w14:textId="77777777">
            <w:pPr>
              <w:spacing w:after="0" w:line="240" w:lineRule="auto"/>
              <w:ind w:left="0"/>
              <w:rPr>
                <w:rFonts w:cstheme="minorHAnsi"/>
                <w:sz w:val="18"/>
                <w:szCs w:val="18"/>
              </w:rPr>
            </w:pPr>
          </w:p>
        </w:tc>
        <w:tc>
          <w:tcPr>
            <w:tcW w:w="1800" w:type="dxa"/>
          </w:tcPr>
          <w:p w:rsidRPr="00B42701" w:rsidR="00821664" w:rsidP="00B42701" w:rsidRDefault="00821664" w14:paraId="41D3663E" w14:textId="77777777">
            <w:pPr>
              <w:spacing w:after="0" w:line="240" w:lineRule="auto"/>
              <w:ind w:left="0"/>
              <w:rPr>
                <w:rFonts w:cstheme="minorHAnsi"/>
                <w:sz w:val="18"/>
                <w:szCs w:val="18"/>
              </w:rPr>
            </w:pPr>
            <w:r w:rsidRPr="00B42701">
              <w:rPr>
                <w:rFonts w:cstheme="minorHAnsi"/>
                <w:sz w:val="18"/>
                <w:szCs w:val="18"/>
              </w:rPr>
              <w:t>A-Z,0-9</w:t>
            </w:r>
          </w:p>
        </w:tc>
        <w:tc>
          <w:tcPr>
            <w:tcW w:w="3267" w:type="dxa"/>
          </w:tcPr>
          <w:p w:rsidRPr="00B42701" w:rsidR="00821664" w:rsidP="00B42701" w:rsidRDefault="00821664" w14:paraId="66062F83" w14:textId="77777777">
            <w:pPr>
              <w:spacing w:after="0" w:line="240" w:lineRule="auto"/>
              <w:ind w:left="0"/>
              <w:rPr>
                <w:rFonts w:cstheme="minorHAnsi"/>
                <w:sz w:val="18"/>
                <w:szCs w:val="18"/>
              </w:rPr>
            </w:pPr>
            <w:r w:rsidRPr="00B42701">
              <w:rPr>
                <w:rFonts w:cstheme="minorHAnsi"/>
                <w:sz w:val="18"/>
                <w:szCs w:val="18"/>
              </w:rPr>
              <w:t>Manifest Number</w:t>
            </w:r>
          </w:p>
        </w:tc>
      </w:tr>
      <w:tr w:rsidR="00821664" w:rsidTr="00B42701" w14:paraId="79FCAC76" w14:textId="77777777">
        <w:trPr>
          <w:trHeight w:val="248"/>
        </w:trPr>
        <w:tc>
          <w:tcPr>
            <w:tcW w:w="2088" w:type="dxa"/>
          </w:tcPr>
          <w:p w:rsidRPr="00B42701" w:rsidR="00821664" w:rsidP="00B42701" w:rsidRDefault="00821664" w14:paraId="09D0090D" w14:textId="77777777">
            <w:pPr>
              <w:spacing w:after="0" w:line="240" w:lineRule="auto"/>
              <w:ind w:left="0"/>
              <w:rPr>
                <w:rFonts w:cstheme="minorHAnsi"/>
                <w:sz w:val="18"/>
                <w:szCs w:val="18"/>
              </w:rPr>
            </w:pPr>
            <w:proofErr w:type="spellStart"/>
            <w:r w:rsidRPr="00B42701">
              <w:rPr>
                <w:rFonts w:cstheme="minorHAnsi"/>
                <w:sz w:val="18"/>
                <w:szCs w:val="18"/>
              </w:rPr>
              <w:t>ReturnLatitude</w:t>
            </w:r>
            <w:proofErr w:type="spellEnd"/>
            <w:r w:rsidRPr="00B42701">
              <w:rPr>
                <w:rFonts w:cstheme="minorHAnsi"/>
                <w:sz w:val="18"/>
                <w:szCs w:val="18"/>
              </w:rPr>
              <w:t xml:space="preserve">           </w:t>
            </w:r>
          </w:p>
        </w:tc>
        <w:tc>
          <w:tcPr>
            <w:tcW w:w="1260" w:type="dxa"/>
          </w:tcPr>
          <w:p w:rsidRPr="00B42701" w:rsidR="00821664" w:rsidP="00B42701" w:rsidRDefault="00821664" w14:paraId="0CF7F7B7"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1FE6DF9B"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771CF2A8" w14:textId="77777777">
            <w:pPr>
              <w:spacing w:after="0" w:line="240" w:lineRule="auto"/>
              <w:ind w:left="0"/>
              <w:rPr>
                <w:rFonts w:cstheme="minorHAnsi"/>
                <w:sz w:val="18"/>
                <w:szCs w:val="18"/>
              </w:rPr>
            </w:pPr>
            <w:r w:rsidRPr="00B42701">
              <w:rPr>
                <w:rFonts w:cstheme="minorHAnsi"/>
                <w:sz w:val="18"/>
                <w:szCs w:val="18"/>
              </w:rPr>
              <w:t>20</w:t>
            </w:r>
          </w:p>
        </w:tc>
        <w:tc>
          <w:tcPr>
            <w:tcW w:w="1800" w:type="dxa"/>
          </w:tcPr>
          <w:p w:rsidRPr="00B42701" w:rsidR="00821664" w:rsidP="00B42701" w:rsidRDefault="00821664" w14:paraId="2C95FD76" w14:textId="77777777">
            <w:pPr>
              <w:spacing w:after="0" w:line="240" w:lineRule="auto"/>
              <w:ind w:left="0"/>
              <w:rPr>
                <w:rFonts w:cstheme="minorHAnsi"/>
                <w:sz w:val="18"/>
                <w:szCs w:val="18"/>
              </w:rPr>
            </w:pPr>
            <w:r w:rsidRPr="00B42701">
              <w:rPr>
                <w:rFonts w:cstheme="minorHAnsi"/>
                <w:sz w:val="18"/>
                <w:szCs w:val="18"/>
              </w:rPr>
              <w:t>0-9</w:t>
            </w:r>
          </w:p>
        </w:tc>
        <w:tc>
          <w:tcPr>
            <w:tcW w:w="3267" w:type="dxa"/>
          </w:tcPr>
          <w:p w:rsidRPr="00B42701" w:rsidR="00821664" w:rsidP="00B42701" w:rsidRDefault="00821664" w14:paraId="11295709" w14:textId="77777777">
            <w:pPr>
              <w:spacing w:after="0" w:line="240" w:lineRule="auto"/>
              <w:ind w:left="0"/>
              <w:rPr>
                <w:rFonts w:cstheme="minorHAnsi"/>
                <w:sz w:val="18"/>
                <w:szCs w:val="18"/>
              </w:rPr>
            </w:pPr>
            <w:r w:rsidRPr="00B42701">
              <w:rPr>
                <w:rFonts w:cstheme="minorHAnsi"/>
                <w:sz w:val="18"/>
                <w:szCs w:val="18"/>
              </w:rPr>
              <w:t>Latitude           </w:t>
            </w:r>
          </w:p>
        </w:tc>
      </w:tr>
      <w:tr w:rsidR="00821664" w:rsidTr="00B42701" w14:paraId="11D08982" w14:textId="77777777">
        <w:trPr>
          <w:trHeight w:val="248"/>
        </w:trPr>
        <w:tc>
          <w:tcPr>
            <w:tcW w:w="2088" w:type="dxa"/>
          </w:tcPr>
          <w:p w:rsidRPr="00B42701" w:rsidR="00821664" w:rsidP="00B42701" w:rsidRDefault="00821664" w14:paraId="6D7133E9" w14:textId="77777777">
            <w:pPr>
              <w:spacing w:after="0" w:line="240" w:lineRule="auto"/>
              <w:ind w:left="0"/>
              <w:rPr>
                <w:rFonts w:cstheme="minorHAnsi"/>
                <w:sz w:val="18"/>
                <w:szCs w:val="18"/>
              </w:rPr>
            </w:pPr>
            <w:proofErr w:type="spellStart"/>
            <w:r w:rsidRPr="00B42701">
              <w:rPr>
                <w:rFonts w:cstheme="minorHAnsi"/>
                <w:sz w:val="18"/>
                <w:szCs w:val="18"/>
              </w:rPr>
              <w:t>ReturnLongitude</w:t>
            </w:r>
            <w:proofErr w:type="spellEnd"/>
            <w:r w:rsidRPr="00B42701">
              <w:rPr>
                <w:rFonts w:cstheme="minorHAnsi"/>
                <w:sz w:val="18"/>
                <w:szCs w:val="18"/>
              </w:rPr>
              <w:t xml:space="preserve">        </w:t>
            </w:r>
          </w:p>
        </w:tc>
        <w:tc>
          <w:tcPr>
            <w:tcW w:w="1260" w:type="dxa"/>
          </w:tcPr>
          <w:p w:rsidRPr="00B42701" w:rsidR="00821664" w:rsidP="00B42701" w:rsidRDefault="00821664" w14:paraId="2AE15407"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2161570D"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2E5564A4" w14:textId="77777777">
            <w:pPr>
              <w:spacing w:after="0" w:line="240" w:lineRule="auto"/>
              <w:ind w:left="0"/>
              <w:rPr>
                <w:rFonts w:cstheme="minorHAnsi"/>
                <w:sz w:val="18"/>
                <w:szCs w:val="18"/>
              </w:rPr>
            </w:pPr>
            <w:r w:rsidRPr="00B42701">
              <w:rPr>
                <w:rFonts w:cstheme="minorHAnsi"/>
                <w:sz w:val="18"/>
                <w:szCs w:val="18"/>
              </w:rPr>
              <w:t>20</w:t>
            </w:r>
          </w:p>
        </w:tc>
        <w:tc>
          <w:tcPr>
            <w:tcW w:w="1800" w:type="dxa"/>
          </w:tcPr>
          <w:p w:rsidRPr="00B42701" w:rsidR="00821664" w:rsidP="00B42701" w:rsidRDefault="00821664" w14:paraId="1D02B608" w14:textId="77777777">
            <w:pPr>
              <w:spacing w:after="0" w:line="240" w:lineRule="auto"/>
              <w:ind w:left="0"/>
              <w:rPr>
                <w:rFonts w:cstheme="minorHAnsi"/>
                <w:sz w:val="18"/>
                <w:szCs w:val="18"/>
              </w:rPr>
            </w:pPr>
            <w:r w:rsidRPr="00B42701">
              <w:rPr>
                <w:rFonts w:cstheme="minorHAnsi"/>
                <w:sz w:val="18"/>
                <w:szCs w:val="18"/>
              </w:rPr>
              <w:t>0-9</w:t>
            </w:r>
          </w:p>
        </w:tc>
        <w:tc>
          <w:tcPr>
            <w:tcW w:w="3267" w:type="dxa"/>
          </w:tcPr>
          <w:p w:rsidRPr="00B42701" w:rsidR="00821664" w:rsidP="00B42701" w:rsidRDefault="00821664" w14:paraId="0C0E0B34" w14:textId="77777777">
            <w:pPr>
              <w:spacing w:after="0" w:line="240" w:lineRule="auto"/>
              <w:ind w:left="0"/>
              <w:rPr>
                <w:rFonts w:cstheme="minorHAnsi"/>
                <w:sz w:val="18"/>
                <w:szCs w:val="18"/>
              </w:rPr>
            </w:pPr>
            <w:r w:rsidRPr="00B42701">
              <w:rPr>
                <w:rFonts w:cstheme="minorHAnsi"/>
                <w:sz w:val="18"/>
                <w:szCs w:val="18"/>
              </w:rPr>
              <w:t>Longitude        </w:t>
            </w:r>
          </w:p>
        </w:tc>
      </w:tr>
      <w:tr w:rsidR="00821664" w:rsidTr="00B42701" w14:paraId="63A5E5A8" w14:textId="77777777">
        <w:trPr>
          <w:trHeight w:val="248"/>
        </w:trPr>
        <w:tc>
          <w:tcPr>
            <w:tcW w:w="2088" w:type="dxa"/>
          </w:tcPr>
          <w:p w:rsidRPr="00B42701" w:rsidR="00821664" w:rsidP="00B42701" w:rsidRDefault="00821664" w14:paraId="0837FBE0" w14:textId="77777777">
            <w:pPr>
              <w:spacing w:after="0" w:line="240" w:lineRule="auto"/>
              <w:ind w:left="0"/>
              <w:rPr>
                <w:rFonts w:cstheme="minorHAnsi"/>
                <w:sz w:val="18"/>
                <w:szCs w:val="18"/>
              </w:rPr>
            </w:pPr>
            <w:proofErr w:type="spellStart"/>
            <w:r w:rsidRPr="00B42701">
              <w:rPr>
                <w:rFonts w:cstheme="minorHAnsi"/>
                <w:sz w:val="18"/>
                <w:szCs w:val="18"/>
              </w:rPr>
              <w:t>ReturnAddressinfo</w:t>
            </w:r>
            <w:proofErr w:type="spellEnd"/>
            <w:r w:rsidRPr="00B42701">
              <w:rPr>
                <w:rFonts w:cstheme="minorHAnsi"/>
                <w:sz w:val="18"/>
                <w:szCs w:val="18"/>
              </w:rPr>
              <w:t>     </w:t>
            </w:r>
          </w:p>
        </w:tc>
        <w:tc>
          <w:tcPr>
            <w:tcW w:w="1260" w:type="dxa"/>
          </w:tcPr>
          <w:p w:rsidRPr="00B42701" w:rsidR="00821664" w:rsidP="00B42701" w:rsidRDefault="00821664" w14:paraId="66C663F7"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63F5DF48"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6A83C437" w14:textId="77777777">
            <w:pPr>
              <w:spacing w:after="0" w:line="240" w:lineRule="auto"/>
              <w:ind w:left="0"/>
              <w:rPr>
                <w:rFonts w:cstheme="minorHAnsi"/>
                <w:sz w:val="18"/>
                <w:szCs w:val="18"/>
              </w:rPr>
            </w:pPr>
            <w:r w:rsidRPr="00B42701">
              <w:rPr>
                <w:rFonts w:cstheme="minorHAnsi"/>
                <w:sz w:val="18"/>
                <w:szCs w:val="18"/>
              </w:rPr>
              <w:t>50</w:t>
            </w:r>
          </w:p>
        </w:tc>
        <w:tc>
          <w:tcPr>
            <w:tcW w:w="1800" w:type="dxa"/>
          </w:tcPr>
          <w:p w:rsidRPr="00B42701" w:rsidR="00821664" w:rsidP="00B42701" w:rsidRDefault="00821664" w14:paraId="5C0B63DF"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267" w:type="dxa"/>
          </w:tcPr>
          <w:p w:rsidRPr="00B42701" w:rsidR="00821664" w:rsidP="00B42701" w:rsidRDefault="00821664" w14:paraId="3C033F73" w14:textId="77777777">
            <w:pPr>
              <w:spacing w:after="0" w:line="240" w:lineRule="auto"/>
              <w:ind w:left="0"/>
              <w:rPr>
                <w:rFonts w:cstheme="minorHAnsi"/>
                <w:sz w:val="18"/>
                <w:szCs w:val="18"/>
              </w:rPr>
            </w:pPr>
            <w:r w:rsidRPr="00B42701">
              <w:rPr>
                <w:rFonts w:cstheme="minorHAnsi"/>
                <w:sz w:val="18"/>
                <w:szCs w:val="18"/>
              </w:rPr>
              <w:t>Address info</w:t>
            </w:r>
          </w:p>
        </w:tc>
      </w:tr>
      <w:tr w:rsidR="00821664" w:rsidTr="00B42701" w14:paraId="5EC1515F" w14:textId="77777777">
        <w:trPr>
          <w:trHeight w:val="248"/>
        </w:trPr>
        <w:tc>
          <w:tcPr>
            <w:tcW w:w="2088" w:type="dxa"/>
          </w:tcPr>
          <w:p w:rsidRPr="00B42701" w:rsidR="00821664" w:rsidP="00B42701" w:rsidRDefault="00821664" w14:paraId="6E6857CA" w14:textId="77777777">
            <w:pPr>
              <w:spacing w:after="0" w:line="240" w:lineRule="auto"/>
              <w:ind w:left="0"/>
              <w:rPr>
                <w:rFonts w:cstheme="minorHAnsi"/>
                <w:sz w:val="18"/>
                <w:szCs w:val="18"/>
              </w:rPr>
            </w:pPr>
            <w:proofErr w:type="spellStart"/>
            <w:r w:rsidRPr="00B42701">
              <w:rPr>
                <w:rFonts w:cstheme="minorHAnsi"/>
                <w:sz w:val="18"/>
                <w:szCs w:val="18"/>
              </w:rPr>
              <w:t>ReturnMaskedContactNumber</w:t>
            </w:r>
            <w:proofErr w:type="spellEnd"/>
          </w:p>
        </w:tc>
        <w:tc>
          <w:tcPr>
            <w:tcW w:w="1260" w:type="dxa"/>
          </w:tcPr>
          <w:p w:rsidRPr="00B42701" w:rsidR="00821664" w:rsidP="00B42701" w:rsidRDefault="00821664" w14:paraId="33FCC098" w14:textId="77777777">
            <w:pPr>
              <w:spacing w:after="0" w:line="240" w:lineRule="auto"/>
              <w:ind w:left="0"/>
              <w:rPr>
                <w:rFonts w:cstheme="minorHAnsi"/>
                <w:sz w:val="18"/>
                <w:szCs w:val="18"/>
              </w:rPr>
            </w:pPr>
            <w:r w:rsidRPr="00B42701">
              <w:rPr>
                <w:rFonts w:cstheme="minorHAnsi"/>
                <w:sz w:val="18"/>
                <w:szCs w:val="18"/>
              </w:rPr>
              <w:t>String</w:t>
            </w:r>
          </w:p>
        </w:tc>
        <w:tc>
          <w:tcPr>
            <w:tcW w:w="990" w:type="dxa"/>
          </w:tcPr>
          <w:p w:rsidRPr="00B42701" w:rsidR="00821664" w:rsidP="00B42701" w:rsidRDefault="00821664" w14:paraId="02754364" w14:textId="77777777">
            <w:pPr>
              <w:spacing w:after="0" w:line="240" w:lineRule="auto"/>
              <w:ind w:left="0"/>
              <w:rPr>
                <w:rFonts w:cstheme="minorHAnsi"/>
                <w:sz w:val="18"/>
                <w:szCs w:val="18"/>
              </w:rPr>
            </w:pPr>
            <w:r w:rsidRPr="00B42701">
              <w:rPr>
                <w:rFonts w:cstheme="minorHAnsi"/>
                <w:sz w:val="18"/>
                <w:szCs w:val="18"/>
              </w:rPr>
              <w:t>N</w:t>
            </w:r>
          </w:p>
        </w:tc>
        <w:tc>
          <w:tcPr>
            <w:tcW w:w="877" w:type="dxa"/>
          </w:tcPr>
          <w:p w:rsidRPr="00B42701" w:rsidR="00821664" w:rsidP="00B42701" w:rsidRDefault="00821664" w14:paraId="67A70155" w14:textId="77777777">
            <w:pPr>
              <w:spacing w:after="0" w:line="240" w:lineRule="auto"/>
              <w:ind w:left="0"/>
              <w:rPr>
                <w:rFonts w:cstheme="minorHAnsi"/>
                <w:sz w:val="18"/>
                <w:szCs w:val="18"/>
              </w:rPr>
            </w:pPr>
            <w:r w:rsidRPr="00B42701">
              <w:rPr>
                <w:rFonts w:cstheme="minorHAnsi"/>
                <w:sz w:val="18"/>
                <w:szCs w:val="18"/>
              </w:rPr>
              <w:t>50</w:t>
            </w:r>
          </w:p>
        </w:tc>
        <w:tc>
          <w:tcPr>
            <w:tcW w:w="1800" w:type="dxa"/>
          </w:tcPr>
          <w:p w:rsidRPr="00B42701" w:rsidR="00821664" w:rsidP="00B42701" w:rsidRDefault="00821664" w14:paraId="0CEB07F4" w14:textId="77777777">
            <w:pPr>
              <w:spacing w:after="0" w:line="240" w:lineRule="auto"/>
              <w:ind w:left="0"/>
              <w:rPr>
                <w:rFonts w:cstheme="minorHAnsi"/>
                <w:sz w:val="18"/>
                <w:szCs w:val="18"/>
              </w:rPr>
            </w:pPr>
          </w:p>
        </w:tc>
        <w:tc>
          <w:tcPr>
            <w:tcW w:w="3267" w:type="dxa"/>
          </w:tcPr>
          <w:p w:rsidRPr="00B42701" w:rsidR="00821664" w:rsidP="00B42701" w:rsidRDefault="00821664" w14:paraId="2F9CDF9A" w14:textId="77777777">
            <w:pPr>
              <w:spacing w:after="0" w:line="240" w:lineRule="auto"/>
              <w:ind w:left="0"/>
              <w:rPr>
                <w:rFonts w:cstheme="minorHAnsi"/>
                <w:sz w:val="18"/>
                <w:szCs w:val="18"/>
              </w:rPr>
            </w:pPr>
            <w:r w:rsidRPr="00B42701">
              <w:rPr>
                <w:rFonts w:cstheme="minorHAnsi"/>
                <w:sz w:val="18"/>
                <w:szCs w:val="18"/>
              </w:rPr>
              <w:t>Return Masked Contact number</w:t>
            </w:r>
            <w:r w:rsidRPr="00B42701">
              <w:rPr>
                <w:rFonts w:cstheme="minorHAnsi"/>
                <w:sz w:val="18"/>
                <w:szCs w:val="18"/>
              </w:rPr>
              <w:br/>
            </w:r>
            <w:r w:rsidRPr="00B42701">
              <w:rPr>
                <w:rFonts w:cstheme="minorHAnsi"/>
                <w:sz w:val="18"/>
                <w:szCs w:val="18"/>
              </w:rPr>
              <w:t>To be used, when Shipper does not want to share consignee contact number &amp; allow calling through their IVR, which can dial consignee after decoding the value provided in this field</w:t>
            </w:r>
          </w:p>
          <w:p w:rsidRPr="00B42701" w:rsidR="00821664" w:rsidP="00B42701" w:rsidRDefault="00821664" w14:paraId="303AE71F" w14:textId="77777777">
            <w:pPr>
              <w:spacing w:after="0" w:line="240" w:lineRule="auto"/>
              <w:ind w:left="0"/>
              <w:rPr>
                <w:rFonts w:cstheme="minorHAnsi"/>
                <w:sz w:val="18"/>
                <w:szCs w:val="18"/>
              </w:rPr>
            </w:pPr>
          </w:p>
        </w:tc>
      </w:tr>
    </w:tbl>
    <w:p w:rsidRPr="00B42701" w:rsidR="00B42701" w:rsidP="00B42701" w:rsidRDefault="00B42701" w14:paraId="3E9CF004" w14:textId="77777777">
      <w:pPr>
        <w:rPr>
          <w:rFonts w:cstheme="minorHAnsi"/>
          <w:color w:val="000000" w:themeColor="text1"/>
          <w:u w:val="single"/>
        </w:rPr>
      </w:pPr>
      <w:r w:rsidRPr="00B42701">
        <w:rPr>
          <w:rFonts w:cstheme="minorHAnsi"/>
          <w:color w:val="000000" w:themeColor="text1"/>
          <w:u w:val="single"/>
        </w:rPr>
        <w:t xml:space="preserve">Services Definition: </w:t>
      </w:r>
    </w:p>
    <w:tbl>
      <w:tblPr>
        <w:tblStyle w:val="TableGrid"/>
        <w:tblW w:w="10424" w:type="dxa"/>
        <w:tblLayout w:type="fixed"/>
        <w:tblLook w:val="04A0" w:firstRow="1" w:lastRow="0" w:firstColumn="1" w:lastColumn="0" w:noHBand="0" w:noVBand="1"/>
      </w:tblPr>
      <w:tblGrid>
        <w:gridCol w:w="2235"/>
        <w:gridCol w:w="1276"/>
        <w:gridCol w:w="969"/>
        <w:gridCol w:w="990"/>
        <w:gridCol w:w="1471"/>
        <w:gridCol w:w="3483"/>
      </w:tblGrid>
      <w:tr w:rsidR="00B42701" w:rsidTr="00346EB8" w14:paraId="78EDF299" w14:textId="77777777">
        <w:trPr>
          <w:trHeight w:val="574"/>
        </w:trPr>
        <w:tc>
          <w:tcPr>
            <w:tcW w:w="2235" w:type="dxa"/>
            <w:shd w:val="clear" w:color="auto" w:fill="1F497D" w:themeFill="text2"/>
          </w:tcPr>
          <w:p w:rsidRPr="00B90623" w:rsidR="00B42701" w:rsidP="00B42701" w:rsidRDefault="00B42701" w14:paraId="25B0A731" w14:textId="77777777">
            <w:pPr>
              <w:ind w:left="0"/>
              <w:rPr>
                <w:rFonts w:ascii="Consolas" w:hAnsi="Consolas" w:cs="Consolas"/>
                <w:color w:val="FFFFFF" w:themeColor="background1"/>
                <w:sz w:val="20"/>
              </w:rPr>
            </w:pPr>
            <w:r>
              <w:rPr>
                <w:rFonts w:ascii="Consolas" w:hAnsi="Consolas" w:cs="Consolas"/>
                <w:b/>
                <w:bCs/>
                <w:color w:val="FFFFFF" w:themeColor="background1"/>
                <w:sz w:val="20"/>
              </w:rPr>
              <w:t>Field Name</w:t>
            </w:r>
          </w:p>
        </w:tc>
        <w:tc>
          <w:tcPr>
            <w:tcW w:w="1276" w:type="dxa"/>
            <w:shd w:val="clear" w:color="auto" w:fill="1F497D" w:themeFill="text2"/>
          </w:tcPr>
          <w:p w:rsidRPr="00B90623" w:rsidR="00B42701" w:rsidP="00B42701" w:rsidRDefault="00B42701" w14:paraId="050ABF32"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Data Type</w:t>
            </w:r>
          </w:p>
        </w:tc>
        <w:tc>
          <w:tcPr>
            <w:tcW w:w="969" w:type="dxa"/>
            <w:shd w:val="clear" w:color="auto" w:fill="1F497D" w:themeFill="text2"/>
          </w:tcPr>
          <w:p w:rsidRPr="00B90623" w:rsidR="00B42701" w:rsidP="00B42701" w:rsidRDefault="00B42701" w14:paraId="0855A414"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990" w:type="dxa"/>
            <w:shd w:val="clear" w:color="auto" w:fill="1F497D" w:themeFill="text2"/>
          </w:tcPr>
          <w:p w:rsidRPr="00B90623" w:rsidR="00B42701" w:rsidP="00B42701" w:rsidRDefault="00B42701" w14:paraId="58844E9C"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Length</w:t>
            </w:r>
          </w:p>
        </w:tc>
        <w:tc>
          <w:tcPr>
            <w:tcW w:w="1471" w:type="dxa"/>
            <w:shd w:val="clear" w:color="auto" w:fill="1F497D" w:themeFill="text2"/>
          </w:tcPr>
          <w:p w:rsidRPr="00B90623" w:rsidR="00B42701" w:rsidP="00B42701" w:rsidRDefault="00B42701" w14:paraId="66C88B1D" w14:textId="77777777">
            <w:pPr>
              <w:ind w:left="0"/>
              <w:jc w:val="both"/>
              <w:rPr>
                <w:rFonts w:ascii="Consolas" w:hAnsi="Consolas" w:cs="Consolas"/>
                <w:color w:val="FFFFFF" w:themeColor="background1"/>
                <w:sz w:val="20"/>
              </w:rPr>
            </w:pPr>
            <w:r w:rsidRPr="00B90623">
              <w:rPr>
                <w:rFonts w:ascii="Consolas" w:hAnsi="Consolas" w:cs="Consolas"/>
                <w:b/>
                <w:bCs/>
                <w:color w:val="FFFFFF" w:themeColor="background1"/>
                <w:sz w:val="20"/>
              </w:rPr>
              <w:t>Allowed Values</w:t>
            </w:r>
          </w:p>
        </w:tc>
        <w:tc>
          <w:tcPr>
            <w:tcW w:w="3483" w:type="dxa"/>
            <w:shd w:val="clear" w:color="auto" w:fill="1F497D" w:themeFill="text2"/>
          </w:tcPr>
          <w:p w:rsidRPr="00B90623" w:rsidR="00B42701" w:rsidP="00B42701" w:rsidRDefault="00B42701" w14:paraId="368DCC93"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Description</w:t>
            </w:r>
          </w:p>
        </w:tc>
      </w:tr>
      <w:tr w:rsidR="00B42701" w:rsidTr="00346EB8" w14:paraId="15C934B6" w14:textId="77777777">
        <w:trPr>
          <w:trHeight w:val="231"/>
        </w:trPr>
        <w:tc>
          <w:tcPr>
            <w:tcW w:w="2235" w:type="dxa"/>
          </w:tcPr>
          <w:p w:rsidRPr="00B42701" w:rsidR="00B42701" w:rsidP="00B42701" w:rsidRDefault="00B42701" w14:paraId="5B80D78F" w14:textId="77777777">
            <w:pPr>
              <w:spacing w:after="0" w:line="240" w:lineRule="auto"/>
              <w:ind w:left="0"/>
              <w:rPr>
                <w:rFonts w:cstheme="minorHAnsi"/>
                <w:sz w:val="18"/>
                <w:szCs w:val="18"/>
              </w:rPr>
            </w:pPr>
            <w:proofErr w:type="spellStart"/>
            <w:r w:rsidRPr="00B42701">
              <w:rPr>
                <w:rFonts w:cstheme="minorHAnsi"/>
                <w:sz w:val="18"/>
                <w:szCs w:val="18"/>
              </w:rPr>
              <w:t>ProductCode</w:t>
            </w:r>
            <w:proofErr w:type="spellEnd"/>
          </w:p>
        </w:tc>
        <w:tc>
          <w:tcPr>
            <w:tcW w:w="1276" w:type="dxa"/>
          </w:tcPr>
          <w:p w:rsidRPr="00B42701" w:rsidR="00B42701" w:rsidP="00B42701" w:rsidRDefault="00B42701" w14:paraId="78DA6C14"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6E712104"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050C8A12"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4D199281" w14:textId="77777777">
            <w:pPr>
              <w:spacing w:after="0" w:line="240" w:lineRule="auto"/>
              <w:ind w:left="0"/>
              <w:rPr>
                <w:rFonts w:cstheme="minorHAnsi"/>
                <w:sz w:val="18"/>
                <w:szCs w:val="18"/>
              </w:rPr>
            </w:pPr>
            <w:r w:rsidRPr="00B42701">
              <w:rPr>
                <w:rFonts w:cstheme="minorHAnsi"/>
                <w:sz w:val="18"/>
                <w:szCs w:val="18"/>
              </w:rPr>
              <w:t>A-Z</w:t>
            </w:r>
          </w:p>
        </w:tc>
        <w:tc>
          <w:tcPr>
            <w:tcW w:w="3483" w:type="dxa"/>
          </w:tcPr>
          <w:p w:rsidRPr="00B42701" w:rsidR="00B42701" w:rsidP="00B42701" w:rsidRDefault="00B42701" w14:paraId="69164104" w14:textId="77777777">
            <w:pPr>
              <w:spacing w:after="0" w:line="240" w:lineRule="auto"/>
              <w:ind w:left="0"/>
              <w:rPr>
                <w:rFonts w:cstheme="minorHAnsi"/>
                <w:sz w:val="18"/>
                <w:szCs w:val="18"/>
              </w:rPr>
            </w:pPr>
            <w:r w:rsidRPr="00B42701">
              <w:rPr>
                <w:rFonts w:cstheme="minorHAnsi"/>
                <w:sz w:val="18"/>
                <w:szCs w:val="18"/>
              </w:rPr>
              <w:t xml:space="preserve">Product Code </w:t>
            </w:r>
          </w:p>
        </w:tc>
      </w:tr>
      <w:tr w:rsidR="00B42701" w:rsidTr="00346EB8" w14:paraId="46AC8D56" w14:textId="77777777">
        <w:trPr>
          <w:trHeight w:val="231"/>
        </w:trPr>
        <w:tc>
          <w:tcPr>
            <w:tcW w:w="2235" w:type="dxa"/>
          </w:tcPr>
          <w:p w:rsidRPr="00B42701" w:rsidR="00B42701" w:rsidP="00B42701" w:rsidRDefault="00B42701" w14:paraId="62F7E010" w14:textId="77777777">
            <w:pPr>
              <w:spacing w:after="0" w:line="240" w:lineRule="auto"/>
              <w:ind w:left="0"/>
              <w:rPr>
                <w:rFonts w:cstheme="minorHAnsi"/>
                <w:sz w:val="18"/>
                <w:szCs w:val="18"/>
              </w:rPr>
            </w:pPr>
            <w:proofErr w:type="spellStart"/>
            <w:r w:rsidRPr="00B42701">
              <w:rPr>
                <w:rFonts w:cstheme="minorHAnsi"/>
                <w:sz w:val="18"/>
                <w:szCs w:val="18"/>
              </w:rPr>
              <w:t>ProductType</w:t>
            </w:r>
            <w:proofErr w:type="spellEnd"/>
          </w:p>
        </w:tc>
        <w:tc>
          <w:tcPr>
            <w:tcW w:w="1276" w:type="dxa"/>
          </w:tcPr>
          <w:p w:rsidRPr="00B42701" w:rsidR="00B42701" w:rsidP="00B42701" w:rsidRDefault="00B42701" w14:paraId="5A5BBD9F" w14:textId="77777777">
            <w:pPr>
              <w:spacing w:after="0" w:line="240" w:lineRule="auto"/>
              <w:ind w:left="0"/>
              <w:rPr>
                <w:rFonts w:cstheme="minorHAnsi"/>
                <w:sz w:val="18"/>
                <w:szCs w:val="18"/>
              </w:rPr>
            </w:pPr>
            <w:proofErr w:type="spellStart"/>
            <w:r w:rsidRPr="00B42701">
              <w:rPr>
                <w:rFonts w:cstheme="minorHAnsi"/>
                <w:sz w:val="18"/>
                <w:szCs w:val="18"/>
              </w:rPr>
              <w:t>ProductType</w:t>
            </w:r>
            <w:proofErr w:type="spellEnd"/>
          </w:p>
          <w:p w:rsidRPr="00B42701" w:rsidR="00B42701" w:rsidP="00B42701" w:rsidRDefault="00B42701" w14:paraId="0C86679D" w14:textId="77777777">
            <w:pPr>
              <w:spacing w:after="0" w:line="240" w:lineRule="auto"/>
              <w:ind w:left="0"/>
              <w:rPr>
                <w:rFonts w:cstheme="minorHAnsi"/>
                <w:sz w:val="18"/>
                <w:szCs w:val="18"/>
              </w:rPr>
            </w:pPr>
            <w:r w:rsidRPr="00B42701">
              <w:rPr>
                <w:rFonts w:cstheme="minorHAnsi"/>
                <w:sz w:val="18"/>
                <w:szCs w:val="18"/>
              </w:rPr>
              <w:t>[Enumerator]</w:t>
            </w:r>
          </w:p>
        </w:tc>
        <w:tc>
          <w:tcPr>
            <w:tcW w:w="969" w:type="dxa"/>
          </w:tcPr>
          <w:p w:rsidRPr="00B42701" w:rsidR="00B42701" w:rsidP="00B42701" w:rsidRDefault="00B42701" w14:paraId="1B41A643"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409422F8" w14:textId="77777777">
            <w:pPr>
              <w:spacing w:after="0" w:line="240" w:lineRule="auto"/>
              <w:ind w:left="0"/>
              <w:rPr>
                <w:rFonts w:cstheme="minorHAnsi"/>
                <w:sz w:val="18"/>
                <w:szCs w:val="18"/>
              </w:rPr>
            </w:pPr>
          </w:p>
        </w:tc>
        <w:tc>
          <w:tcPr>
            <w:tcW w:w="1471" w:type="dxa"/>
          </w:tcPr>
          <w:p w:rsidRPr="00B42701" w:rsidR="00B42701" w:rsidP="00B42701" w:rsidRDefault="00B42701" w14:paraId="0E0E5AA4" w14:textId="77777777">
            <w:pPr>
              <w:spacing w:after="0" w:line="240" w:lineRule="auto"/>
              <w:ind w:left="0"/>
              <w:rPr>
                <w:rFonts w:cstheme="minorHAnsi"/>
                <w:sz w:val="18"/>
                <w:szCs w:val="18"/>
              </w:rPr>
            </w:pPr>
            <w:proofErr w:type="spellStart"/>
            <w:r w:rsidRPr="00B42701">
              <w:rPr>
                <w:rFonts w:cstheme="minorHAnsi"/>
                <w:sz w:val="18"/>
                <w:szCs w:val="18"/>
              </w:rPr>
              <w:t>ProductType.Docs</w:t>
            </w:r>
            <w:proofErr w:type="spellEnd"/>
            <w:r w:rsidRPr="00B42701">
              <w:rPr>
                <w:rFonts w:cstheme="minorHAnsi"/>
                <w:sz w:val="18"/>
                <w:szCs w:val="18"/>
              </w:rPr>
              <w:t xml:space="preserve">, </w:t>
            </w:r>
            <w:proofErr w:type="spellStart"/>
            <w:r w:rsidRPr="00B42701">
              <w:rPr>
                <w:rFonts w:cstheme="minorHAnsi"/>
                <w:sz w:val="18"/>
                <w:szCs w:val="18"/>
              </w:rPr>
              <w:t>ProductType.Dutiables</w:t>
            </w:r>
            <w:proofErr w:type="spellEnd"/>
          </w:p>
        </w:tc>
        <w:tc>
          <w:tcPr>
            <w:tcW w:w="3483" w:type="dxa"/>
          </w:tcPr>
          <w:p w:rsidRPr="00B42701" w:rsidR="00B42701" w:rsidP="00B42701" w:rsidRDefault="00B42701" w14:paraId="57B7F12F" w14:textId="77777777">
            <w:pPr>
              <w:spacing w:after="0" w:line="240" w:lineRule="auto"/>
              <w:ind w:left="0"/>
              <w:rPr>
                <w:rFonts w:cstheme="minorHAnsi"/>
                <w:sz w:val="18"/>
                <w:szCs w:val="18"/>
              </w:rPr>
            </w:pPr>
            <w:r w:rsidRPr="00B42701">
              <w:rPr>
                <w:rFonts w:cstheme="minorHAnsi"/>
                <w:sz w:val="18"/>
                <w:szCs w:val="18"/>
              </w:rPr>
              <w:t>Product Type [Docs/</w:t>
            </w:r>
            <w:proofErr w:type="spellStart"/>
            <w:r w:rsidRPr="00B42701">
              <w:rPr>
                <w:rFonts w:cstheme="minorHAnsi"/>
                <w:sz w:val="18"/>
                <w:szCs w:val="18"/>
              </w:rPr>
              <w:t>Dutiables</w:t>
            </w:r>
            <w:proofErr w:type="spellEnd"/>
            <w:r w:rsidRPr="00B42701">
              <w:rPr>
                <w:rFonts w:cstheme="minorHAnsi"/>
                <w:sz w:val="18"/>
                <w:szCs w:val="18"/>
              </w:rPr>
              <w:t>]</w:t>
            </w:r>
          </w:p>
        </w:tc>
      </w:tr>
      <w:tr w:rsidR="00B42701" w:rsidTr="00346EB8" w14:paraId="7DD8620F" w14:textId="77777777">
        <w:trPr>
          <w:trHeight w:val="231"/>
        </w:trPr>
        <w:tc>
          <w:tcPr>
            <w:tcW w:w="2235" w:type="dxa"/>
          </w:tcPr>
          <w:p w:rsidRPr="00B42701" w:rsidR="00B42701" w:rsidP="00B42701" w:rsidRDefault="00B42701" w14:paraId="64B70058" w14:textId="77777777">
            <w:pPr>
              <w:spacing w:after="0" w:line="240" w:lineRule="auto"/>
              <w:ind w:left="0"/>
              <w:rPr>
                <w:rFonts w:cstheme="minorHAnsi"/>
                <w:sz w:val="18"/>
                <w:szCs w:val="18"/>
              </w:rPr>
            </w:pPr>
            <w:proofErr w:type="spellStart"/>
            <w:r w:rsidRPr="00B42701">
              <w:rPr>
                <w:rFonts w:cstheme="minorHAnsi"/>
                <w:sz w:val="18"/>
                <w:szCs w:val="18"/>
              </w:rPr>
              <w:t>SubProductCode</w:t>
            </w:r>
            <w:proofErr w:type="spellEnd"/>
          </w:p>
        </w:tc>
        <w:tc>
          <w:tcPr>
            <w:tcW w:w="1276" w:type="dxa"/>
          </w:tcPr>
          <w:p w:rsidRPr="00B42701" w:rsidR="00B42701" w:rsidP="00B42701" w:rsidRDefault="00B42701" w14:paraId="5B952395"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0382EF63"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51265DCA"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47E8EA65" w14:textId="77777777">
            <w:pPr>
              <w:spacing w:after="0" w:line="240" w:lineRule="auto"/>
              <w:ind w:left="0"/>
              <w:rPr>
                <w:rFonts w:cstheme="minorHAnsi"/>
                <w:sz w:val="18"/>
                <w:szCs w:val="18"/>
              </w:rPr>
            </w:pPr>
            <w:r w:rsidRPr="00B42701">
              <w:rPr>
                <w:rFonts w:cstheme="minorHAnsi"/>
                <w:sz w:val="18"/>
                <w:szCs w:val="18"/>
              </w:rPr>
              <w:t>A-Z</w:t>
            </w:r>
          </w:p>
        </w:tc>
        <w:tc>
          <w:tcPr>
            <w:tcW w:w="3483" w:type="dxa"/>
          </w:tcPr>
          <w:p w:rsidRPr="00B42701" w:rsidR="00B42701" w:rsidP="00B42701" w:rsidRDefault="00B42701" w14:paraId="4D7500A1" w14:textId="77777777">
            <w:pPr>
              <w:spacing w:after="0" w:line="240" w:lineRule="auto"/>
              <w:ind w:left="0"/>
              <w:rPr>
                <w:rFonts w:cstheme="minorHAnsi"/>
                <w:sz w:val="18"/>
                <w:szCs w:val="18"/>
              </w:rPr>
            </w:pPr>
            <w:r w:rsidRPr="00B42701">
              <w:rPr>
                <w:rFonts w:cstheme="minorHAnsi"/>
                <w:sz w:val="18"/>
                <w:szCs w:val="18"/>
              </w:rPr>
              <w:t xml:space="preserve">C – COD </w:t>
            </w:r>
            <w:proofErr w:type="gramStart"/>
            <w:r w:rsidRPr="00B42701">
              <w:rPr>
                <w:rFonts w:cstheme="minorHAnsi"/>
                <w:sz w:val="18"/>
                <w:szCs w:val="18"/>
              </w:rPr>
              <w:t>i.e.</w:t>
            </w:r>
            <w:proofErr w:type="gramEnd"/>
            <w:r w:rsidRPr="00B42701">
              <w:rPr>
                <w:rFonts w:cstheme="minorHAnsi"/>
                <w:sz w:val="18"/>
                <w:szCs w:val="18"/>
              </w:rPr>
              <w:t xml:space="preserve"> Cash on Delivery</w:t>
            </w:r>
            <w:r w:rsidRPr="00B42701">
              <w:rPr>
                <w:rFonts w:cstheme="minorHAnsi"/>
                <w:sz w:val="18"/>
                <w:szCs w:val="18"/>
              </w:rPr>
              <w:br/>
            </w:r>
            <w:r w:rsidRPr="00B42701">
              <w:rPr>
                <w:rFonts w:cstheme="minorHAnsi"/>
                <w:sz w:val="18"/>
                <w:szCs w:val="18"/>
              </w:rPr>
              <w:t xml:space="preserve">P – Prepaid </w:t>
            </w:r>
          </w:p>
          <w:p w:rsidRPr="00B42701" w:rsidR="00B42701" w:rsidP="00B42701" w:rsidRDefault="00B42701" w14:paraId="1CA5F576" w14:textId="77777777">
            <w:pPr>
              <w:spacing w:after="0" w:line="240" w:lineRule="auto"/>
              <w:ind w:left="0"/>
              <w:rPr>
                <w:rFonts w:cstheme="minorHAnsi"/>
                <w:sz w:val="18"/>
                <w:szCs w:val="18"/>
              </w:rPr>
            </w:pPr>
            <w:r w:rsidRPr="00B42701">
              <w:rPr>
                <w:rFonts w:cstheme="minorHAnsi"/>
                <w:sz w:val="18"/>
                <w:szCs w:val="18"/>
              </w:rPr>
              <w:t xml:space="preserve">D </w:t>
            </w:r>
            <w:proofErr w:type="gramStart"/>
            <w:r w:rsidRPr="00B42701">
              <w:rPr>
                <w:rFonts w:cstheme="minorHAnsi"/>
                <w:sz w:val="18"/>
                <w:szCs w:val="18"/>
              </w:rPr>
              <w:t>-  DOD</w:t>
            </w:r>
            <w:proofErr w:type="gramEnd"/>
            <w:r w:rsidRPr="00B42701">
              <w:rPr>
                <w:rFonts w:cstheme="minorHAnsi"/>
                <w:sz w:val="18"/>
                <w:szCs w:val="18"/>
              </w:rPr>
              <w:t xml:space="preserve"> i.e. Demand Draft  on Delivery, </w:t>
            </w:r>
          </w:p>
          <w:p w:rsidRPr="00B42701" w:rsidR="00B42701" w:rsidP="00B42701" w:rsidRDefault="00B42701" w14:paraId="25C66298" w14:textId="77777777">
            <w:pPr>
              <w:spacing w:after="0" w:line="240" w:lineRule="auto"/>
              <w:ind w:left="0"/>
              <w:rPr>
                <w:rFonts w:cstheme="minorHAnsi"/>
                <w:sz w:val="18"/>
                <w:szCs w:val="18"/>
              </w:rPr>
            </w:pPr>
            <w:r w:rsidRPr="00B42701">
              <w:rPr>
                <w:rFonts w:cstheme="minorHAnsi"/>
                <w:sz w:val="18"/>
                <w:szCs w:val="18"/>
              </w:rPr>
              <w:t xml:space="preserve">A </w:t>
            </w:r>
            <w:proofErr w:type="gramStart"/>
            <w:r w:rsidRPr="00B42701">
              <w:rPr>
                <w:rFonts w:cstheme="minorHAnsi"/>
                <w:sz w:val="18"/>
                <w:szCs w:val="18"/>
              </w:rPr>
              <w:t>-  FOD</w:t>
            </w:r>
            <w:proofErr w:type="gramEnd"/>
            <w:r w:rsidRPr="00B42701">
              <w:rPr>
                <w:rFonts w:cstheme="minorHAnsi"/>
                <w:sz w:val="18"/>
                <w:szCs w:val="18"/>
              </w:rPr>
              <w:t xml:space="preserve"> i.e. Freight on Delivery,</w:t>
            </w:r>
          </w:p>
          <w:p w:rsidRPr="00B42701" w:rsidR="00B42701" w:rsidP="00B42701" w:rsidRDefault="00B42701" w14:paraId="46C139EF" w14:textId="77777777">
            <w:pPr>
              <w:spacing w:after="0" w:line="240" w:lineRule="auto"/>
              <w:ind w:left="0"/>
              <w:rPr>
                <w:rFonts w:cstheme="minorHAnsi"/>
                <w:sz w:val="18"/>
                <w:szCs w:val="18"/>
              </w:rPr>
            </w:pPr>
            <w:r w:rsidRPr="00B42701">
              <w:rPr>
                <w:rFonts w:cstheme="minorHAnsi"/>
                <w:sz w:val="18"/>
                <w:szCs w:val="18"/>
              </w:rPr>
              <w:t>B - DOD FOD</w:t>
            </w:r>
          </w:p>
        </w:tc>
      </w:tr>
      <w:tr w:rsidR="00B42701" w:rsidTr="00346EB8" w14:paraId="7A987712" w14:textId="77777777">
        <w:trPr>
          <w:trHeight w:val="231"/>
        </w:trPr>
        <w:tc>
          <w:tcPr>
            <w:tcW w:w="2235" w:type="dxa"/>
          </w:tcPr>
          <w:p w:rsidRPr="00B42701" w:rsidR="00B42701" w:rsidP="00B42701" w:rsidRDefault="00B42701" w14:paraId="7136CA4A" w14:textId="77777777">
            <w:pPr>
              <w:spacing w:after="0" w:line="240" w:lineRule="auto"/>
              <w:ind w:left="0"/>
              <w:rPr>
                <w:rFonts w:cstheme="minorHAnsi"/>
                <w:sz w:val="18"/>
                <w:szCs w:val="18"/>
              </w:rPr>
            </w:pPr>
            <w:proofErr w:type="spellStart"/>
            <w:r w:rsidRPr="00B42701">
              <w:rPr>
                <w:rFonts w:cstheme="minorHAnsi"/>
                <w:sz w:val="18"/>
                <w:szCs w:val="18"/>
              </w:rPr>
              <w:t>PieceCount</w:t>
            </w:r>
            <w:proofErr w:type="spellEnd"/>
          </w:p>
        </w:tc>
        <w:tc>
          <w:tcPr>
            <w:tcW w:w="1276" w:type="dxa"/>
          </w:tcPr>
          <w:p w:rsidRPr="00B42701" w:rsidR="00B42701" w:rsidP="00B42701" w:rsidRDefault="00B42701" w14:paraId="5DFB6800" w14:textId="77777777">
            <w:pPr>
              <w:spacing w:after="0" w:line="240" w:lineRule="auto"/>
              <w:ind w:left="0"/>
              <w:rPr>
                <w:rFonts w:cstheme="minorHAnsi"/>
                <w:sz w:val="18"/>
                <w:szCs w:val="18"/>
              </w:rPr>
            </w:pPr>
            <w:r w:rsidRPr="00B42701">
              <w:rPr>
                <w:rFonts w:cstheme="minorHAnsi"/>
                <w:sz w:val="18"/>
                <w:szCs w:val="18"/>
              </w:rPr>
              <w:t>Int</w:t>
            </w:r>
          </w:p>
        </w:tc>
        <w:tc>
          <w:tcPr>
            <w:tcW w:w="969" w:type="dxa"/>
          </w:tcPr>
          <w:p w:rsidRPr="00B42701" w:rsidR="00B42701" w:rsidP="00B42701" w:rsidRDefault="00B42701" w14:paraId="10D1B03A"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57626DF2"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7620C4B0" w14:textId="77777777">
            <w:pPr>
              <w:spacing w:after="0" w:line="240" w:lineRule="auto"/>
              <w:ind w:left="0"/>
              <w:rPr>
                <w:rFonts w:cstheme="minorHAnsi"/>
                <w:sz w:val="18"/>
                <w:szCs w:val="18"/>
              </w:rPr>
            </w:pPr>
            <w:r w:rsidRPr="00B42701">
              <w:rPr>
                <w:rFonts w:cstheme="minorHAnsi"/>
                <w:sz w:val="18"/>
                <w:szCs w:val="18"/>
              </w:rPr>
              <w:t>0-9999</w:t>
            </w:r>
          </w:p>
        </w:tc>
        <w:tc>
          <w:tcPr>
            <w:tcW w:w="3483" w:type="dxa"/>
          </w:tcPr>
          <w:p w:rsidRPr="00B42701" w:rsidR="00B42701" w:rsidP="00B42701" w:rsidRDefault="00B42701" w14:paraId="622683BB" w14:textId="77777777">
            <w:pPr>
              <w:spacing w:after="0" w:line="240" w:lineRule="auto"/>
              <w:ind w:left="0"/>
              <w:rPr>
                <w:rFonts w:cstheme="minorHAnsi"/>
                <w:sz w:val="18"/>
                <w:szCs w:val="18"/>
              </w:rPr>
            </w:pPr>
            <w:r w:rsidRPr="00B42701">
              <w:rPr>
                <w:rFonts w:cstheme="minorHAnsi"/>
                <w:sz w:val="18"/>
                <w:szCs w:val="18"/>
              </w:rPr>
              <w:t>Number of pieces. Mandatory for Intl Outbound Dutiable product</w:t>
            </w:r>
          </w:p>
        </w:tc>
      </w:tr>
      <w:tr w:rsidR="00B42701" w:rsidTr="00346EB8" w14:paraId="4B243F3A" w14:textId="77777777">
        <w:trPr>
          <w:trHeight w:val="231"/>
        </w:trPr>
        <w:tc>
          <w:tcPr>
            <w:tcW w:w="2235" w:type="dxa"/>
          </w:tcPr>
          <w:p w:rsidRPr="00B42701" w:rsidR="00B42701" w:rsidP="00B42701" w:rsidRDefault="00B42701" w14:paraId="461CDB16" w14:textId="77777777">
            <w:pPr>
              <w:spacing w:after="0" w:line="240" w:lineRule="auto"/>
              <w:ind w:left="0"/>
              <w:rPr>
                <w:rFonts w:cstheme="minorHAnsi"/>
                <w:sz w:val="18"/>
                <w:szCs w:val="18"/>
              </w:rPr>
            </w:pPr>
            <w:proofErr w:type="spellStart"/>
            <w:r w:rsidRPr="00B42701">
              <w:rPr>
                <w:rFonts w:cstheme="minorHAnsi"/>
                <w:sz w:val="18"/>
                <w:szCs w:val="18"/>
              </w:rPr>
              <w:t>ActualWeight</w:t>
            </w:r>
            <w:proofErr w:type="spellEnd"/>
          </w:p>
        </w:tc>
        <w:tc>
          <w:tcPr>
            <w:tcW w:w="1276" w:type="dxa"/>
          </w:tcPr>
          <w:p w:rsidRPr="00B42701" w:rsidR="00B42701" w:rsidP="00B42701" w:rsidRDefault="00B42701" w14:paraId="5C0DA40C" w14:textId="77777777">
            <w:pPr>
              <w:spacing w:after="0" w:line="240" w:lineRule="auto"/>
              <w:ind w:left="0"/>
              <w:rPr>
                <w:rFonts w:cstheme="minorHAnsi"/>
                <w:sz w:val="18"/>
                <w:szCs w:val="18"/>
              </w:rPr>
            </w:pPr>
            <w:r w:rsidRPr="00B42701">
              <w:rPr>
                <w:rFonts w:cstheme="minorHAnsi"/>
                <w:sz w:val="18"/>
                <w:szCs w:val="18"/>
              </w:rPr>
              <w:t>Double</w:t>
            </w:r>
          </w:p>
        </w:tc>
        <w:tc>
          <w:tcPr>
            <w:tcW w:w="969" w:type="dxa"/>
          </w:tcPr>
          <w:p w:rsidRPr="00B42701" w:rsidR="00B42701" w:rsidP="00B42701" w:rsidRDefault="00B42701" w14:paraId="125B3E06"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5167219A" w14:textId="77777777">
            <w:pPr>
              <w:spacing w:after="0" w:line="240" w:lineRule="auto"/>
              <w:ind w:left="0"/>
              <w:rPr>
                <w:rFonts w:cstheme="minorHAnsi"/>
                <w:sz w:val="18"/>
                <w:szCs w:val="18"/>
              </w:rPr>
            </w:pPr>
            <w:r w:rsidRPr="00B42701">
              <w:rPr>
                <w:rFonts w:cstheme="minorHAnsi"/>
                <w:sz w:val="18"/>
                <w:szCs w:val="18"/>
              </w:rPr>
              <w:t>8,2</w:t>
            </w:r>
          </w:p>
        </w:tc>
        <w:tc>
          <w:tcPr>
            <w:tcW w:w="1471" w:type="dxa"/>
          </w:tcPr>
          <w:p w:rsidRPr="00B42701" w:rsidR="00B42701" w:rsidP="00B42701" w:rsidRDefault="00B42701" w14:paraId="7C80FE56"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Pr>
          <w:p w:rsidRPr="00B42701" w:rsidR="00B42701" w:rsidP="00B42701" w:rsidRDefault="00B42701" w14:paraId="7BAA30EF" w14:textId="77777777">
            <w:pPr>
              <w:spacing w:after="0" w:line="240" w:lineRule="auto"/>
              <w:ind w:left="0"/>
              <w:rPr>
                <w:rFonts w:cstheme="minorHAnsi"/>
                <w:sz w:val="18"/>
                <w:szCs w:val="18"/>
              </w:rPr>
            </w:pPr>
            <w:r w:rsidRPr="00B42701">
              <w:rPr>
                <w:rFonts w:cstheme="minorHAnsi"/>
                <w:sz w:val="18"/>
                <w:szCs w:val="18"/>
              </w:rPr>
              <w:t>Shipment Actual Weight</w:t>
            </w:r>
            <w:r w:rsidRPr="00B42701">
              <w:rPr>
                <w:rFonts w:cstheme="minorHAnsi"/>
                <w:sz w:val="18"/>
                <w:szCs w:val="18"/>
              </w:rPr>
              <w:br/>
            </w:r>
            <w:r w:rsidRPr="00B42701">
              <w:rPr>
                <w:rFonts w:cstheme="minorHAnsi"/>
                <w:sz w:val="18"/>
                <w:szCs w:val="18"/>
              </w:rPr>
              <w:t>[ if its Beyond 2.5 kg, then dimension mandatory for product "I"]. Mandatory for Intl Outbound Dutiable product</w:t>
            </w:r>
          </w:p>
        </w:tc>
      </w:tr>
      <w:tr w:rsidR="00B42701" w:rsidTr="00346EB8" w14:paraId="481735FB" w14:textId="77777777">
        <w:trPr>
          <w:trHeight w:val="231"/>
        </w:trPr>
        <w:tc>
          <w:tcPr>
            <w:tcW w:w="2235" w:type="dxa"/>
          </w:tcPr>
          <w:p w:rsidRPr="00B42701" w:rsidR="00B42701" w:rsidP="00B42701" w:rsidRDefault="00B42701" w14:paraId="489A7E65" w14:textId="77777777">
            <w:pPr>
              <w:spacing w:after="0" w:line="240" w:lineRule="auto"/>
              <w:ind w:left="0"/>
              <w:rPr>
                <w:rFonts w:cstheme="minorHAnsi"/>
                <w:sz w:val="18"/>
                <w:szCs w:val="18"/>
              </w:rPr>
            </w:pPr>
            <w:proofErr w:type="spellStart"/>
            <w:r w:rsidRPr="00B42701">
              <w:rPr>
                <w:rFonts w:cstheme="minorHAnsi"/>
                <w:sz w:val="18"/>
                <w:szCs w:val="18"/>
              </w:rPr>
              <w:t>PackType</w:t>
            </w:r>
            <w:proofErr w:type="spellEnd"/>
          </w:p>
        </w:tc>
        <w:tc>
          <w:tcPr>
            <w:tcW w:w="1276" w:type="dxa"/>
          </w:tcPr>
          <w:p w:rsidRPr="00B42701" w:rsidR="00B42701" w:rsidP="00B42701" w:rsidRDefault="00B42701" w14:paraId="69EFB8DD"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2C93DDC3"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3FAF55C3"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4479DE19"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124A5122" w14:textId="77777777">
            <w:pPr>
              <w:spacing w:after="0" w:line="240" w:lineRule="auto"/>
              <w:ind w:left="0"/>
              <w:rPr>
                <w:rFonts w:cstheme="minorHAnsi"/>
                <w:sz w:val="18"/>
                <w:szCs w:val="18"/>
              </w:rPr>
            </w:pPr>
            <w:r w:rsidRPr="00B42701">
              <w:rPr>
                <w:rFonts w:cstheme="minorHAnsi"/>
                <w:sz w:val="18"/>
                <w:szCs w:val="18"/>
              </w:rPr>
              <w:t xml:space="preserve">Pack Type </w:t>
            </w:r>
            <w:r w:rsidRPr="00B42701">
              <w:rPr>
                <w:rFonts w:cstheme="minorHAnsi"/>
                <w:sz w:val="18"/>
                <w:szCs w:val="18"/>
              </w:rPr>
              <w:br/>
            </w:r>
            <w:r w:rsidRPr="00B42701">
              <w:rPr>
                <w:rFonts w:cstheme="minorHAnsi"/>
                <w:sz w:val="18"/>
                <w:szCs w:val="18"/>
              </w:rPr>
              <w:t xml:space="preserve">Mandatory for Intl Ecommerce/Cross Border CSB IV </w:t>
            </w:r>
            <w:proofErr w:type="gramStart"/>
            <w:r w:rsidRPr="00B42701">
              <w:rPr>
                <w:rFonts w:cstheme="minorHAnsi"/>
                <w:sz w:val="18"/>
                <w:szCs w:val="18"/>
              </w:rPr>
              <w:t>product ,</w:t>
            </w:r>
            <w:proofErr w:type="gramEnd"/>
            <w:r w:rsidRPr="00B42701">
              <w:rPr>
                <w:rFonts w:cstheme="minorHAnsi"/>
                <w:sz w:val="18"/>
                <w:szCs w:val="18"/>
              </w:rPr>
              <w:t xml:space="preserve"> </w:t>
            </w:r>
            <w:r w:rsidRPr="00B42701">
              <w:rPr>
                <w:rFonts w:cstheme="minorHAnsi"/>
                <w:sz w:val="18"/>
                <w:szCs w:val="18"/>
              </w:rPr>
              <w:br/>
            </w:r>
            <w:r w:rsidRPr="00B42701">
              <w:rPr>
                <w:rFonts w:cstheme="minorHAnsi"/>
                <w:sz w:val="18"/>
                <w:szCs w:val="18"/>
              </w:rPr>
              <w:t xml:space="preserve">Check </w:t>
            </w:r>
            <w:proofErr w:type="spellStart"/>
            <w:r w:rsidRPr="00B42701">
              <w:rPr>
                <w:rFonts w:cstheme="minorHAnsi"/>
                <w:sz w:val="18"/>
                <w:szCs w:val="18"/>
              </w:rPr>
              <w:t>packtype</w:t>
            </w:r>
            <w:proofErr w:type="spellEnd"/>
            <w:r w:rsidRPr="00B42701">
              <w:rPr>
                <w:rFonts w:cstheme="minorHAnsi"/>
                <w:sz w:val="18"/>
                <w:szCs w:val="18"/>
              </w:rPr>
              <w:t xml:space="preserve"> Master (available at end of document) for more details</w:t>
            </w:r>
          </w:p>
        </w:tc>
      </w:tr>
      <w:tr w:rsidR="00B42701" w:rsidTr="00346EB8" w14:paraId="280D97B8" w14:textId="77777777">
        <w:trPr>
          <w:trHeight w:val="231"/>
        </w:trPr>
        <w:tc>
          <w:tcPr>
            <w:tcW w:w="2235" w:type="dxa"/>
          </w:tcPr>
          <w:p w:rsidRPr="00B42701" w:rsidR="00B42701" w:rsidP="00B42701" w:rsidRDefault="00B42701" w14:paraId="3D7EB39A" w14:textId="77777777">
            <w:pPr>
              <w:spacing w:after="0" w:line="240" w:lineRule="auto"/>
              <w:ind w:left="0"/>
              <w:rPr>
                <w:rFonts w:cstheme="minorHAnsi"/>
                <w:sz w:val="18"/>
                <w:szCs w:val="18"/>
              </w:rPr>
            </w:pPr>
            <w:proofErr w:type="spellStart"/>
            <w:r w:rsidRPr="00B42701">
              <w:rPr>
                <w:rFonts w:cstheme="minorHAnsi"/>
                <w:sz w:val="18"/>
                <w:szCs w:val="18"/>
              </w:rPr>
              <w:t>InvoiceNo</w:t>
            </w:r>
            <w:proofErr w:type="spellEnd"/>
          </w:p>
        </w:tc>
        <w:tc>
          <w:tcPr>
            <w:tcW w:w="1276" w:type="dxa"/>
          </w:tcPr>
          <w:p w:rsidRPr="00B42701" w:rsidR="00B42701" w:rsidP="00B42701" w:rsidRDefault="00B42701" w14:paraId="40BCF77B"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2C6F100A"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3BC707C1" w14:textId="77777777">
            <w:pPr>
              <w:spacing w:after="0" w:line="240" w:lineRule="auto"/>
              <w:ind w:left="0"/>
              <w:rPr>
                <w:rFonts w:cstheme="minorHAnsi"/>
                <w:sz w:val="18"/>
                <w:szCs w:val="18"/>
              </w:rPr>
            </w:pPr>
            <w:r w:rsidRPr="00B42701">
              <w:rPr>
                <w:rFonts w:cstheme="minorHAnsi"/>
                <w:sz w:val="18"/>
                <w:szCs w:val="18"/>
              </w:rPr>
              <w:t>10</w:t>
            </w:r>
          </w:p>
        </w:tc>
        <w:tc>
          <w:tcPr>
            <w:tcW w:w="1471" w:type="dxa"/>
          </w:tcPr>
          <w:p w:rsidRPr="00B42701" w:rsidR="00B42701" w:rsidP="00B42701" w:rsidRDefault="00B42701" w14:paraId="5D8152D3"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45534F14" w14:textId="77777777">
            <w:pPr>
              <w:spacing w:after="0" w:line="240" w:lineRule="auto"/>
              <w:ind w:left="0"/>
              <w:rPr>
                <w:rFonts w:cstheme="minorHAnsi"/>
                <w:sz w:val="18"/>
                <w:szCs w:val="18"/>
              </w:rPr>
            </w:pPr>
            <w:r w:rsidRPr="00B42701">
              <w:rPr>
                <w:rFonts w:cstheme="minorHAnsi"/>
                <w:sz w:val="18"/>
                <w:szCs w:val="18"/>
              </w:rPr>
              <w:t>Invoice Number</w:t>
            </w:r>
          </w:p>
        </w:tc>
      </w:tr>
      <w:tr w:rsidR="00B42701" w:rsidTr="00346EB8" w14:paraId="00D3877D" w14:textId="77777777">
        <w:trPr>
          <w:trHeight w:val="231"/>
        </w:trPr>
        <w:tc>
          <w:tcPr>
            <w:tcW w:w="2235" w:type="dxa"/>
          </w:tcPr>
          <w:p w:rsidRPr="00B42701" w:rsidR="00B42701" w:rsidP="00B42701" w:rsidRDefault="00B42701" w14:paraId="2C824570" w14:textId="77777777">
            <w:pPr>
              <w:spacing w:after="0" w:line="240" w:lineRule="auto"/>
              <w:ind w:left="0"/>
              <w:rPr>
                <w:rFonts w:cstheme="minorHAnsi"/>
                <w:sz w:val="18"/>
                <w:szCs w:val="18"/>
              </w:rPr>
            </w:pPr>
            <w:proofErr w:type="spellStart"/>
            <w:r w:rsidRPr="00B42701">
              <w:rPr>
                <w:rFonts w:cstheme="minorHAnsi"/>
                <w:sz w:val="18"/>
                <w:szCs w:val="18"/>
              </w:rPr>
              <w:t>SpecialInstruction</w:t>
            </w:r>
            <w:proofErr w:type="spellEnd"/>
          </w:p>
        </w:tc>
        <w:tc>
          <w:tcPr>
            <w:tcW w:w="1276" w:type="dxa"/>
          </w:tcPr>
          <w:p w:rsidRPr="00B42701" w:rsidR="00B42701" w:rsidP="00B42701" w:rsidRDefault="00B42701" w14:paraId="1CAE9A21"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715B9F8E"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6304F3EF" w14:textId="77777777">
            <w:pPr>
              <w:spacing w:after="0" w:line="240" w:lineRule="auto"/>
              <w:ind w:left="0"/>
              <w:rPr>
                <w:rFonts w:cstheme="minorHAnsi"/>
                <w:sz w:val="18"/>
                <w:szCs w:val="18"/>
              </w:rPr>
            </w:pPr>
            <w:r w:rsidRPr="00B42701">
              <w:rPr>
                <w:rFonts w:cstheme="minorHAnsi"/>
                <w:sz w:val="18"/>
                <w:szCs w:val="18"/>
              </w:rPr>
              <w:t>50</w:t>
            </w:r>
          </w:p>
        </w:tc>
        <w:tc>
          <w:tcPr>
            <w:tcW w:w="1471" w:type="dxa"/>
          </w:tcPr>
          <w:p w:rsidRPr="00B42701" w:rsidR="00B42701" w:rsidP="00B42701" w:rsidRDefault="00B42701" w14:paraId="500F00A6"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483" w:type="dxa"/>
          </w:tcPr>
          <w:p w:rsidRPr="00B42701" w:rsidR="00B42701" w:rsidP="00B42701" w:rsidRDefault="00B42701" w14:paraId="6A98BE90" w14:textId="77777777">
            <w:pPr>
              <w:spacing w:after="0" w:line="240" w:lineRule="auto"/>
              <w:ind w:left="0"/>
              <w:rPr>
                <w:rFonts w:cstheme="minorHAnsi"/>
                <w:sz w:val="18"/>
                <w:szCs w:val="18"/>
              </w:rPr>
            </w:pPr>
            <w:r w:rsidRPr="00B42701">
              <w:rPr>
                <w:rFonts w:cstheme="minorHAnsi"/>
                <w:sz w:val="18"/>
                <w:szCs w:val="18"/>
              </w:rPr>
              <w:t>Special Instruction</w:t>
            </w:r>
          </w:p>
        </w:tc>
      </w:tr>
      <w:tr w:rsidR="00B42701" w:rsidTr="00346EB8" w14:paraId="2C71ACB1" w14:textId="77777777">
        <w:trPr>
          <w:trHeight w:val="231"/>
        </w:trPr>
        <w:tc>
          <w:tcPr>
            <w:tcW w:w="2235" w:type="dxa"/>
          </w:tcPr>
          <w:p w:rsidRPr="00B42701" w:rsidR="00B42701" w:rsidP="00B42701" w:rsidRDefault="00B42701" w14:paraId="4E016C79" w14:textId="77777777">
            <w:pPr>
              <w:spacing w:after="0" w:line="240" w:lineRule="auto"/>
              <w:ind w:left="0"/>
              <w:rPr>
                <w:rFonts w:cstheme="minorHAnsi"/>
                <w:sz w:val="18"/>
                <w:szCs w:val="18"/>
              </w:rPr>
            </w:pPr>
            <w:proofErr w:type="spellStart"/>
            <w:r w:rsidRPr="00B42701">
              <w:rPr>
                <w:rFonts w:cstheme="minorHAnsi"/>
                <w:sz w:val="18"/>
                <w:szCs w:val="18"/>
              </w:rPr>
              <w:t>DeclaredValue</w:t>
            </w:r>
            <w:proofErr w:type="spellEnd"/>
          </w:p>
        </w:tc>
        <w:tc>
          <w:tcPr>
            <w:tcW w:w="1276" w:type="dxa"/>
          </w:tcPr>
          <w:p w:rsidRPr="00B42701" w:rsidR="00B42701" w:rsidP="00B42701" w:rsidRDefault="00B42701" w14:paraId="27AB424A" w14:textId="77777777">
            <w:pPr>
              <w:spacing w:after="0" w:line="240" w:lineRule="auto"/>
              <w:ind w:left="0"/>
              <w:rPr>
                <w:rFonts w:cstheme="minorHAnsi"/>
                <w:sz w:val="18"/>
                <w:szCs w:val="18"/>
              </w:rPr>
            </w:pPr>
            <w:r w:rsidRPr="00B42701">
              <w:rPr>
                <w:rFonts w:cstheme="minorHAnsi"/>
                <w:sz w:val="18"/>
                <w:szCs w:val="18"/>
              </w:rPr>
              <w:t>Double</w:t>
            </w:r>
          </w:p>
        </w:tc>
        <w:tc>
          <w:tcPr>
            <w:tcW w:w="969" w:type="dxa"/>
          </w:tcPr>
          <w:p w:rsidRPr="00B42701" w:rsidR="00B42701" w:rsidP="00B42701" w:rsidRDefault="00B42701" w14:paraId="701AD823"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50E2ACF3" w14:textId="77777777">
            <w:pPr>
              <w:spacing w:after="0" w:line="240" w:lineRule="auto"/>
              <w:ind w:left="0"/>
              <w:rPr>
                <w:rFonts w:cstheme="minorHAnsi"/>
                <w:sz w:val="18"/>
                <w:szCs w:val="18"/>
              </w:rPr>
            </w:pPr>
            <w:r w:rsidRPr="00B42701">
              <w:rPr>
                <w:rFonts w:cstheme="minorHAnsi"/>
                <w:sz w:val="18"/>
                <w:szCs w:val="18"/>
              </w:rPr>
              <w:t>10,2</w:t>
            </w:r>
          </w:p>
        </w:tc>
        <w:tc>
          <w:tcPr>
            <w:tcW w:w="1471" w:type="dxa"/>
          </w:tcPr>
          <w:p w:rsidRPr="00B42701" w:rsidR="00B42701" w:rsidP="00B42701" w:rsidRDefault="00B42701" w14:paraId="2311D865" w14:textId="77777777">
            <w:pPr>
              <w:spacing w:after="0" w:line="240" w:lineRule="auto"/>
              <w:ind w:left="0"/>
              <w:rPr>
                <w:rFonts w:cstheme="minorHAnsi"/>
                <w:sz w:val="18"/>
                <w:szCs w:val="18"/>
              </w:rPr>
            </w:pPr>
            <w:r w:rsidRPr="00B42701">
              <w:rPr>
                <w:rFonts w:cstheme="minorHAnsi"/>
                <w:sz w:val="18"/>
                <w:szCs w:val="18"/>
              </w:rPr>
              <w:t>0-9999999999.99</w:t>
            </w:r>
          </w:p>
        </w:tc>
        <w:tc>
          <w:tcPr>
            <w:tcW w:w="3483" w:type="dxa"/>
          </w:tcPr>
          <w:p w:rsidRPr="00B42701" w:rsidR="00B42701" w:rsidP="00B42701" w:rsidRDefault="00B42701" w14:paraId="7EA766AA" w14:textId="77777777">
            <w:pPr>
              <w:spacing w:after="0" w:line="240" w:lineRule="auto"/>
              <w:ind w:left="0"/>
              <w:rPr>
                <w:rFonts w:cstheme="minorHAnsi"/>
                <w:sz w:val="18"/>
                <w:szCs w:val="18"/>
              </w:rPr>
            </w:pPr>
            <w:r w:rsidRPr="00B42701">
              <w:rPr>
                <w:rFonts w:cstheme="minorHAnsi"/>
                <w:sz w:val="18"/>
                <w:szCs w:val="18"/>
              </w:rPr>
              <w:t>Declared Value [Dutiable shipments]</w:t>
            </w:r>
          </w:p>
          <w:p w:rsidRPr="00B42701" w:rsidR="00B42701" w:rsidP="00B42701" w:rsidRDefault="00B42701" w14:paraId="771A8F00" w14:textId="77777777">
            <w:pPr>
              <w:spacing w:after="0" w:line="240" w:lineRule="auto"/>
              <w:ind w:left="0"/>
              <w:rPr>
                <w:rFonts w:cstheme="minorHAnsi"/>
                <w:sz w:val="18"/>
                <w:szCs w:val="18"/>
              </w:rPr>
            </w:pPr>
            <w:r w:rsidRPr="00B42701">
              <w:rPr>
                <w:rFonts w:cstheme="minorHAnsi"/>
                <w:sz w:val="18"/>
                <w:szCs w:val="18"/>
              </w:rPr>
              <w:t xml:space="preserve">Values in </w:t>
            </w:r>
            <w:proofErr w:type="gramStart"/>
            <w:r w:rsidRPr="00B42701">
              <w:rPr>
                <w:rFonts w:cstheme="minorHAnsi"/>
                <w:sz w:val="18"/>
                <w:szCs w:val="18"/>
              </w:rPr>
              <w:t>Rupees(</w:t>
            </w:r>
            <w:proofErr w:type="gramEnd"/>
            <w:r w:rsidRPr="00B42701">
              <w:rPr>
                <w:rFonts w:cstheme="minorHAnsi"/>
                <w:sz w:val="18"/>
                <w:szCs w:val="18"/>
              </w:rPr>
              <w:t>INR).</w:t>
            </w:r>
          </w:p>
          <w:p w:rsidRPr="00B42701" w:rsidR="00B42701" w:rsidP="00B42701" w:rsidRDefault="00B42701" w14:paraId="50ECEDF5" w14:textId="77777777">
            <w:pPr>
              <w:spacing w:after="0" w:line="240" w:lineRule="auto"/>
              <w:ind w:left="0"/>
              <w:rPr>
                <w:rFonts w:cstheme="minorHAnsi"/>
                <w:sz w:val="18"/>
                <w:szCs w:val="18"/>
              </w:rPr>
            </w:pPr>
            <w:r w:rsidRPr="00B42701">
              <w:rPr>
                <w:rFonts w:cstheme="minorHAnsi"/>
                <w:sz w:val="18"/>
                <w:szCs w:val="18"/>
              </w:rPr>
              <w:t>Mandatory for Intl Outbound Dutiable product</w:t>
            </w:r>
          </w:p>
        </w:tc>
      </w:tr>
      <w:tr w:rsidR="00B42701" w:rsidTr="00346EB8" w14:paraId="27F8B754" w14:textId="77777777">
        <w:trPr>
          <w:trHeight w:val="231"/>
        </w:trPr>
        <w:tc>
          <w:tcPr>
            <w:tcW w:w="2235" w:type="dxa"/>
          </w:tcPr>
          <w:p w:rsidRPr="00B42701" w:rsidR="00B42701" w:rsidP="00B42701" w:rsidRDefault="00B42701" w14:paraId="1FFAD03A" w14:textId="77777777">
            <w:pPr>
              <w:spacing w:after="0" w:line="240" w:lineRule="auto"/>
              <w:ind w:left="0"/>
              <w:rPr>
                <w:rFonts w:cstheme="minorHAnsi"/>
                <w:sz w:val="18"/>
                <w:szCs w:val="18"/>
              </w:rPr>
            </w:pPr>
            <w:proofErr w:type="spellStart"/>
            <w:r w:rsidRPr="00B42701">
              <w:rPr>
                <w:rFonts w:cstheme="minorHAnsi"/>
                <w:sz w:val="18"/>
                <w:szCs w:val="18"/>
              </w:rPr>
              <w:t>CollactableAmount</w:t>
            </w:r>
            <w:proofErr w:type="spellEnd"/>
          </w:p>
        </w:tc>
        <w:tc>
          <w:tcPr>
            <w:tcW w:w="1276" w:type="dxa"/>
          </w:tcPr>
          <w:p w:rsidRPr="00B42701" w:rsidR="00B42701" w:rsidP="00B42701" w:rsidRDefault="00B42701" w14:paraId="7413174F" w14:textId="77777777">
            <w:pPr>
              <w:spacing w:after="0" w:line="240" w:lineRule="auto"/>
              <w:ind w:left="0"/>
              <w:rPr>
                <w:rFonts w:cstheme="minorHAnsi"/>
                <w:sz w:val="18"/>
                <w:szCs w:val="18"/>
              </w:rPr>
            </w:pPr>
            <w:r w:rsidRPr="00B42701">
              <w:rPr>
                <w:rFonts w:cstheme="minorHAnsi"/>
                <w:sz w:val="18"/>
                <w:szCs w:val="18"/>
              </w:rPr>
              <w:t>Double</w:t>
            </w:r>
          </w:p>
        </w:tc>
        <w:tc>
          <w:tcPr>
            <w:tcW w:w="969" w:type="dxa"/>
          </w:tcPr>
          <w:p w:rsidRPr="00B42701" w:rsidR="00B42701" w:rsidP="00B42701" w:rsidRDefault="00B42701" w14:paraId="1B723487"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0755D838" w14:textId="77777777">
            <w:pPr>
              <w:spacing w:after="0" w:line="240" w:lineRule="auto"/>
              <w:ind w:left="0"/>
              <w:rPr>
                <w:rFonts w:cstheme="minorHAnsi"/>
                <w:sz w:val="18"/>
                <w:szCs w:val="18"/>
              </w:rPr>
            </w:pPr>
            <w:r w:rsidRPr="00B42701">
              <w:rPr>
                <w:rFonts w:cstheme="minorHAnsi"/>
                <w:sz w:val="18"/>
                <w:szCs w:val="18"/>
              </w:rPr>
              <w:t>10,2</w:t>
            </w:r>
          </w:p>
        </w:tc>
        <w:tc>
          <w:tcPr>
            <w:tcW w:w="1471" w:type="dxa"/>
          </w:tcPr>
          <w:p w:rsidRPr="00B42701" w:rsidR="00B42701" w:rsidP="00B42701" w:rsidRDefault="00B42701" w14:paraId="0354802A" w14:textId="77777777">
            <w:pPr>
              <w:spacing w:after="0" w:line="240" w:lineRule="auto"/>
              <w:ind w:left="0"/>
              <w:rPr>
                <w:rFonts w:cstheme="minorHAnsi"/>
                <w:sz w:val="18"/>
                <w:szCs w:val="18"/>
              </w:rPr>
            </w:pPr>
            <w:r w:rsidRPr="00B42701">
              <w:rPr>
                <w:rFonts w:cstheme="minorHAnsi"/>
                <w:sz w:val="18"/>
                <w:szCs w:val="18"/>
              </w:rPr>
              <w:t>0-9999999999.99</w:t>
            </w:r>
          </w:p>
        </w:tc>
        <w:tc>
          <w:tcPr>
            <w:tcW w:w="3483" w:type="dxa"/>
          </w:tcPr>
          <w:p w:rsidRPr="00B42701" w:rsidR="00B42701" w:rsidP="00B42701" w:rsidRDefault="00B42701" w14:paraId="5BC577FD" w14:textId="77777777">
            <w:pPr>
              <w:spacing w:after="0" w:line="240" w:lineRule="auto"/>
              <w:ind w:left="0"/>
              <w:rPr>
                <w:rFonts w:cstheme="minorHAnsi"/>
                <w:sz w:val="18"/>
                <w:szCs w:val="18"/>
              </w:rPr>
            </w:pPr>
            <w:proofErr w:type="spellStart"/>
            <w:r w:rsidRPr="00B42701">
              <w:rPr>
                <w:rFonts w:cstheme="minorHAnsi"/>
                <w:sz w:val="18"/>
                <w:szCs w:val="18"/>
              </w:rPr>
              <w:t>Collactable</w:t>
            </w:r>
            <w:proofErr w:type="spellEnd"/>
            <w:r w:rsidRPr="00B42701">
              <w:rPr>
                <w:rFonts w:cstheme="minorHAnsi"/>
                <w:sz w:val="18"/>
                <w:szCs w:val="18"/>
              </w:rPr>
              <w:t xml:space="preserve"> Amount [Mandatory </w:t>
            </w:r>
          </w:p>
          <w:p w:rsidRPr="00B42701" w:rsidR="00B42701" w:rsidP="00B42701" w:rsidRDefault="00B42701" w14:paraId="41990F9C" w14:textId="77777777">
            <w:pPr>
              <w:spacing w:after="0" w:line="240" w:lineRule="auto"/>
              <w:ind w:left="0"/>
              <w:rPr>
                <w:rFonts w:cstheme="minorHAnsi"/>
                <w:sz w:val="18"/>
                <w:szCs w:val="18"/>
              </w:rPr>
            </w:pPr>
            <w:r w:rsidRPr="00B42701">
              <w:rPr>
                <w:rFonts w:cstheme="minorHAnsi"/>
                <w:sz w:val="18"/>
                <w:szCs w:val="18"/>
              </w:rPr>
              <w:t xml:space="preserve">for COD] Values in </w:t>
            </w:r>
            <w:proofErr w:type="gramStart"/>
            <w:r w:rsidRPr="00B42701">
              <w:rPr>
                <w:rFonts w:cstheme="minorHAnsi"/>
                <w:sz w:val="18"/>
                <w:szCs w:val="18"/>
              </w:rPr>
              <w:t>Rupees(</w:t>
            </w:r>
            <w:proofErr w:type="gramEnd"/>
            <w:r w:rsidRPr="00B42701">
              <w:rPr>
                <w:rFonts w:cstheme="minorHAnsi"/>
                <w:sz w:val="18"/>
                <w:szCs w:val="18"/>
              </w:rPr>
              <w:t>INR)</w:t>
            </w:r>
          </w:p>
        </w:tc>
      </w:tr>
      <w:tr w:rsidR="00B42701" w:rsidTr="00346EB8" w14:paraId="79316D37" w14:textId="77777777">
        <w:trPr>
          <w:trHeight w:val="231"/>
        </w:trPr>
        <w:tc>
          <w:tcPr>
            <w:tcW w:w="2235" w:type="dxa"/>
          </w:tcPr>
          <w:p w:rsidRPr="00B42701" w:rsidR="00B42701" w:rsidP="00B42701" w:rsidRDefault="00B42701" w14:paraId="0B9DDB53" w14:textId="77777777">
            <w:pPr>
              <w:spacing w:after="0" w:line="240" w:lineRule="auto"/>
              <w:ind w:left="0"/>
              <w:rPr>
                <w:rFonts w:cstheme="minorHAnsi"/>
                <w:sz w:val="18"/>
                <w:szCs w:val="18"/>
              </w:rPr>
            </w:pPr>
            <w:proofErr w:type="spellStart"/>
            <w:r w:rsidRPr="00B42701">
              <w:rPr>
                <w:rFonts w:cstheme="minorHAnsi"/>
                <w:sz w:val="18"/>
                <w:szCs w:val="18"/>
              </w:rPr>
              <w:t>CreditReferenceNo</w:t>
            </w:r>
            <w:proofErr w:type="spellEnd"/>
          </w:p>
        </w:tc>
        <w:tc>
          <w:tcPr>
            <w:tcW w:w="1276" w:type="dxa"/>
          </w:tcPr>
          <w:p w:rsidRPr="00B42701" w:rsidR="00B42701" w:rsidP="00B42701" w:rsidRDefault="00B42701" w14:paraId="41F3AF68"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3C9D01B9"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6E57E0FC" w14:textId="77777777">
            <w:pPr>
              <w:spacing w:after="0" w:line="240" w:lineRule="auto"/>
              <w:ind w:left="0"/>
              <w:rPr>
                <w:rFonts w:cstheme="minorHAnsi"/>
                <w:sz w:val="18"/>
                <w:szCs w:val="18"/>
              </w:rPr>
            </w:pPr>
            <w:r w:rsidRPr="00B42701">
              <w:rPr>
                <w:rFonts w:cstheme="minorHAnsi"/>
                <w:sz w:val="18"/>
                <w:szCs w:val="18"/>
              </w:rPr>
              <w:t>20</w:t>
            </w:r>
          </w:p>
        </w:tc>
        <w:tc>
          <w:tcPr>
            <w:tcW w:w="1471" w:type="dxa"/>
          </w:tcPr>
          <w:p w:rsidRPr="00B42701" w:rsidR="00B42701" w:rsidP="00B42701" w:rsidRDefault="00B42701" w14:paraId="3C5F0807"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24C3BE59" w14:textId="77777777">
            <w:pPr>
              <w:spacing w:after="0" w:line="240" w:lineRule="auto"/>
              <w:ind w:left="0"/>
              <w:rPr>
                <w:rFonts w:cstheme="minorHAnsi"/>
                <w:sz w:val="18"/>
                <w:szCs w:val="18"/>
              </w:rPr>
            </w:pPr>
            <w:r w:rsidRPr="00B42701">
              <w:rPr>
                <w:rFonts w:cstheme="minorHAnsi"/>
                <w:sz w:val="18"/>
                <w:szCs w:val="18"/>
              </w:rPr>
              <w:t xml:space="preserve">Credit Reference Number (Should </w:t>
            </w:r>
          </w:p>
          <w:p w:rsidRPr="00B42701" w:rsidR="00B42701" w:rsidP="00B42701" w:rsidRDefault="00B42701" w14:paraId="046A32F4" w14:textId="77777777">
            <w:pPr>
              <w:spacing w:after="0" w:line="240" w:lineRule="auto"/>
              <w:ind w:left="0"/>
              <w:rPr>
                <w:rFonts w:cstheme="minorHAnsi"/>
                <w:sz w:val="18"/>
                <w:szCs w:val="18"/>
              </w:rPr>
            </w:pPr>
            <w:r w:rsidRPr="00B42701">
              <w:rPr>
                <w:rFonts w:cstheme="minorHAnsi"/>
                <w:sz w:val="18"/>
                <w:szCs w:val="18"/>
              </w:rPr>
              <w:t>be unique)</w:t>
            </w:r>
          </w:p>
        </w:tc>
      </w:tr>
      <w:tr w:rsidR="00B42701" w:rsidTr="00346EB8" w14:paraId="5FAD52EE" w14:textId="77777777">
        <w:trPr>
          <w:trHeight w:val="231"/>
        </w:trPr>
        <w:tc>
          <w:tcPr>
            <w:tcW w:w="2235" w:type="dxa"/>
          </w:tcPr>
          <w:p w:rsidRPr="00B42701" w:rsidR="00B42701" w:rsidP="00B42701" w:rsidRDefault="00B42701" w14:paraId="7837C81E" w14:textId="77777777">
            <w:pPr>
              <w:spacing w:after="0" w:line="240" w:lineRule="auto"/>
              <w:ind w:left="0"/>
              <w:rPr>
                <w:rFonts w:cstheme="minorHAnsi"/>
                <w:sz w:val="18"/>
                <w:szCs w:val="18"/>
              </w:rPr>
            </w:pPr>
            <w:r w:rsidRPr="00B42701">
              <w:rPr>
                <w:rFonts w:cstheme="minorHAnsi"/>
                <w:sz w:val="18"/>
                <w:szCs w:val="18"/>
              </w:rPr>
              <w:t>Dimensions</w:t>
            </w:r>
          </w:p>
        </w:tc>
        <w:tc>
          <w:tcPr>
            <w:tcW w:w="1276" w:type="dxa"/>
          </w:tcPr>
          <w:p w:rsidRPr="00B42701" w:rsidR="00B42701" w:rsidP="00B42701" w:rsidRDefault="00B42701" w14:paraId="0F0531E5" w14:textId="77777777">
            <w:pPr>
              <w:spacing w:after="0" w:line="240" w:lineRule="auto"/>
              <w:ind w:left="0"/>
              <w:rPr>
                <w:rFonts w:cstheme="minorHAnsi"/>
                <w:sz w:val="18"/>
                <w:szCs w:val="18"/>
              </w:rPr>
            </w:pPr>
            <w:r w:rsidRPr="00B42701">
              <w:rPr>
                <w:rFonts w:cstheme="minorHAnsi"/>
                <w:sz w:val="18"/>
                <w:szCs w:val="18"/>
              </w:rPr>
              <w:t>List of Dimension Object</w:t>
            </w:r>
          </w:p>
        </w:tc>
        <w:tc>
          <w:tcPr>
            <w:tcW w:w="969" w:type="dxa"/>
          </w:tcPr>
          <w:p w:rsidRPr="00B42701" w:rsidR="00B42701" w:rsidP="00B42701" w:rsidRDefault="00B42701" w14:paraId="5557CF91"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4C2E26B" w14:textId="77777777">
            <w:pPr>
              <w:spacing w:after="0" w:line="240" w:lineRule="auto"/>
              <w:ind w:left="0"/>
              <w:rPr>
                <w:rFonts w:cstheme="minorHAnsi"/>
                <w:sz w:val="18"/>
                <w:szCs w:val="18"/>
              </w:rPr>
            </w:pPr>
          </w:p>
        </w:tc>
        <w:tc>
          <w:tcPr>
            <w:tcW w:w="1471" w:type="dxa"/>
          </w:tcPr>
          <w:p w:rsidRPr="00B42701" w:rsidR="00B42701" w:rsidP="00B42701" w:rsidRDefault="00B42701" w14:paraId="6374D632" w14:textId="77777777">
            <w:pPr>
              <w:spacing w:after="0" w:line="240" w:lineRule="auto"/>
              <w:ind w:left="0"/>
              <w:rPr>
                <w:rFonts w:cstheme="minorHAnsi"/>
                <w:sz w:val="18"/>
                <w:szCs w:val="18"/>
              </w:rPr>
            </w:pPr>
          </w:p>
        </w:tc>
        <w:tc>
          <w:tcPr>
            <w:tcW w:w="3483" w:type="dxa"/>
          </w:tcPr>
          <w:p w:rsidRPr="00B42701" w:rsidR="00B42701" w:rsidP="00B42701" w:rsidRDefault="00B42701" w14:paraId="144A2644" w14:textId="77777777">
            <w:pPr>
              <w:spacing w:after="0" w:line="240" w:lineRule="auto"/>
              <w:ind w:left="0"/>
              <w:rPr>
                <w:rFonts w:cstheme="minorHAnsi"/>
                <w:sz w:val="18"/>
                <w:szCs w:val="18"/>
              </w:rPr>
            </w:pPr>
            <w:r w:rsidRPr="00B42701">
              <w:rPr>
                <w:rFonts w:cstheme="minorHAnsi"/>
                <w:sz w:val="18"/>
                <w:szCs w:val="18"/>
              </w:rPr>
              <w:t xml:space="preserve">List of </w:t>
            </w:r>
            <w:proofErr w:type="gramStart"/>
            <w:r w:rsidRPr="00B42701">
              <w:rPr>
                <w:rFonts w:cstheme="minorHAnsi"/>
                <w:sz w:val="18"/>
                <w:szCs w:val="18"/>
              </w:rPr>
              <w:t>dimension</w:t>
            </w:r>
            <w:proofErr w:type="gramEnd"/>
            <w:r w:rsidRPr="00B42701">
              <w:rPr>
                <w:rFonts w:cstheme="minorHAnsi"/>
                <w:sz w:val="18"/>
                <w:szCs w:val="18"/>
              </w:rPr>
              <w:t xml:space="preserve"> of multiple</w:t>
            </w:r>
          </w:p>
          <w:p w:rsidRPr="00B42701" w:rsidR="00B42701" w:rsidP="00B42701" w:rsidRDefault="00B42701" w14:paraId="7BAAB9F8" w14:textId="77777777">
            <w:pPr>
              <w:spacing w:after="0" w:line="240" w:lineRule="auto"/>
              <w:ind w:left="0"/>
              <w:rPr>
                <w:rFonts w:cstheme="minorHAnsi"/>
                <w:sz w:val="18"/>
                <w:szCs w:val="18"/>
              </w:rPr>
            </w:pPr>
            <w:r w:rsidRPr="00B42701">
              <w:rPr>
                <w:rFonts w:cstheme="minorHAnsi"/>
                <w:sz w:val="18"/>
                <w:szCs w:val="18"/>
              </w:rPr>
              <w:t>Pieces</w:t>
            </w:r>
          </w:p>
        </w:tc>
      </w:tr>
      <w:tr w:rsidR="00B42701" w:rsidTr="00346EB8" w14:paraId="0C36189B" w14:textId="77777777">
        <w:trPr>
          <w:trHeight w:val="231"/>
        </w:trPr>
        <w:tc>
          <w:tcPr>
            <w:tcW w:w="2235" w:type="dxa"/>
          </w:tcPr>
          <w:p w:rsidRPr="00B42701" w:rsidR="00B42701" w:rsidP="00B42701" w:rsidRDefault="00B42701" w14:paraId="17536DC6" w14:textId="77777777">
            <w:pPr>
              <w:spacing w:after="0" w:line="240" w:lineRule="auto"/>
              <w:ind w:left="0"/>
              <w:rPr>
                <w:rFonts w:cstheme="minorHAnsi"/>
                <w:sz w:val="18"/>
                <w:szCs w:val="18"/>
              </w:rPr>
            </w:pPr>
            <w:proofErr w:type="spellStart"/>
            <w:r w:rsidRPr="00B42701">
              <w:rPr>
                <w:rFonts w:cstheme="minorHAnsi"/>
                <w:sz w:val="18"/>
                <w:szCs w:val="18"/>
              </w:rPr>
              <w:t>PickupDate</w:t>
            </w:r>
            <w:proofErr w:type="spellEnd"/>
          </w:p>
        </w:tc>
        <w:tc>
          <w:tcPr>
            <w:tcW w:w="1276" w:type="dxa"/>
          </w:tcPr>
          <w:p w:rsidRPr="00B42701" w:rsidR="00B42701" w:rsidP="00B42701" w:rsidRDefault="00B42701" w14:paraId="76A6FB53" w14:textId="77777777">
            <w:pPr>
              <w:spacing w:after="0" w:line="240" w:lineRule="auto"/>
              <w:ind w:left="0"/>
              <w:rPr>
                <w:rFonts w:cstheme="minorHAnsi"/>
                <w:sz w:val="18"/>
                <w:szCs w:val="18"/>
              </w:rPr>
            </w:pPr>
            <w:proofErr w:type="spellStart"/>
            <w:r w:rsidRPr="00B42701">
              <w:rPr>
                <w:rFonts w:cstheme="minorHAnsi"/>
                <w:sz w:val="18"/>
                <w:szCs w:val="18"/>
              </w:rPr>
              <w:t>DateTime</w:t>
            </w:r>
            <w:proofErr w:type="spellEnd"/>
          </w:p>
        </w:tc>
        <w:tc>
          <w:tcPr>
            <w:tcW w:w="969" w:type="dxa"/>
          </w:tcPr>
          <w:p w:rsidRPr="00B42701" w:rsidR="00B42701" w:rsidP="00B42701" w:rsidRDefault="00B42701" w14:paraId="7F049A68"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6EA48057" w14:textId="77777777">
            <w:pPr>
              <w:spacing w:after="0" w:line="240" w:lineRule="auto"/>
              <w:ind w:left="0"/>
              <w:rPr>
                <w:rFonts w:cstheme="minorHAnsi"/>
                <w:sz w:val="18"/>
                <w:szCs w:val="18"/>
              </w:rPr>
            </w:pPr>
          </w:p>
        </w:tc>
        <w:tc>
          <w:tcPr>
            <w:tcW w:w="1471" w:type="dxa"/>
          </w:tcPr>
          <w:p w:rsidRPr="00B42701" w:rsidR="00B42701" w:rsidP="00B42701" w:rsidRDefault="00B42701" w14:paraId="37DC6D7C" w14:textId="77777777">
            <w:pPr>
              <w:spacing w:after="0" w:line="240" w:lineRule="auto"/>
              <w:ind w:left="0"/>
              <w:rPr>
                <w:rFonts w:cstheme="minorHAnsi"/>
                <w:sz w:val="18"/>
                <w:szCs w:val="18"/>
              </w:rPr>
            </w:pPr>
          </w:p>
        </w:tc>
        <w:tc>
          <w:tcPr>
            <w:tcW w:w="3483" w:type="dxa"/>
          </w:tcPr>
          <w:p w:rsidRPr="00B42701" w:rsidR="00B42701" w:rsidP="00B42701" w:rsidRDefault="00B42701" w14:paraId="1E610CD5" w14:textId="77777777">
            <w:pPr>
              <w:spacing w:after="0" w:line="240" w:lineRule="auto"/>
              <w:ind w:left="0"/>
              <w:rPr>
                <w:rFonts w:cstheme="minorHAnsi"/>
                <w:sz w:val="18"/>
                <w:szCs w:val="18"/>
              </w:rPr>
            </w:pPr>
            <w:r w:rsidRPr="00B42701">
              <w:rPr>
                <w:rFonts w:cstheme="minorHAnsi"/>
                <w:sz w:val="18"/>
                <w:szCs w:val="18"/>
              </w:rPr>
              <w:t>Pickup Date</w:t>
            </w:r>
          </w:p>
        </w:tc>
      </w:tr>
      <w:tr w:rsidR="00B42701" w:rsidTr="00346EB8" w14:paraId="6A9680D7" w14:textId="77777777">
        <w:trPr>
          <w:trHeight w:val="231"/>
        </w:trPr>
        <w:tc>
          <w:tcPr>
            <w:tcW w:w="2235" w:type="dxa"/>
          </w:tcPr>
          <w:p w:rsidRPr="00B42701" w:rsidR="00B42701" w:rsidP="00B42701" w:rsidRDefault="00B42701" w14:paraId="125AA1E4" w14:textId="77777777">
            <w:pPr>
              <w:spacing w:after="0" w:line="240" w:lineRule="auto"/>
              <w:ind w:left="0"/>
              <w:rPr>
                <w:rFonts w:cstheme="minorHAnsi"/>
                <w:sz w:val="18"/>
                <w:szCs w:val="18"/>
              </w:rPr>
            </w:pPr>
            <w:proofErr w:type="spellStart"/>
            <w:r w:rsidRPr="00B42701">
              <w:rPr>
                <w:rFonts w:cstheme="minorHAnsi"/>
                <w:sz w:val="18"/>
                <w:szCs w:val="18"/>
              </w:rPr>
              <w:t>PickupTime</w:t>
            </w:r>
            <w:proofErr w:type="spellEnd"/>
          </w:p>
        </w:tc>
        <w:tc>
          <w:tcPr>
            <w:tcW w:w="1276" w:type="dxa"/>
          </w:tcPr>
          <w:p w:rsidRPr="00B42701" w:rsidR="00B42701" w:rsidP="00B42701" w:rsidRDefault="00B42701" w14:paraId="3A01686B" w14:textId="77777777">
            <w:pPr>
              <w:spacing w:after="0" w:line="240" w:lineRule="auto"/>
              <w:ind w:left="0"/>
              <w:rPr>
                <w:rFonts w:cstheme="minorHAnsi"/>
                <w:sz w:val="18"/>
                <w:szCs w:val="18"/>
              </w:rPr>
            </w:pPr>
            <w:r w:rsidRPr="00B42701">
              <w:rPr>
                <w:rFonts w:cstheme="minorHAnsi"/>
                <w:sz w:val="18"/>
                <w:szCs w:val="18"/>
              </w:rPr>
              <w:t>Pickup Time</w:t>
            </w:r>
          </w:p>
        </w:tc>
        <w:tc>
          <w:tcPr>
            <w:tcW w:w="969" w:type="dxa"/>
          </w:tcPr>
          <w:p w:rsidRPr="00B42701" w:rsidR="00B42701" w:rsidP="00B42701" w:rsidRDefault="00B42701" w14:paraId="630F9A60" w14:textId="77777777">
            <w:pPr>
              <w:spacing w:after="0" w:line="240" w:lineRule="auto"/>
              <w:ind w:left="0"/>
              <w:rPr>
                <w:rFonts w:cstheme="minorHAnsi"/>
                <w:sz w:val="18"/>
                <w:szCs w:val="18"/>
              </w:rPr>
            </w:pPr>
            <w:r w:rsidRPr="00B42701">
              <w:rPr>
                <w:rFonts w:cstheme="minorHAnsi"/>
                <w:sz w:val="18"/>
                <w:szCs w:val="18"/>
              </w:rPr>
              <w:t>Y</w:t>
            </w:r>
          </w:p>
        </w:tc>
        <w:tc>
          <w:tcPr>
            <w:tcW w:w="990" w:type="dxa"/>
          </w:tcPr>
          <w:p w:rsidRPr="00B42701" w:rsidR="00B42701" w:rsidP="00B42701" w:rsidRDefault="00B42701" w14:paraId="68A235FB" w14:textId="77777777">
            <w:pPr>
              <w:spacing w:after="0" w:line="240" w:lineRule="auto"/>
              <w:ind w:left="0"/>
              <w:rPr>
                <w:rFonts w:cstheme="minorHAnsi"/>
                <w:sz w:val="18"/>
                <w:szCs w:val="18"/>
              </w:rPr>
            </w:pPr>
            <w:r w:rsidRPr="00B42701">
              <w:rPr>
                <w:rFonts w:cstheme="minorHAnsi"/>
                <w:sz w:val="18"/>
                <w:szCs w:val="18"/>
              </w:rPr>
              <w:t>4</w:t>
            </w:r>
          </w:p>
        </w:tc>
        <w:tc>
          <w:tcPr>
            <w:tcW w:w="1471" w:type="dxa"/>
          </w:tcPr>
          <w:p w:rsidRPr="00B42701" w:rsidR="00B42701" w:rsidP="00B42701" w:rsidRDefault="00B42701" w14:paraId="31FDC79C" w14:textId="77777777">
            <w:pPr>
              <w:spacing w:after="0" w:line="240" w:lineRule="auto"/>
              <w:ind w:left="0"/>
              <w:rPr>
                <w:rFonts w:cstheme="minorHAnsi"/>
                <w:sz w:val="18"/>
                <w:szCs w:val="18"/>
              </w:rPr>
            </w:pPr>
            <w:r w:rsidRPr="00B42701">
              <w:rPr>
                <w:rFonts w:cstheme="minorHAnsi"/>
                <w:sz w:val="18"/>
                <w:szCs w:val="18"/>
              </w:rPr>
              <w:t>0-9</w:t>
            </w:r>
          </w:p>
        </w:tc>
        <w:tc>
          <w:tcPr>
            <w:tcW w:w="3483" w:type="dxa"/>
          </w:tcPr>
          <w:p w:rsidRPr="00B42701" w:rsidR="00B42701" w:rsidP="00B42701" w:rsidRDefault="00B42701" w14:paraId="6FDF74F3" w14:textId="77777777">
            <w:pPr>
              <w:spacing w:after="0" w:line="240" w:lineRule="auto"/>
              <w:ind w:left="0"/>
              <w:rPr>
                <w:rFonts w:cstheme="minorHAnsi"/>
                <w:sz w:val="18"/>
                <w:szCs w:val="18"/>
              </w:rPr>
            </w:pPr>
            <w:r w:rsidRPr="00B42701">
              <w:rPr>
                <w:rFonts w:cstheme="minorHAnsi"/>
                <w:sz w:val="18"/>
                <w:szCs w:val="18"/>
              </w:rPr>
              <w:t>Pickup Time [0000]</w:t>
            </w:r>
          </w:p>
        </w:tc>
      </w:tr>
      <w:tr w:rsidR="00B42701" w:rsidTr="00346EB8" w14:paraId="1FFDF2DA" w14:textId="77777777">
        <w:trPr>
          <w:trHeight w:val="231"/>
        </w:trPr>
        <w:tc>
          <w:tcPr>
            <w:tcW w:w="2235" w:type="dxa"/>
          </w:tcPr>
          <w:p w:rsidRPr="00B42701" w:rsidR="00B42701" w:rsidP="00B42701" w:rsidRDefault="00B42701" w14:paraId="2AD9ADF8" w14:textId="77777777">
            <w:pPr>
              <w:spacing w:after="0" w:line="240" w:lineRule="auto"/>
              <w:ind w:left="0"/>
              <w:rPr>
                <w:rFonts w:cstheme="minorHAnsi"/>
                <w:sz w:val="18"/>
                <w:szCs w:val="18"/>
              </w:rPr>
            </w:pPr>
            <w:r w:rsidRPr="00B42701">
              <w:rPr>
                <w:rFonts w:cstheme="minorHAnsi"/>
                <w:sz w:val="18"/>
                <w:szCs w:val="18"/>
              </w:rPr>
              <w:t>Commodity</w:t>
            </w:r>
          </w:p>
        </w:tc>
        <w:tc>
          <w:tcPr>
            <w:tcW w:w="1276" w:type="dxa"/>
          </w:tcPr>
          <w:p w:rsidRPr="00B42701" w:rsidR="00B42701" w:rsidP="00B42701" w:rsidRDefault="00B42701" w14:paraId="7BF3D237" w14:textId="77777777">
            <w:pPr>
              <w:spacing w:after="0" w:line="240" w:lineRule="auto"/>
              <w:ind w:left="0"/>
              <w:rPr>
                <w:rFonts w:cstheme="minorHAnsi"/>
                <w:sz w:val="18"/>
                <w:szCs w:val="18"/>
              </w:rPr>
            </w:pPr>
            <w:r w:rsidRPr="00B42701">
              <w:rPr>
                <w:rFonts w:cstheme="minorHAnsi"/>
                <w:sz w:val="18"/>
                <w:szCs w:val="18"/>
              </w:rPr>
              <w:t xml:space="preserve">Object </w:t>
            </w:r>
            <w:proofErr w:type="spellStart"/>
            <w:r w:rsidRPr="00B42701">
              <w:rPr>
                <w:rFonts w:cstheme="minorHAnsi"/>
                <w:sz w:val="18"/>
                <w:szCs w:val="18"/>
              </w:rPr>
              <w:t>CommodityDetail</w:t>
            </w:r>
            <w:proofErr w:type="spellEnd"/>
          </w:p>
        </w:tc>
        <w:tc>
          <w:tcPr>
            <w:tcW w:w="969" w:type="dxa"/>
          </w:tcPr>
          <w:p w:rsidRPr="00B42701" w:rsidR="00B42701" w:rsidP="00B42701" w:rsidRDefault="00B42701" w14:paraId="53D480FD"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1A65513D" w14:textId="77777777">
            <w:pPr>
              <w:spacing w:after="0" w:line="240" w:lineRule="auto"/>
              <w:ind w:left="0"/>
              <w:rPr>
                <w:rFonts w:cstheme="minorHAnsi"/>
                <w:sz w:val="18"/>
                <w:szCs w:val="18"/>
              </w:rPr>
            </w:pPr>
          </w:p>
        </w:tc>
        <w:tc>
          <w:tcPr>
            <w:tcW w:w="1471" w:type="dxa"/>
          </w:tcPr>
          <w:p w:rsidRPr="00B42701" w:rsidR="00B42701" w:rsidP="00B42701" w:rsidRDefault="00B42701" w14:paraId="3BEA5725" w14:textId="77777777">
            <w:pPr>
              <w:spacing w:after="0" w:line="240" w:lineRule="auto"/>
              <w:ind w:left="0"/>
              <w:rPr>
                <w:rFonts w:cstheme="minorHAnsi"/>
                <w:sz w:val="18"/>
                <w:szCs w:val="18"/>
              </w:rPr>
            </w:pPr>
          </w:p>
        </w:tc>
        <w:tc>
          <w:tcPr>
            <w:tcW w:w="3483" w:type="dxa"/>
          </w:tcPr>
          <w:p w:rsidRPr="00B42701" w:rsidR="00B42701" w:rsidP="00B42701" w:rsidRDefault="00B42701" w14:paraId="281DF2F2" w14:textId="77777777">
            <w:pPr>
              <w:spacing w:after="0" w:line="240" w:lineRule="auto"/>
              <w:ind w:left="0"/>
              <w:rPr>
                <w:rFonts w:cstheme="minorHAnsi"/>
                <w:sz w:val="18"/>
                <w:szCs w:val="18"/>
              </w:rPr>
            </w:pPr>
            <w:r w:rsidRPr="00B42701">
              <w:rPr>
                <w:rFonts w:cstheme="minorHAnsi"/>
                <w:sz w:val="18"/>
                <w:szCs w:val="18"/>
              </w:rPr>
              <w:t>Commodity Details in object</w:t>
            </w:r>
          </w:p>
        </w:tc>
      </w:tr>
      <w:tr w:rsidR="00B42701" w:rsidTr="00346EB8" w14:paraId="66D7986E" w14:textId="77777777">
        <w:trPr>
          <w:trHeight w:val="231"/>
        </w:trPr>
        <w:tc>
          <w:tcPr>
            <w:tcW w:w="2235" w:type="dxa"/>
          </w:tcPr>
          <w:p w:rsidRPr="00B42701" w:rsidR="00B42701" w:rsidP="00B42701" w:rsidRDefault="00B42701" w14:paraId="6C5A4CDD" w14:textId="77777777">
            <w:pPr>
              <w:spacing w:after="0" w:line="240" w:lineRule="auto"/>
              <w:ind w:left="0"/>
              <w:rPr>
                <w:rFonts w:cstheme="minorHAnsi"/>
                <w:sz w:val="18"/>
                <w:szCs w:val="18"/>
              </w:rPr>
            </w:pPr>
            <w:proofErr w:type="spellStart"/>
            <w:r w:rsidRPr="00B42701">
              <w:rPr>
                <w:rFonts w:cstheme="minorHAnsi"/>
                <w:sz w:val="18"/>
                <w:szCs w:val="18"/>
              </w:rPr>
              <w:t>PDFOutputNotRequired</w:t>
            </w:r>
            <w:proofErr w:type="spellEnd"/>
          </w:p>
        </w:tc>
        <w:tc>
          <w:tcPr>
            <w:tcW w:w="1276" w:type="dxa"/>
          </w:tcPr>
          <w:p w:rsidRPr="00B42701" w:rsidR="00B42701" w:rsidP="00B42701" w:rsidRDefault="00B42701" w14:paraId="5F43B8EA" w14:textId="77777777">
            <w:pPr>
              <w:spacing w:after="0" w:line="240" w:lineRule="auto"/>
              <w:ind w:left="0"/>
              <w:rPr>
                <w:rFonts w:cstheme="minorHAnsi"/>
                <w:sz w:val="18"/>
                <w:szCs w:val="18"/>
              </w:rPr>
            </w:pPr>
            <w:r w:rsidRPr="00B42701">
              <w:rPr>
                <w:rFonts w:cstheme="minorHAnsi"/>
                <w:sz w:val="18"/>
                <w:szCs w:val="18"/>
              </w:rPr>
              <w:t>Bool</w:t>
            </w:r>
          </w:p>
        </w:tc>
        <w:tc>
          <w:tcPr>
            <w:tcW w:w="969" w:type="dxa"/>
          </w:tcPr>
          <w:p w:rsidRPr="00B42701" w:rsidR="00B42701" w:rsidP="00B42701" w:rsidRDefault="00B42701" w14:paraId="4419C1F3"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B32520F" w14:textId="77777777">
            <w:pPr>
              <w:spacing w:after="0" w:line="240" w:lineRule="auto"/>
              <w:ind w:left="0"/>
              <w:rPr>
                <w:rFonts w:cstheme="minorHAnsi"/>
                <w:sz w:val="18"/>
                <w:szCs w:val="18"/>
              </w:rPr>
            </w:pPr>
          </w:p>
        </w:tc>
        <w:tc>
          <w:tcPr>
            <w:tcW w:w="1471" w:type="dxa"/>
          </w:tcPr>
          <w:p w:rsidRPr="00B42701" w:rsidR="00B42701" w:rsidP="00B42701" w:rsidRDefault="00B42701" w14:paraId="4482C791"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Pr>
          <w:p w:rsidRPr="00B42701" w:rsidR="00B42701" w:rsidP="00B42701" w:rsidRDefault="00B42701" w14:paraId="682ECF67" w14:textId="77777777">
            <w:pPr>
              <w:spacing w:after="0" w:line="240" w:lineRule="auto"/>
              <w:ind w:left="0"/>
              <w:rPr>
                <w:rFonts w:cstheme="minorHAnsi"/>
                <w:sz w:val="18"/>
                <w:szCs w:val="18"/>
              </w:rPr>
            </w:pPr>
            <w:r w:rsidRPr="00B42701">
              <w:rPr>
                <w:rFonts w:cstheme="minorHAnsi"/>
                <w:sz w:val="18"/>
                <w:szCs w:val="18"/>
              </w:rPr>
              <w:t xml:space="preserve">PDF is generated by </w:t>
            </w:r>
            <w:proofErr w:type="gramStart"/>
            <w:r w:rsidRPr="00B42701">
              <w:rPr>
                <w:rFonts w:cstheme="minorHAnsi"/>
                <w:sz w:val="18"/>
                <w:szCs w:val="18"/>
              </w:rPr>
              <w:t>default .</w:t>
            </w:r>
            <w:proofErr w:type="gramEnd"/>
            <w:r w:rsidRPr="00B42701">
              <w:rPr>
                <w:rFonts w:cstheme="minorHAnsi"/>
                <w:sz w:val="18"/>
                <w:szCs w:val="18"/>
              </w:rPr>
              <w:t xml:space="preserve"> When PDF file is not required as part of response pass the value as true</w:t>
            </w:r>
          </w:p>
        </w:tc>
      </w:tr>
      <w:tr w:rsidR="00B42701" w:rsidTr="00346EB8" w14:paraId="419C8F47" w14:textId="77777777">
        <w:trPr>
          <w:trHeight w:val="231"/>
        </w:trPr>
        <w:tc>
          <w:tcPr>
            <w:tcW w:w="2235" w:type="dxa"/>
          </w:tcPr>
          <w:p w:rsidRPr="00B42701" w:rsidR="00B42701" w:rsidP="00B42701" w:rsidRDefault="00B42701" w14:paraId="77FF9105" w14:textId="77777777">
            <w:pPr>
              <w:spacing w:after="0" w:line="240" w:lineRule="auto"/>
              <w:ind w:left="0"/>
              <w:rPr>
                <w:rFonts w:cstheme="minorHAnsi"/>
                <w:sz w:val="18"/>
                <w:szCs w:val="18"/>
              </w:rPr>
            </w:pPr>
            <w:proofErr w:type="spellStart"/>
            <w:r w:rsidRPr="00B42701">
              <w:rPr>
                <w:rFonts w:cstheme="minorHAnsi"/>
                <w:sz w:val="18"/>
                <w:szCs w:val="18"/>
              </w:rPr>
              <w:t>AWBNo</w:t>
            </w:r>
            <w:proofErr w:type="spellEnd"/>
          </w:p>
        </w:tc>
        <w:tc>
          <w:tcPr>
            <w:tcW w:w="1276" w:type="dxa"/>
          </w:tcPr>
          <w:p w:rsidRPr="00B42701" w:rsidR="00B42701" w:rsidP="00B42701" w:rsidRDefault="00B42701" w14:paraId="226B5D96"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0BF20535"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5EBE8131" w14:textId="77777777">
            <w:pPr>
              <w:spacing w:after="0" w:line="240" w:lineRule="auto"/>
              <w:ind w:left="0"/>
              <w:rPr>
                <w:rFonts w:cstheme="minorHAnsi"/>
                <w:sz w:val="18"/>
                <w:szCs w:val="18"/>
              </w:rPr>
            </w:pPr>
            <w:r w:rsidRPr="00B42701">
              <w:rPr>
                <w:rFonts w:cstheme="minorHAnsi"/>
                <w:sz w:val="18"/>
                <w:szCs w:val="18"/>
              </w:rPr>
              <w:t>12</w:t>
            </w:r>
          </w:p>
        </w:tc>
        <w:tc>
          <w:tcPr>
            <w:tcW w:w="1471" w:type="dxa"/>
          </w:tcPr>
          <w:p w:rsidRPr="00B42701" w:rsidR="00B42701" w:rsidP="00B42701" w:rsidRDefault="00B42701" w14:paraId="4D6F24D1" w14:textId="77777777">
            <w:pPr>
              <w:spacing w:after="0" w:line="240" w:lineRule="auto"/>
              <w:ind w:left="0"/>
              <w:rPr>
                <w:rFonts w:cstheme="minorHAnsi"/>
                <w:sz w:val="18"/>
                <w:szCs w:val="18"/>
              </w:rPr>
            </w:pPr>
            <w:r w:rsidRPr="00B42701">
              <w:rPr>
                <w:rFonts w:cstheme="minorHAnsi"/>
                <w:sz w:val="18"/>
                <w:szCs w:val="18"/>
              </w:rPr>
              <w:t>0-9</w:t>
            </w:r>
          </w:p>
        </w:tc>
        <w:tc>
          <w:tcPr>
            <w:tcW w:w="3483" w:type="dxa"/>
          </w:tcPr>
          <w:p w:rsidRPr="00B42701" w:rsidR="00B42701" w:rsidP="00B42701" w:rsidRDefault="00B42701" w14:paraId="3BE454F8" w14:textId="77777777">
            <w:pPr>
              <w:spacing w:after="0" w:line="240" w:lineRule="auto"/>
              <w:ind w:left="0"/>
              <w:rPr>
                <w:rFonts w:cstheme="minorHAnsi"/>
                <w:sz w:val="18"/>
                <w:szCs w:val="18"/>
              </w:rPr>
            </w:pPr>
            <w:r w:rsidRPr="00B42701">
              <w:rPr>
                <w:rFonts w:cstheme="minorHAnsi"/>
                <w:sz w:val="18"/>
                <w:szCs w:val="18"/>
              </w:rPr>
              <w:t>Waybill Number</w:t>
            </w:r>
          </w:p>
        </w:tc>
      </w:tr>
      <w:tr w:rsidR="00B42701" w:rsidTr="00346EB8" w14:paraId="043A477B" w14:textId="77777777">
        <w:trPr>
          <w:trHeight w:val="231"/>
        </w:trPr>
        <w:tc>
          <w:tcPr>
            <w:tcW w:w="2235" w:type="dxa"/>
          </w:tcPr>
          <w:p w:rsidRPr="00B42701" w:rsidR="00B42701" w:rsidP="00B42701" w:rsidRDefault="00B42701" w14:paraId="2E3160D3" w14:textId="77777777">
            <w:pPr>
              <w:spacing w:after="0" w:line="240" w:lineRule="auto"/>
              <w:ind w:left="0"/>
              <w:rPr>
                <w:rFonts w:cstheme="minorHAnsi"/>
                <w:sz w:val="18"/>
                <w:szCs w:val="18"/>
              </w:rPr>
            </w:pPr>
            <w:proofErr w:type="spellStart"/>
            <w:r w:rsidRPr="00B42701">
              <w:rPr>
                <w:rFonts w:cstheme="minorHAnsi"/>
                <w:sz w:val="18"/>
                <w:szCs w:val="18"/>
              </w:rPr>
              <w:t>RegisterPickup</w:t>
            </w:r>
            <w:proofErr w:type="spellEnd"/>
          </w:p>
        </w:tc>
        <w:tc>
          <w:tcPr>
            <w:tcW w:w="1276" w:type="dxa"/>
          </w:tcPr>
          <w:p w:rsidRPr="00B42701" w:rsidR="00B42701" w:rsidP="00B42701" w:rsidRDefault="00B42701" w14:paraId="375C43D0" w14:textId="77777777">
            <w:pPr>
              <w:spacing w:after="0" w:line="240" w:lineRule="auto"/>
              <w:ind w:left="0"/>
              <w:rPr>
                <w:rFonts w:cstheme="minorHAnsi"/>
                <w:sz w:val="18"/>
                <w:szCs w:val="18"/>
              </w:rPr>
            </w:pPr>
            <w:r w:rsidRPr="00B42701">
              <w:rPr>
                <w:rFonts w:cstheme="minorHAnsi"/>
                <w:sz w:val="18"/>
                <w:szCs w:val="18"/>
              </w:rPr>
              <w:t>Bool</w:t>
            </w:r>
          </w:p>
        </w:tc>
        <w:tc>
          <w:tcPr>
            <w:tcW w:w="969" w:type="dxa"/>
          </w:tcPr>
          <w:p w:rsidRPr="00B42701" w:rsidR="00B42701" w:rsidP="00B42701" w:rsidRDefault="00B42701" w14:paraId="69A24F23"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12C2E3FC" w14:textId="77777777">
            <w:pPr>
              <w:spacing w:after="0" w:line="240" w:lineRule="auto"/>
              <w:ind w:left="0"/>
              <w:rPr>
                <w:rFonts w:cstheme="minorHAnsi"/>
                <w:sz w:val="18"/>
                <w:szCs w:val="18"/>
              </w:rPr>
            </w:pPr>
          </w:p>
        </w:tc>
        <w:tc>
          <w:tcPr>
            <w:tcW w:w="1471" w:type="dxa"/>
          </w:tcPr>
          <w:p w:rsidRPr="00B42701" w:rsidR="00B42701" w:rsidP="00B42701" w:rsidRDefault="00B42701" w14:paraId="59B0EE19"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Pr>
          <w:p w:rsidRPr="00B42701" w:rsidR="00B42701" w:rsidP="00B42701" w:rsidRDefault="00B42701" w14:paraId="73AB0DB8" w14:textId="77777777">
            <w:pPr>
              <w:spacing w:after="0" w:line="240" w:lineRule="auto"/>
              <w:ind w:left="0"/>
              <w:rPr>
                <w:rFonts w:cstheme="minorHAnsi"/>
                <w:sz w:val="18"/>
                <w:szCs w:val="18"/>
              </w:rPr>
            </w:pPr>
            <w:r w:rsidRPr="00B42701">
              <w:rPr>
                <w:rFonts w:cstheme="minorHAnsi"/>
                <w:sz w:val="18"/>
                <w:szCs w:val="18"/>
              </w:rPr>
              <w:t xml:space="preserve">Register pickup if waybill is </w:t>
            </w:r>
            <w:proofErr w:type="spellStart"/>
            <w:proofErr w:type="gramStart"/>
            <w:r w:rsidRPr="00B42701">
              <w:rPr>
                <w:rFonts w:cstheme="minorHAnsi"/>
                <w:sz w:val="18"/>
                <w:szCs w:val="18"/>
              </w:rPr>
              <w:t>sucessful</w:t>
            </w:r>
            <w:proofErr w:type="spellEnd"/>
            <w:r w:rsidRPr="00B42701">
              <w:rPr>
                <w:rFonts w:cstheme="minorHAnsi"/>
                <w:sz w:val="18"/>
                <w:szCs w:val="18"/>
              </w:rPr>
              <w:t xml:space="preserve"> .Default</w:t>
            </w:r>
            <w:proofErr w:type="gramEnd"/>
            <w:r w:rsidRPr="00B42701">
              <w:rPr>
                <w:rFonts w:cstheme="minorHAnsi"/>
                <w:sz w:val="18"/>
                <w:szCs w:val="18"/>
              </w:rPr>
              <w:t xml:space="preserve"> false</w:t>
            </w:r>
          </w:p>
        </w:tc>
      </w:tr>
      <w:tr w:rsidR="00B42701" w:rsidTr="00346EB8" w14:paraId="359D6A64" w14:textId="77777777">
        <w:trPr>
          <w:trHeight w:val="231"/>
        </w:trPr>
        <w:tc>
          <w:tcPr>
            <w:tcW w:w="2235" w:type="dxa"/>
          </w:tcPr>
          <w:p w:rsidRPr="00B42701" w:rsidR="00B42701" w:rsidP="00B42701" w:rsidRDefault="00B42701" w14:paraId="4AD4E212" w14:textId="77777777">
            <w:pPr>
              <w:spacing w:after="0" w:line="240" w:lineRule="auto"/>
              <w:ind w:left="0"/>
              <w:rPr>
                <w:rFonts w:cstheme="minorHAnsi"/>
                <w:sz w:val="18"/>
                <w:szCs w:val="18"/>
              </w:rPr>
            </w:pPr>
            <w:proofErr w:type="spellStart"/>
            <w:r w:rsidRPr="00B42701">
              <w:rPr>
                <w:rFonts w:cstheme="minorHAnsi"/>
                <w:sz w:val="18"/>
                <w:szCs w:val="18"/>
              </w:rPr>
              <w:t>DeliveryTimeSlot</w:t>
            </w:r>
            <w:proofErr w:type="spellEnd"/>
          </w:p>
        </w:tc>
        <w:tc>
          <w:tcPr>
            <w:tcW w:w="1276" w:type="dxa"/>
          </w:tcPr>
          <w:p w:rsidRPr="00B42701" w:rsidR="00B42701" w:rsidP="00B42701" w:rsidRDefault="00B42701" w14:paraId="63F1A2B4"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47FBCF3F"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24A8765" w14:textId="77777777">
            <w:pPr>
              <w:spacing w:after="0" w:line="240" w:lineRule="auto"/>
              <w:ind w:left="0"/>
              <w:rPr>
                <w:rFonts w:cstheme="minorHAnsi"/>
                <w:sz w:val="18"/>
                <w:szCs w:val="18"/>
              </w:rPr>
            </w:pPr>
            <w:r w:rsidRPr="00B42701">
              <w:rPr>
                <w:rFonts w:cstheme="minorHAnsi"/>
                <w:sz w:val="18"/>
                <w:szCs w:val="18"/>
              </w:rPr>
              <w:t>10</w:t>
            </w:r>
          </w:p>
        </w:tc>
        <w:tc>
          <w:tcPr>
            <w:tcW w:w="1471" w:type="dxa"/>
          </w:tcPr>
          <w:p w:rsidRPr="00B42701" w:rsidR="00B42701" w:rsidP="00B42701" w:rsidRDefault="00B42701" w14:paraId="2038E990" w14:textId="77777777">
            <w:pPr>
              <w:spacing w:after="0" w:line="240" w:lineRule="auto"/>
              <w:ind w:left="0"/>
              <w:rPr>
                <w:rFonts w:cstheme="minorHAnsi"/>
                <w:sz w:val="18"/>
                <w:szCs w:val="18"/>
              </w:rPr>
            </w:pPr>
          </w:p>
        </w:tc>
        <w:tc>
          <w:tcPr>
            <w:tcW w:w="3483" w:type="dxa"/>
          </w:tcPr>
          <w:p w:rsidRPr="00B42701" w:rsidR="00B42701" w:rsidP="00B42701" w:rsidRDefault="00B42701" w14:paraId="4264F1CF" w14:textId="77777777">
            <w:pPr>
              <w:spacing w:after="0" w:line="240" w:lineRule="auto"/>
              <w:ind w:left="0"/>
              <w:rPr>
                <w:rFonts w:cstheme="minorHAnsi"/>
                <w:sz w:val="18"/>
                <w:szCs w:val="18"/>
              </w:rPr>
            </w:pPr>
            <w:r w:rsidRPr="00B42701">
              <w:rPr>
                <w:rFonts w:cstheme="minorHAnsi"/>
                <w:sz w:val="18"/>
                <w:szCs w:val="18"/>
              </w:rPr>
              <w:t xml:space="preserve">Preferred delivery time slot </w:t>
            </w:r>
          </w:p>
        </w:tc>
      </w:tr>
      <w:tr w:rsidR="00B42701" w:rsidTr="00346EB8" w14:paraId="09C56B7E" w14:textId="77777777">
        <w:trPr>
          <w:trHeight w:val="231"/>
        </w:trPr>
        <w:tc>
          <w:tcPr>
            <w:tcW w:w="2235" w:type="dxa"/>
          </w:tcPr>
          <w:p w:rsidRPr="00B42701" w:rsidR="00B42701" w:rsidP="00B42701" w:rsidRDefault="00B42701" w14:paraId="73075026" w14:textId="77777777">
            <w:pPr>
              <w:spacing w:after="0" w:line="240" w:lineRule="auto"/>
              <w:ind w:left="0"/>
              <w:rPr>
                <w:rFonts w:cstheme="minorHAnsi"/>
                <w:sz w:val="18"/>
                <w:szCs w:val="18"/>
              </w:rPr>
            </w:pPr>
            <w:proofErr w:type="spellStart"/>
            <w:r w:rsidRPr="00B42701">
              <w:rPr>
                <w:rFonts w:cstheme="minorHAnsi"/>
                <w:sz w:val="18"/>
                <w:szCs w:val="18"/>
              </w:rPr>
              <w:t>IsReversePickup</w:t>
            </w:r>
            <w:proofErr w:type="spellEnd"/>
          </w:p>
        </w:tc>
        <w:tc>
          <w:tcPr>
            <w:tcW w:w="1276" w:type="dxa"/>
          </w:tcPr>
          <w:p w:rsidRPr="00B42701" w:rsidR="00B42701" w:rsidP="00B42701" w:rsidRDefault="00B42701" w14:paraId="7A9AA921" w14:textId="77777777">
            <w:pPr>
              <w:spacing w:after="0" w:line="240" w:lineRule="auto"/>
              <w:ind w:left="0"/>
              <w:rPr>
                <w:rFonts w:cstheme="minorHAnsi"/>
                <w:sz w:val="18"/>
                <w:szCs w:val="18"/>
              </w:rPr>
            </w:pPr>
            <w:r w:rsidRPr="00B42701">
              <w:rPr>
                <w:rFonts w:cstheme="minorHAnsi"/>
                <w:sz w:val="18"/>
                <w:szCs w:val="18"/>
              </w:rPr>
              <w:t>Bool</w:t>
            </w:r>
          </w:p>
        </w:tc>
        <w:tc>
          <w:tcPr>
            <w:tcW w:w="969" w:type="dxa"/>
          </w:tcPr>
          <w:p w:rsidRPr="00B42701" w:rsidR="00B42701" w:rsidP="00B42701" w:rsidRDefault="00B42701" w14:paraId="1A57436A"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0C1E6B1" w14:textId="77777777">
            <w:pPr>
              <w:spacing w:after="0" w:line="240" w:lineRule="auto"/>
              <w:ind w:left="0"/>
              <w:rPr>
                <w:rFonts w:cstheme="minorHAnsi"/>
                <w:sz w:val="18"/>
                <w:szCs w:val="18"/>
              </w:rPr>
            </w:pPr>
          </w:p>
        </w:tc>
        <w:tc>
          <w:tcPr>
            <w:tcW w:w="1471" w:type="dxa"/>
          </w:tcPr>
          <w:p w:rsidRPr="00B42701" w:rsidR="00B42701" w:rsidP="00B42701" w:rsidRDefault="00B42701" w14:paraId="49BBDC15"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Pr>
          <w:p w:rsidRPr="00B42701" w:rsidR="00B42701" w:rsidP="00B42701" w:rsidRDefault="00B42701" w14:paraId="46F6EBEB" w14:textId="77777777">
            <w:pPr>
              <w:spacing w:after="0" w:line="240" w:lineRule="auto"/>
              <w:ind w:left="0"/>
              <w:rPr>
                <w:rFonts w:cstheme="minorHAnsi"/>
                <w:sz w:val="18"/>
                <w:szCs w:val="18"/>
              </w:rPr>
            </w:pPr>
            <w:r w:rsidRPr="00B42701">
              <w:rPr>
                <w:rFonts w:cstheme="minorHAnsi"/>
                <w:sz w:val="18"/>
                <w:szCs w:val="18"/>
              </w:rPr>
              <w:t>True for RVP shipment else false</w:t>
            </w:r>
          </w:p>
        </w:tc>
      </w:tr>
      <w:tr w:rsidR="00B42701" w:rsidTr="00346EB8" w14:paraId="46B60059" w14:textId="77777777">
        <w:trPr>
          <w:trHeight w:val="231"/>
        </w:trPr>
        <w:tc>
          <w:tcPr>
            <w:tcW w:w="2235" w:type="dxa"/>
          </w:tcPr>
          <w:p w:rsidRPr="00B42701" w:rsidR="00B42701" w:rsidP="00B42701" w:rsidRDefault="00B42701" w14:paraId="75B9816F" w14:textId="77777777">
            <w:pPr>
              <w:spacing w:after="0" w:line="240" w:lineRule="auto"/>
              <w:ind w:left="0"/>
              <w:rPr>
                <w:rFonts w:cstheme="minorHAnsi"/>
                <w:sz w:val="18"/>
                <w:szCs w:val="18"/>
              </w:rPr>
            </w:pPr>
            <w:proofErr w:type="spellStart"/>
            <w:r w:rsidRPr="00B42701">
              <w:rPr>
                <w:rFonts w:cstheme="minorHAnsi"/>
                <w:sz w:val="18"/>
                <w:szCs w:val="18"/>
              </w:rPr>
              <w:t>IsForcePickup</w:t>
            </w:r>
            <w:proofErr w:type="spellEnd"/>
          </w:p>
        </w:tc>
        <w:tc>
          <w:tcPr>
            <w:tcW w:w="1276" w:type="dxa"/>
          </w:tcPr>
          <w:p w:rsidRPr="00B42701" w:rsidR="00B42701" w:rsidP="00B42701" w:rsidRDefault="00B42701" w14:paraId="68A77629" w14:textId="77777777">
            <w:pPr>
              <w:spacing w:after="0" w:line="240" w:lineRule="auto"/>
              <w:ind w:left="0"/>
              <w:rPr>
                <w:rFonts w:cstheme="minorHAnsi"/>
                <w:sz w:val="18"/>
                <w:szCs w:val="18"/>
              </w:rPr>
            </w:pPr>
            <w:r w:rsidRPr="00B42701">
              <w:rPr>
                <w:rFonts w:cstheme="minorHAnsi"/>
                <w:sz w:val="18"/>
                <w:szCs w:val="18"/>
              </w:rPr>
              <w:t>Bool</w:t>
            </w:r>
          </w:p>
        </w:tc>
        <w:tc>
          <w:tcPr>
            <w:tcW w:w="969" w:type="dxa"/>
          </w:tcPr>
          <w:p w:rsidRPr="00B42701" w:rsidR="00B42701" w:rsidP="00B42701" w:rsidRDefault="00B42701" w14:paraId="7B6CE007"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1ADB6448" w14:textId="77777777">
            <w:pPr>
              <w:spacing w:after="0" w:line="240" w:lineRule="auto"/>
              <w:ind w:left="0"/>
              <w:rPr>
                <w:rFonts w:cstheme="minorHAnsi"/>
                <w:sz w:val="18"/>
                <w:szCs w:val="18"/>
              </w:rPr>
            </w:pPr>
          </w:p>
        </w:tc>
        <w:tc>
          <w:tcPr>
            <w:tcW w:w="1471" w:type="dxa"/>
          </w:tcPr>
          <w:p w:rsidRPr="00B42701" w:rsidR="00B42701" w:rsidP="00B42701" w:rsidRDefault="00B42701" w14:paraId="6DA2DBD2"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Pr>
          <w:p w:rsidRPr="00B42701" w:rsidR="00B42701" w:rsidP="00B42701" w:rsidRDefault="00B42701" w14:paraId="1BD7F3F0" w14:textId="77777777">
            <w:pPr>
              <w:spacing w:after="0" w:line="240" w:lineRule="auto"/>
              <w:ind w:left="0"/>
              <w:rPr>
                <w:rFonts w:cstheme="minorHAnsi"/>
                <w:sz w:val="18"/>
                <w:szCs w:val="18"/>
              </w:rPr>
            </w:pPr>
            <w:r w:rsidRPr="00B42701">
              <w:rPr>
                <w:rFonts w:cstheme="minorHAnsi"/>
                <w:sz w:val="18"/>
                <w:szCs w:val="18"/>
              </w:rPr>
              <w:t xml:space="preserve">True for register pickup </w:t>
            </w:r>
          </w:p>
        </w:tc>
      </w:tr>
      <w:tr w:rsidR="00B42701" w:rsidTr="00346EB8" w14:paraId="5370DB47" w14:textId="77777777">
        <w:trPr>
          <w:trHeight w:val="231"/>
        </w:trPr>
        <w:tc>
          <w:tcPr>
            <w:tcW w:w="2235" w:type="dxa"/>
          </w:tcPr>
          <w:p w:rsidRPr="00B42701" w:rsidR="00B42701" w:rsidP="00B42701" w:rsidRDefault="00B42701" w14:paraId="4F383F15" w14:textId="77777777">
            <w:pPr>
              <w:spacing w:after="0" w:line="240" w:lineRule="auto"/>
              <w:ind w:left="0"/>
              <w:rPr>
                <w:rFonts w:cstheme="minorHAnsi"/>
                <w:sz w:val="18"/>
                <w:szCs w:val="18"/>
              </w:rPr>
            </w:pPr>
            <w:proofErr w:type="spellStart"/>
            <w:r w:rsidRPr="00B42701">
              <w:rPr>
                <w:rFonts w:cstheme="minorHAnsi"/>
                <w:sz w:val="18"/>
                <w:szCs w:val="18"/>
              </w:rPr>
              <w:t>ParcelShopCode</w:t>
            </w:r>
            <w:proofErr w:type="spellEnd"/>
          </w:p>
        </w:tc>
        <w:tc>
          <w:tcPr>
            <w:tcW w:w="1276" w:type="dxa"/>
          </w:tcPr>
          <w:p w:rsidRPr="00B42701" w:rsidR="00B42701" w:rsidP="00B42701" w:rsidRDefault="00B42701" w14:paraId="3BD8DFEC" w14:textId="77777777">
            <w:pPr>
              <w:spacing w:after="0" w:line="240" w:lineRule="auto"/>
              <w:ind w:left="0"/>
              <w:rPr>
                <w:rFonts w:cstheme="minorHAnsi"/>
                <w:sz w:val="18"/>
                <w:szCs w:val="18"/>
              </w:rPr>
            </w:pPr>
            <w:r w:rsidRPr="00B42701">
              <w:rPr>
                <w:rFonts w:cstheme="minorHAnsi"/>
                <w:sz w:val="18"/>
                <w:szCs w:val="18"/>
              </w:rPr>
              <w:t xml:space="preserve">String </w:t>
            </w:r>
          </w:p>
        </w:tc>
        <w:tc>
          <w:tcPr>
            <w:tcW w:w="969" w:type="dxa"/>
          </w:tcPr>
          <w:p w:rsidRPr="00B42701" w:rsidR="00B42701" w:rsidP="00B42701" w:rsidRDefault="00B42701" w14:paraId="0A132BAB"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1C7EE4D0" w14:textId="77777777">
            <w:pPr>
              <w:spacing w:after="0" w:line="240" w:lineRule="auto"/>
              <w:ind w:left="0"/>
              <w:rPr>
                <w:rFonts w:cstheme="minorHAnsi"/>
                <w:sz w:val="18"/>
                <w:szCs w:val="18"/>
              </w:rPr>
            </w:pPr>
            <w:r w:rsidRPr="00B42701">
              <w:rPr>
                <w:rFonts w:cstheme="minorHAnsi"/>
                <w:sz w:val="18"/>
                <w:szCs w:val="18"/>
              </w:rPr>
              <w:t>10</w:t>
            </w:r>
          </w:p>
        </w:tc>
        <w:tc>
          <w:tcPr>
            <w:tcW w:w="1471" w:type="dxa"/>
          </w:tcPr>
          <w:p w:rsidRPr="00B42701" w:rsidR="00B42701" w:rsidP="00B42701" w:rsidRDefault="00B42701" w14:paraId="4B1CC10D"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2926E01F" w14:textId="77777777">
            <w:pPr>
              <w:spacing w:after="0" w:line="240" w:lineRule="auto"/>
              <w:ind w:left="0"/>
              <w:rPr>
                <w:rFonts w:cstheme="minorHAnsi"/>
                <w:sz w:val="18"/>
                <w:szCs w:val="18"/>
              </w:rPr>
            </w:pPr>
            <w:r w:rsidRPr="00B42701">
              <w:rPr>
                <w:rFonts w:cstheme="minorHAnsi"/>
                <w:sz w:val="18"/>
                <w:szCs w:val="18"/>
              </w:rPr>
              <w:t>Parcel Shop Code</w:t>
            </w:r>
          </w:p>
        </w:tc>
      </w:tr>
      <w:tr w:rsidR="00B42701" w:rsidTr="00346EB8" w14:paraId="49EC0D76" w14:textId="77777777">
        <w:trPr>
          <w:trHeight w:val="231"/>
        </w:trPr>
        <w:tc>
          <w:tcPr>
            <w:tcW w:w="2235" w:type="dxa"/>
          </w:tcPr>
          <w:p w:rsidRPr="00B42701" w:rsidR="00B42701" w:rsidP="00B42701" w:rsidRDefault="00B42701" w14:paraId="2B9920B7" w14:textId="77777777">
            <w:pPr>
              <w:spacing w:after="0" w:line="240" w:lineRule="auto"/>
              <w:ind w:left="0"/>
              <w:rPr>
                <w:rFonts w:cstheme="minorHAnsi"/>
                <w:sz w:val="18"/>
                <w:szCs w:val="18"/>
              </w:rPr>
            </w:pPr>
            <w:proofErr w:type="spellStart"/>
            <w:r w:rsidRPr="00B42701">
              <w:rPr>
                <w:rFonts w:cstheme="minorHAnsi"/>
                <w:sz w:val="18"/>
                <w:szCs w:val="18"/>
              </w:rPr>
              <w:t>ForwardAWBNo</w:t>
            </w:r>
            <w:proofErr w:type="spellEnd"/>
          </w:p>
        </w:tc>
        <w:tc>
          <w:tcPr>
            <w:tcW w:w="1276" w:type="dxa"/>
          </w:tcPr>
          <w:p w:rsidRPr="00B42701" w:rsidR="00B42701" w:rsidP="00B42701" w:rsidRDefault="00B42701" w14:paraId="2C88D1DE"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17E7ECC5"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3773011B" w14:textId="77777777">
            <w:pPr>
              <w:spacing w:after="0" w:line="240" w:lineRule="auto"/>
              <w:ind w:left="0"/>
              <w:rPr>
                <w:rFonts w:cstheme="minorHAnsi"/>
                <w:sz w:val="18"/>
                <w:szCs w:val="18"/>
              </w:rPr>
            </w:pPr>
            <w:r w:rsidRPr="00B42701">
              <w:rPr>
                <w:rFonts w:cstheme="minorHAnsi"/>
                <w:sz w:val="18"/>
                <w:szCs w:val="18"/>
              </w:rPr>
              <w:t>20</w:t>
            </w:r>
          </w:p>
        </w:tc>
        <w:tc>
          <w:tcPr>
            <w:tcW w:w="1471" w:type="dxa"/>
          </w:tcPr>
          <w:p w:rsidRPr="00B42701" w:rsidR="00B42701" w:rsidP="00B42701" w:rsidRDefault="00B42701" w14:paraId="51FE43D8"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227DA9E9" w14:textId="77777777">
            <w:pPr>
              <w:spacing w:after="0" w:line="240" w:lineRule="auto"/>
              <w:ind w:left="0"/>
              <w:rPr>
                <w:rFonts w:cstheme="minorHAnsi"/>
                <w:sz w:val="18"/>
                <w:szCs w:val="18"/>
              </w:rPr>
            </w:pPr>
            <w:r w:rsidRPr="00B42701">
              <w:rPr>
                <w:rFonts w:cstheme="minorHAnsi"/>
                <w:sz w:val="18"/>
                <w:szCs w:val="18"/>
              </w:rPr>
              <w:t>Forward Waybill no in case of reverse Shipment</w:t>
            </w:r>
          </w:p>
        </w:tc>
      </w:tr>
      <w:tr w:rsidR="00B42701" w:rsidTr="00346EB8" w14:paraId="3469C8CD" w14:textId="77777777">
        <w:trPr>
          <w:trHeight w:val="231"/>
        </w:trPr>
        <w:tc>
          <w:tcPr>
            <w:tcW w:w="2235" w:type="dxa"/>
          </w:tcPr>
          <w:p w:rsidRPr="00B42701" w:rsidR="00B42701" w:rsidP="00B42701" w:rsidRDefault="00B42701" w14:paraId="7FCD3C15" w14:textId="77777777">
            <w:pPr>
              <w:spacing w:after="0" w:line="240" w:lineRule="auto"/>
              <w:ind w:left="0"/>
              <w:rPr>
                <w:rFonts w:cstheme="minorHAnsi"/>
                <w:sz w:val="18"/>
                <w:szCs w:val="18"/>
              </w:rPr>
            </w:pPr>
            <w:proofErr w:type="spellStart"/>
            <w:r w:rsidRPr="00B42701">
              <w:rPr>
                <w:rFonts w:cstheme="minorHAnsi"/>
                <w:sz w:val="18"/>
                <w:szCs w:val="18"/>
              </w:rPr>
              <w:t>ForwardLogisticCompName</w:t>
            </w:r>
            <w:proofErr w:type="spellEnd"/>
          </w:p>
        </w:tc>
        <w:tc>
          <w:tcPr>
            <w:tcW w:w="1276" w:type="dxa"/>
          </w:tcPr>
          <w:p w:rsidRPr="00B42701" w:rsidR="00B42701" w:rsidP="00B42701" w:rsidRDefault="00B42701" w14:paraId="7F86F81F"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77E9BF42"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5D5B4CDF" w14:textId="77777777">
            <w:pPr>
              <w:spacing w:after="0" w:line="240" w:lineRule="auto"/>
              <w:ind w:left="0"/>
              <w:rPr>
                <w:rFonts w:cstheme="minorHAnsi"/>
                <w:sz w:val="18"/>
                <w:szCs w:val="18"/>
              </w:rPr>
            </w:pPr>
            <w:r w:rsidRPr="00B42701">
              <w:rPr>
                <w:rFonts w:cstheme="minorHAnsi"/>
                <w:sz w:val="18"/>
                <w:szCs w:val="18"/>
              </w:rPr>
              <w:t>30</w:t>
            </w:r>
          </w:p>
        </w:tc>
        <w:tc>
          <w:tcPr>
            <w:tcW w:w="1471" w:type="dxa"/>
          </w:tcPr>
          <w:p w:rsidRPr="00B42701" w:rsidR="00B42701" w:rsidP="00B42701" w:rsidRDefault="00B42701" w14:paraId="12A0F7A2"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4448B58D" w14:textId="77777777">
            <w:pPr>
              <w:spacing w:after="0" w:line="240" w:lineRule="auto"/>
              <w:ind w:left="0"/>
              <w:rPr>
                <w:rFonts w:cstheme="minorHAnsi"/>
                <w:sz w:val="18"/>
                <w:szCs w:val="18"/>
              </w:rPr>
            </w:pPr>
            <w:r w:rsidRPr="00B42701">
              <w:rPr>
                <w:rFonts w:cstheme="minorHAnsi"/>
                <w:sz w:val="18"/>
                <w:szCs w:val="18"/>
              </w:rPr>
              <w:t xml:space="preserve">For reverse </w:t>
            </w:r>
            <w:proofErr w:type="gramStart"/>
            <w:r w:rsidRPr="00B42701">
              <w:rPr>
                <w:rFonts w:cstheme="minorHAnsi"/>
                <w:sz w:val="18"/>
                <w:szCs w:val="18"/>
              </w:rPr>
              <w:t>shipment ,Logistic</w:t>
            </w:r>
            <w:proofErr w:type="gramEnd"/>
            <w:r w:rsidRPr="00B42701">
              <w:rPr>
                <w:rFonts w:cstheme="minorHAnsi"/>
                <w:sz w:val="18"/>
                <w:szCs w:val="18"/>
              </w:rPr>
              <w:t xml:space="preserve"> Company name who has delivered  forward waybill</w:t>
            </w:r>
          </w:p>
        </w:tc>
      </w:tr>
      <w:tr w:rsidR="00B42701" w:rsidTr="00346EB8" w14:paraId="380E5FA6" w14:textId="77777777">
        <w:trPr>
          <w:trHeight w:val="231"/>
        </w:trPr>
        <w:tc>
          <w:tcPr>
            <w:tcW w:w="2235" w:type="dxa"/>
          </w:tcPr>
          <w:p w:rsidRPr="00B42701" w:rsidR="00B42701" w:rsidP="00B42701" w:rsidRDefault="00B42701" w14:paraId="59492D7F" w14:textId="77777777">
            <w:pPr>
              <w:spacing w:after="0" w:line="240" w:lineRule="auto"/>
              <w:ind w:left="0"/>
              <w:rPr>
                <w:rFonts w:cstheme="minorHAnsi"/>
                <w:sz w:val="18"/>
                <w:szCs w:val="18"/>
              </w:rPr>
            </w:pPr>
            <w:r w:rsidRPr="00B42701">
              <w:rPr>
                <w:rFonts w:cstheme="minorHAnsi"/>
                <w:sz w:val="18"/>
                <w:szCs w:val="18"/>
              </w:rPr>
              <w:t>CreditReferenceNo2</w:t>
            </w:r>
          </w:p>
        </w:tc>
        <w:tc>
          <w:tcPr>
            <w:tcW w:w="1276" w:type="dxa"/>
          </w:tcPr>
          <w:p w:rsidRPr="00B42701" w:rsidR="00B42701" w:rsidP="00B42701" w:rsidRDefault="00B42701" w14:paraId="676356D9"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6907AA61"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66204C7D" w14:textId="77777777">
            <w:pPr>
              <w:spacing w:after="0" w:line="240" w:lineRule="auto"/>
              <w:ind w:left="0"/>
              <w:rPr>
                <w:rFonts w:cstheme="minorHAnsi"/>
                <w:sz w:val="18"/>
                <w:szCs w:val="18"/>
              </w:rPr>
            </w:pPr>
            <w:r w:rsidRPr="00B42701">
              <w:rPr>
                <w:rFonts w:cstheme="minorHAnsi"/>
                <w:sz w:val="18"/>
                <w:szCs w:val="18"/>
              </w:rPr>
              <w:t>20</w:t>
            </w:r>
          </w:p>
        </w:tc>
        <w:tc>
          <w:tcPr>
            <w:tcW w:w="1471" w:type="dxa"/>
          </w:tcPr>
          <w:p w:rsidRPr="00B42701" w:rsidR="00B42701" w:rsidP="00B42701" w:rsidRDefault="00B42701" w14:paraId="00233DEB"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630B0010" w14:textId="77777777">
            <w:pPr>
              <w:spacing w:after="0" w:line="240" w:lineRule="auto"/>
              <w:ind w:left="0"/>
              <w:rPr>
                <w:rFonts w:cstheme="minorHAnsi"/>
                <w:sz w:val="18"/>
                <w:szCs w:val="18"/>
              </w:rPr>
            </w:pPr>
            <w:r w:rsidRPr="00B42701">
              <w:rPr>
                <w:rFonts w:cstheme="minorHAnsi"/>
                <w:sz w:val="18"/>
                <w:szCs w:val="18"/>
              </w:rPr>
              <w:t>Credit Reference Number 2</w:t>
            </w:r>
          </w:p>
        </w:tc>
      </w:tr>
      <w:tr w:rsidR="00B42701" w:rsidTr="00346EB8" w14:paraId="6DF57AEC" w14:textId="77777777">
        <w:trPr>
          <w:trHeight w:val="231"/>
        </w:trPr>
        <w:tc>
          <w:tcPr>
            <w:tcW w:w="2235" w:type="dxa"/>
          </w:tcPr>
          <w:p w:rsidRPr="00B42701" w:rsidR="00B42701" w:rsidP="00B42701" w:rsidRDefault="00B42701" w14:paraId="1A783282" w14:textId="77777777">
            <w:pPr>
              <w:spacing w:after="0" w:line="240" w:lineRule="auto"/>
              <w:ind w:left="0"/>
              <w:rPr>
                <w:rFonts w:cstheme="minorHAnsi"/>
                <w:sz w:val="18"/>
                <w:szCs w:val="18"/>
              </w:rPr>
            </w:pPr>
            <w:r w:rsidRPr="00B42701">
              <w:rPr>
                <w:rFonts w:cstheme="minorHAnsi"/>
                <w:sz w:val="18"/>
                <w:szCs w:val="18"/>
              </w:rPr>
              <w:t>CreditReferenceNo3</w:t>
            </w:r>
          </w:p>
        </w:tc>
        <w:tc>
          <w:tcPr>
            <w:tcW w:w="1276" w:type="dxa"/>
          </w:tcPr>
          <w:p w:rsidRPr="00B42701" w:rsidR="00B42701" w:rsidP="00B42701" w:rsidRDefault="00B42701" w14:paraId="1036587B"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0FED2374"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1775D888" w14:textId="77777777">
            <w:pPr>
              <w:spacing w:after="0" w:line="240" w:lineRule="auto"/>
              <w:ind w:left="0"/>
              <w:rPr>
                <w:rFonts w:cstheme="minorHAnsi"/>
                <w:sz w:val="18"/>
                <w:szCs w:val="18"/>
              </w:rPr>
            </w:pPr>
            <w:r w:rsidRPr="00B42701">
              <w:rPr>
                <w:rFonts w:cstheme="minorHAnsi"/>
                <w:sz w:val="18"/>
                <w:szCs w:val="18"/>
              </w:rPr>
              <w:t>20</w:t>
            </w:r>
          </w:p>
        </w:tc>
        <w:tc>
          <w:tcPr>
            <w:tcW w:w="1471" w:type="dxa"/>
          </w:tcPr>
          <w:p w:rsidRPr="00B42701" w:rsidR="00B42701" w:rsidP="00B42701" w:rsidRDefault="00B42701" w14:paraId="1F00A683"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77009F8A" w14:textId="77777777">
            <w:pPr>
              <w:spacing w:after="0" w:line="240" w:lineRule="auto"/>
              <w:ind w:left="0"/>
              <w:rPr>
                <w:rFonts w:cstheme="minorHAnsi"/>
                <w:sz w:val="18"/>
                <w:szCs w:val="18"/>
              </w:rPr>
            </w:pPr>
            <w:r w:rsidRPr="00B42701">
              <w:rPr>
                <w:rFonts w:cstheme="minorHAnsi"/>
                <w:sz w:val="18"/>
                <w:szCs w:val="18"/>
              </w:rPr>
              <w:t>Credit Reference Number 3</w:t>
            </w:r>
          </w:p>
        </w:tc>
      </w:tr>
      <w:tr w:rsidR="00B42701" w:rsidTr="00346EB8" w14:paraId="6BDB4B65" w14:textId="77777777">
        <w:trPr>
          <w:trHeight w:val="231"/>
        </w:trPr>
        <w:tc>
          <w:tcPr>
            <w:tcW w:w="2235" w:type="dxa"/>
          </w:tcPr>
          <w:p w:rsidRPr="00B42701" w:rsidR="00B42701" w:rsidP="00B42701" w:rsidRDefault="00B42701" w14:paraId="7D79B16F" w14:textId="77777777">
            <w:pPr>
              <w:spacing w:after="0" w:line="240" w:lineRule="auto"/>
              <w:ind w:left="0"/>
              <w:rPr>
                <w:rFonts w:cstheme="minorHAnsi"/>
                <w:sz w:val="18"/>
                <w:szCs w:val="18"/>
              </w:rPr>
            </w:pPr>
            <w:proofErr w:type="spellStart"/>
            <w:r w:rsidRPr="00B42701">
              <w:rPr>
                <w:rFonts w:cstheme="minorHAnsi"/>
                <w:sz w:val="18"/>
                <w:szCs w:val="18"/>
              </w:rPr>
              <w:t>PickupMode</w:t>
            </w:r>
            <w:proofErr w:type="spellEnd"/>
          </w:p>
        </w:tc>
        <w:tc>
          <w:tcPr>
            <w:tcW w:w="1276" w:type="dxa"/>
          </w:tcPr>
          <w:p w:rsidRPr="00B42701" w:rsidR="00B42701" w:rsidP="00B42701" w:rsidRDefault="00B42701" w14:paraId="4098D959"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42D70612"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4E10B91B"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729A0F1B" w14:textId="77777777">
            <w:pPr>
              <w:spacing w:after="0" w:line="240" w:lineRule="auto"/>
              <w:ind w:left="0"/>
              <w:rPr>
                <w:rFonts w:cstheme="minorHAnsi"/>
                <w:sz w:val="18"/>
                <w:szCs w:val="18"/>
              </w:rPr>
            </w:pPr>
            <w:r w:rsidRPr="00B42701">
              <w:rPr>
                <w:rFonts w:cstheme="minorHAnsi"/>
                <w:sz w:val="18"/>
                <w:szCs w:val="18"/>
              </w:rPr>
              <w:t>P or C</w:t>
            </w:r>
          </w:p>
        </w:tc>
        <w:tc>
          <w:tcPr>
            <w:tcW w:w="3483" w:type="dxa"/>
          </w:tcPr>
          <w:p w:rsidRPr="00B42701" w:rsidR="00B42701" w:rsidP="00B42701" w:rsidRDefault="00B42701" w14:paraId="1B4277E5" w14:textId="77777777">
            <w:pPr>
              <w:spacing w:after="0" w:line="240" w:lineRule="auto"/>
              <w:ind w:left="0"/>
              <w:rPr>
                <w:rFonts w:cstheme="minorHAnsi"/>
                <w:sz w:val="18"/>
                <w:szCs w:val="18"/>
              </w:rPr>
            </w:pPr>
            <w:r w:rsidRPr="00B42701">
              <w:rPr>
                <w:rFonts w:cstheme="minorHAnsi"/>
                <w:sz w:val="18"/>
                <w:szCs w:val="18"/>
              </w:rPr>
              <w:t xml:space="preserve">P </w:t>
            </w:r>
            <w:proofErr w:type="gramStart"/>
            <w:r w:rsidRPr="00B42701">
              <w:rPr>
                <w:rFonts w:cstheme="minorHAnsi"/>
                <w:sz w:val="18"/>
                <w:szCs w:val="18"/>
              </w:rPr>
              <w:t>-  Shipment</w:t>
            </w:r>
            <w:proofErr w:type="gramEnd"/>
            <w:r w:rsidRPr="00B42701">
              <w:rPr>
                <w:rFonts w:cstheme="minorHAnsi"/>
                <w:sz w:val="18"/>
                <w:szCs w:val="18"/>
              </w:rPr>
              <w:t xml:space="preserve"> to be Picked Up.(Default)</w:t>
            </w:r>
            <w:r w:rsidRPr="00B42701">
              <w:rPr>
                <w:rFonts w:cstheme="minorHAnsi"/>
                <w:sz w:val="18"/>
                <w:szCs w:val="18"/>
              </w:rPr>
              <w:br/>
            </w:r>
            <w:r w:rsidRPr="00B42701">
              <w:rPr>
                <w:rFonts w:cstheme="minorHAnsi"/>
                <w:sz w:val="18"/>
                <w:szCs w:val="18"/>
              </w:rPr>
              <w:t>C -  Consignee will drop off the shipment at BD location</w:t>
            </w:r>
          </w:p>
          <w:p w:rsidRPr="00B42701" w:rsidR="00B42701" w:rsidP="00B42701" w:rsidRDefault="00B42701" w14:paraId="5FFE540C" w14:textId="77777777">
            <w:pPr>
              <w:spacing w:after="0" w:line="240" w:lineRule="auto"/>
              <w:ind w:left="0"/>
              <w:rPr>
                <w:rFonts w:cstheme="minorHAnsi"/>
                <w:sz w:val="18"/>
                <w:szCs w:val="18"/>
              </w:rPr>
            </w:pPr>
            <w:r w:rsidRPr="00B42701">
              <w:rPr>
                <w:rFonts w:cstheme="minorHAnsi"/>
                <w:sz w:val="18"/>
                <w:szCs w:val="18"/>
              </w:rPr>
              <w:t>Default null would be treated as Picked Up</w:t>
            </w:r>
          </w:p>
          <w:p w:rsidRPr="00B42701" w:rsidR="00B42701" w:rsidP="00B42701" w:rsidRDefault="00B42701" w14:paraId="3AEB319E" w14:textId="77777777">
            <w:pPr>
              <w:spacing w:after="0" w:line="240" w:lineRule="auto"/>
              <w:ind w:left="0"/>
              <w:rPr>
                <w:rFonts w:cstheme="minorHAnsi"/>
                <w:sz w:val="18"/>
                <w:szCs w:val="18"/>
              </w:rPr>
            </w:pPr>
          </w:p>
        </w:tc>
      </w:tr>
      <w:tr w:rsidR="00B42701" w:rsidTr="00346EB8" w14:paraId="581BB821" w14:textId="77777777">
        <w:trPr>
          <w:trHeight w:val="231"/>
        </w:trPr>
        <w:tc>
          <w:tcPr>
            <w:tcW w:w="2235" w:type="dxa"/>
          </w:tcPr>
          <w:p w:rsidRPr="00B42701" w:rsidR="00B42701" w:rsidP="00B42701" w:rsidRDefault="00B42701" w14:paraId="56E84917" w14:textId="77777777">
            <w:pPr>
              <w:spacing w:after="0" w:line="240" w:lineRule="auto"/>
              <w:ind w:left="0"/>
              <w:rPr>
                <w:rFonts w:cstheme="minorHAnsi"/>
                <w:sz w:val="18"/>
                <w:szCs w:val="18"/>
              </w:rPr>
            </w:pPr>
            <w:proofErr w:type="spellStart"/>
            <w:r w:rsidRPr="00B42701">
              <w:rPr>
                <w:rFonts w:cstheme="minorHAnsi"/>
                <w:sz w:val="18"/>
                <w:szCs w:val="18"/>
              </w:rPr>
              <w:t>PickupType</w:t>
            </w:r>
            <w:proofErr w:type="spellEnd"/>
          </w:p>
        </w:tc>
        <w:tc>
          <w:tcPr>
            <w:tcW w:w="1276" w:type="dxa"/>
          </w:tcPr>
          <w:p w:rsidRPr="00B42701" w:rsidR="00B42701" w:rsidP="00B42701" w:rsidRDefault="00B42701" w14:paraId="2848EAAC"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105F90DE"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3D4559F5" w14:textId="77777777">
            <w:pPr>
              <w:spacing w:after="0" w:line="240" w:lineRule="auto"/>
              <w:ind w:left="0"/>
              <w:rPr>
                <w:rFonts w:cstheme="minorHAnsi"/>
                <w:sz w:val="18"/>
                <w:szCs w:val="18"/>
              </w:rPr>
            </w:pPr>
            <w:r w:rsidRPr="00B42701">
              <w:rPr>
                <w:rFonts w:cstheme="minorHAnsi"/>
                <w:sz w:val="18"/>
                <w:szCs w:val="18"/>
              </w:rPr>
              <w:t>15</w:t>
            </w:r>
          </w:p>
        </w:tc>
        <w:tc>
          <w:tcPr>
            <w:tcW w:w="1471" w:type="dxa"/>
          </w:tcPr>
          <w:p w:rsidRPr="00B42701" w:rsidR="00B42701" w:rsidP="00B42701" w:rsidRDefault="00B42701" w14:paraId="2898E685"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RDefault="00B42701" w14:paraId="0CD03FFB" w14:textId="77777777">
            <w:pPr>
              <w:pStyle w:val="ListParagraph"/>
              <w:numPr>
                <w:ilvl w:val="0"/>
                <w:numId w:val="16"/>
              </w:numPr>
              <w:spacing w:after="0" w:line="240" w:lineRule="auto"/>
              <w:ind w:left="0"/>
              <w:rPr>
                <w:rFonts w:cstheme="minorHAnsi"/>
                <w:sz w:val="18"/>
                <w:szCs w:val="18"/>
              </w:rPr>
            </w:pPr>
            <w:r w:rsidRPr="00B42701">
              <w:rPr>
                <w:rFonts w:cstheme="minorHAnsi"/>
                <w:sz w:val="18"/>
                <w:szCs w:val="18"/>
              </w:rPr>
              <w:t xml:space="preserve">Additional feature code O Open Quality Check  </w:t>
            </w:r>
          </w:p>
          <w:p w:rsidRPr="00B42701" w:rsidR="00B42701" w:rsidRDefault="00B42701" w14:paraId="2C33347C" w14:textId="77777777">
            <w:pPr>
              <w:pStyle w:val="ListParagraph"/>
              <w:numPr>
                <w:ilvl w:val="0"/>
                <w:numId w:val="16"/>
              </w:numPr>
              <w:spacing w:after="0" w:line="240" w:lineRule="auto"/>
              <w:ind w:left="0"/>
              <w:rPr>
                <w:rFonts w:cstheme="minorHAnsi"/>
                <w:sz w:val="18"/>
                <w:szCs w:val="18"/>
              </w:rPr>
            </w:pPr>
            <w:r w:rsidRPr="00B42701">
              <w:rPr>
                <w:rFonts w:cstheme="minorHAnsi"/>
                <w:sz w:val="18"/>
                <w:szCs w:val="18"/>
              </w:rPr>
              <w:t xml:space="preserve">Additional feature code T Slotted Return </w:t>
            </w:r>
          </w:p>
          <w:p w:rsidRPr="00B42701" w:rsidR="00B42701" w:rsidRDefault="00B42701" w14:paraId="43714AA5" w14:textId="77777777">
            <w:pPr>
              <w:pStyle w:val="ListParagraph"/>
              <w:numPr>
                <w:ilvl w:val="0"/>
                <w:numId w:val="16"/>
              </w:numPr>
              <w:spacing w:after="0" w:line="240" w:lineRule="auto"/>
              <w:ind w:left="0"/>
              <w:rPr>
                <w:rFonts w:cstheme="minorHAnsi"/>
                <w:sz w:val="18"/>
                <w:szCs w:val="18"/>
              </w:rPr>
            </w:pPr>
            <w:r w:rsidRPr="00B42701">
              <w:rPr>
                <w:rFonts w:cstheme="minorHAnsi"/>
                <w:sz w:val="18"/>
                <w:szCs w:val="18"/>
              </w:rPr>
              <w:t xml:space="preserve">Multiple value can be capture base above p/u type like ('OS' stands </w:t>
            </w:r>
            <w:proofErr w:type="gramStart"/>
            <w:r w:rsidRPr="00B42701">
              <w:rPr>
                <w:rFonts w:cstheme="minorHAnsi"/>
                <w:sz w:val="18"/>
                <w:szCs w:val="18"/>
              </w:rPr>
              <w:t>for  Open</w:t>
            </w:r>
            <w:proofErr w:type="gramEnd"/>
            <w:r w:rsidRPr="00B42701">
              <w:rPr>
                <w:rFonts w:cstheme="minorHAnsi"/>
                <w:sz w:val="18"/>
                <w:szCs w:val="18"/>
              </w:rPr>
              <w:t xml:space="preserve"> as well as exchange p/u)</w:t>
            </w:r>
          </w:p>
          <w:p w:rsidRPr="00B42701" w:rsidR="00B42701" w:rsidP="00B42701" w:rsidRDefault="00B42701" w14:paraId="6C496E5C" w14:textId="77777777">
            <w:pPr>
              <w:spacing w:after="0" w:line="240" w:lineRule="auto"/>
              <w:ind w:left="0"/>
              <w:rPr>
                <w:rFonts w:cstheme="minorHAnsi"/>
                <w:sz w:val="18"/>
                <w:szCs w:val="18"/>
              </w:rPr>
            </w:pPr>
          </w:p>
        </w:tc>
      </w:tr>
      <w:tr w:rsidR="00B42701" w:rsidTr="00346EB8" w14:paraId="345FBFD7" w14:textId="77777777">
        <w:trPr>
          <w:trHeight w:val="231"/>
        </w:trPr>
        <w:tc>
          <w:tcPr>
            <w:tcW w:w="2235" w:type="dxa"/>
          </w:tcPr>
          <w:p w:rsidRPr="00B42701" w:rsidR="00B42701" w:rsidP="00B42701" w:rsidRDefault="00B42701" w14:paraId="3A73BBCE" w14:textId="77777777">
            <w:pPr>
              <w:spacing w:after="0" w:line="240" w:lineRule="auto"/>
              <w:ind w:left="0"/>
              <w:rPr>
                <w:rFonts w:cstheme="minorHAnsi"/>
                <w:sz w:val="18"/>
                <w:szCs w:val="18"/>
              </w:rPr>
            </w:pPr>
            <w:proofErr w:type="spellStart"/>
            <w:r w:rsidRPr="00B42701">
              <w:rPr>
                <w:rFonts w:cstheme="minorHAnsi"/>
                <w:sz w:val="18"/>
                <w:szCs w:val="18"/>
              </w:rPr>
              <w:t>ItemCount</w:t>
            </w:r>
            <w:proofErr w:type="spellEnd"/>
          </w:p>
        </w:tc>
        <w:tc>
          <w:tcPr>
            <w:tcW w:w="1276" w:type="dxa"/>
          </w:tcPr>
          <w:p w:rsidRPr="00B42701" w:rsidR="00B42701" w:rsidP="00B42701" w:rsidRDefault="00B42701" w14:paraId="04F8A44F" w14:textId="77777777">
            <w:pPr>
              <w:spacing w:after="0" w:line="240" w:lineRule="auto"/>
              <w:ind w:left="0"/>
              <w:rPr>
                <w:rFonts w:cstheme="minorHAnsi"/>
                <w:sz w:val="18"/>
                <w:szCs w:val="18"/>
              </w:rPr>
            </w:pPr>
            <w:r w:rsidRPr="00B42701">
              <w:rPr>
                <w:rFonts w:cstheme="minorHAnsi"/>
                <w:sz w:val="18"/>
                <w:szCs w:val="18"/>
              </w:rPr>
              <w:t>Int</w:t>
            </w:r>
          </w:p>
        </w:tc>
        <w:tc>
          <w:tcPr>
            <w:tcW w:w="969" w:type="dxa"/>
          </w:tcPr>
          <w:p w:rsidRPr="00B42701" w:rsidR="00B42701" w:rsidP="00B42701" w:rsidRDefault="00B42701" w14:paraId="51C40F57"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698D4FA0" w14:textId="77777777">
            <w:pPr>
              <w:spacing w:after="0" w:line="240" w:lineRule="auto"/>
              <w:ind w:left="0"/>
              <w:rPr>
                <w:rFonts w:cstheme="minorHAnsi"/>
                <w:sz w:val="18"/>
                <w:szCs w:val="18"/>
              </w:rPr>
            </w:pPr>
            <w:r w:rsidRPr="00B42701">
              <w:rPr>
                <w:rFonts w:cstheme="minorHAnsi"/>
                <w:sz w:val="18"/>
                <w:szCs w:val="18"/>
              </w:rPr>
              <w:t>3</w:t>
            </w:r>
          </w:p>
        </w:tc>
        <w:tc>
          <w:tcPr>
            <w:tcW w:w="1471" w:type="dxa"/>
          </w:tcPr>
          <w:p w:rsidRPr="00B42701" w:rsidR="00B42701" w:rsidP="00B42701" w:rsidRDefault="00B42701" w14:paraId="6D3490DA" w14:textId="77777777">
            <w:pPr>
              <w:spacing w:after="0" w:line="240" w:lineRule="auto"/>
              <w:ind w:left="0"/>
              <w:rPr>
                <w:rFonts w:cstheme="minorHAnsi"/>
                <w:sz w:val="18"/>
                <w:szCs w:val="18"/>
              </w:rPr>
            </w:pPr>
            <w:r w:rsidRPr="00B42701">
              <w:rPr>
                <w:rFonts w:cstheme="minorHAnsi"/>
                <w:sz w:val="18"/>
                <w:szCs w:val="18"/>
              </w:rPr>
              <w:t>0-9</w:t>
            </w:r>
          </w:p>
        </w:tc>
        <w:tc>
          <w:tcPr>
            <w:tcW w:w="3483" w:type="dxa"/>
          </w:tcPr>
          <w:p w:rsidRPr="00B42701" w:rsidR="00B42701" w:rsidP="00B42701" w:rsidRDefault="00B42701" w14:paraId="14A5F256" w14:textId="77777777">
            <w:pPr>
              <w:spacing w:after="0" w:line="240" w:lineRule="auto"/>
              <w:ind w:left="0"/>
              <w:rPr>
                <w:rFonts w:cstheme="minorHAnsi"/>
                <w:sz w:val="18"/>
                <w:szCs w:val="18"/>
              </w:rPr>
            </w:pPr>
            <w:r w:rsidRPr="00B42701">
              <w:rPr>
                <w:rFonts w:cstheme="minorHAnsi"/>
                <w:sz w:val="18"/>
                <w:szCs w:val="18"/>
              </w:rPr>
              <w:t xml:space="preserve">Number of Items </w:t>
            </w:r>
          </w:p>
          <w:p w:rsidRPr="00B42701" w:rsidR="00B42701" w:rsidP="00B42701" w:rsidRDefault="00B42701" w14:paraId="3D4E7986" w14:textId="77777777">
            <w:pPr>
              <w:spacing w:after="0" w:line="240" w:lineRule="auto"/>
              <w:ind w:left="0"/>
              <w:rPr>
                <w:rFonts w:cstheme="minorHAnsi"/>
                <w:sz w:val="18"/>
                <w:szCs w:val="18"/>
              </w:rPr>
            </w:pPr>
            <w:r w:rsidRPr="00B42701">
              <w:rPr>
                <w:rFonts w:cstheme="minorHAnsi"/>
                <w:sz w:val="18"/>
                <w:szCs w:val="18"/>
              </w:rPr>
              <w:t xml:space="preserve">Mandatory when </w:t>
            </w:r>
            <w:proofErr w:type="spellStart"/>
            <w:r w:rsidRPr="00B42701">
              <w:rPr>
                <w:rFonts w:cstheme="minorHAnsi"/>
                <w:sz w:val="18"/>
                <w:szCs w:val="18"/>
              </w:rPr>
              <w:t>PickupType</w:t>
            </w:r>
            <w:proofErr w:type="spellEnd"/>
            <w:r w:rsidRPr="00B42701">
              <w:rPr>
                <w:rFonts w:cstheme="minorHAnsi"/>
                <w:sz w:val="18"/>
                <w:szCs w:val="18"/>
              </w:rPr>
              <w:t xml:space="preserve">='O' and </w:t>
            </w:r>
          </w:p>
          <w:p w:rsidRPr="00B42701" w:rsidR="00B42701" w:rsidP="00B42701" w:rsidRDefault="00B42701" w14:paraId="0698F0EF" w14:textId="77777777">
            <w:pPr>
              <w:spacing w:after="0" w:line="240" w:lineRule="auto"/>
              <w:ind w:left="0"/>
              <w:rPr>
                <w:rFonts w:cstheme="minorHAnsi"/>
                <w:sz w:val="18"/>
                <w:szCs w:val="18"/>
              </w:rPr>
            </w:pPr>
            <w:r w:rsidRPr="00B42701">
              <w:rPr>
                <w:rFonts w:cstheme="minorHAnsi"/>
                <w:sz w:val="18"/>
                <w:szCs w:val="18"/>
              </w:rPr>
              <w:t>for Intl Ecommerce/Cross Border/Cross Border CSB IV product</w:t>
            </w:r>
          </w:p>
        </w:tc>
      </w:tr>
      <w:tr w:rsidR="00B42701" w:rsidTr="00346EB8" w14:paraId="57F46149" w14:textId="77777777">
        <w:trPr>
          <w:trHeight w:val="231"/>
        </w:trPr>
        <w:tc>
          <w:tcPr>
            <w:tcW w:w="2235" w:type="dxa"/>
          </w:tcPr>
          <w:p w:rsidRPr="00B42701" w:rsidR="00B42701" w:rsidP="00B42701" w:rsidRDefault="00B42701" w14:paraId="584F6BBA" w14:textId="77777777">
            <w:pPr>
              <w:spacing w:after="0" w:line="240" w:lineRule="auto"/>
              <w:ind w:left="0"/>
              <w:rPr>
                <w:rFonts w:cstheme="minorHAnsi"/>
                <w:sz w:val="18"/>
                <w:szCs w:val="18"/>
              </w:rPr>
            </w:pPr>
            <w:proofErr w:type="spellStart"/>
            <w:r w:rsidRPr="00B42701">
              <w:rPr>
                <w:rFonts w:cstheme="minorHAnsi"/>
                <w:sz w:val="18"/>
                <w:szCs w:val="18"/>
              </w:rPr>
              <w:t>IsPartialPickup</w:t>
            </w:r>
            <w:proofErr w:type="spellEnd"/>
          </w:p>
        </w:tc>
        <w:tc>
          <w:tcPr>
            <w:tcW w:w="1276" w:type="dxa"/>
          </w:tcPr>
          <w:p w:rsidRPr="00B42701" w:rsidR="00B42701" w:rsidP="00B42701" w:rsidRDefault="00B42701" w14:paraId="79E4A97D" w14:textId="77777777">
            <w:pPr>
              <w:spacing w:after="0" w:line="240" w:lineRule="auto"/>
              <w:ind w:left="0"/>
              <w:rPr>
                <w:rFonts w:cstheme="minorHAnsi"/>
                <w:sz w:val="18"/>
                <w:szCs w:val="18"/>
              </w:rPr>
            </w:pPr>
            <w:r w:rsidRPr="00B42701">
              <w:rPr>
                <w:rFonts w:cstheme="minorHAnsi"/>
                <w:sz w:val="18"/>
                <w:szCs w:val="18"/>
              </w:rPr>
              <w:t>Bool</w:t>
            </w:r>
          </w:p>
        </w:tc>
        <w:tc>
          <w:tcPr>
            <w:tcW w:w="969" w:type="dxa"/>
          </w:tcPr>
          <w:p w:rsidRPr="00B42701" w:rsidR="00B42701" w:rsidP="00B42701" w:rsidRDefault="00B42701" w14:paraId="54472854"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48E30B89" w14:textId="77777777">
            <w:pPr>
              <w:spacing w:after="0" w:line="240" w:lineRule="auto"/>
              <w:ind w:left="0"/>
              <w:rPr>
                <w:rFonts w:cstheme="minorHAnsi"/>
                <w:sz w:val="18"/>
                <w:szCs w:val="18"/>
              </w:rPr>
            </w:pPr>
            <w:r w:rsidRPr="00B42701">
              <w:rPr>
                <w:rFonts w:cstheme="minorHAnsi"/>
                <w:sz w:val="18"/>
                <w:szCs w:val="18"/>
              </w:rPr>
              <w:t>1</w:t>
            </w:r>
          </w:p>
        </w:tc>
        <w:tc>
          <w:tcPr>
            <w:tcW w:w="1471" w:type="dxa"/>
          </w:tcPr>
          <w:p w:rsidRPr="00B42701" w:rsidR="00B42701" w:rsidP="00B42701" w:rsidRDefault="00B42701" w14:paraId="493E6B9F"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Pr>
          <w:p w:rsidRPr="00B42701" w:rsidR="00B42701" w:rsidP="00B42701" w:rsidRDefault="00B42701" w14:paraId="7AB39F54" w14:textId="77777777">
            <w:pPr>
              <w:spacing w:after="0" w:line="240" w:lineRule="auto"/>
              <w:ind w:left="0"/>
              <w:rPr>
                <w:rFonts w:cstheme="minorHAnsi"/>
                <w:sz w:val="18"/>
                <w:szCs w:val="18"/>
              </w:rPr>
            </w:pPr>
            <w:r w:rsidRPr="00B42701">
              <w:rPr>
                <w:rFonts w:cstheme="minorHAnsi"/>
                <w:sz w:val="18"/>
                <w:szCs w:val="18"/>
              </w:rPr>
              <w:t>Partial Pickup true or false</w:t>
            </w:r>
          </w:p>
        </w:tc>
      </w:tr>
      <w:tr w:rsidR="00B42701" w:rsidTr="00346EB8" w14:paraId="000EDA78" w14:textId="77777777">
        <w:trPr>
          <w:trHeight w:val="483"/>
        </w:trPr>
        <w:tc>
          <w:tcPr>
            <w:tcW w:w="2235" w:type="dxa"/>
          </w:tcPr>
          <w:p w:rsidRPr="00B42701" w:rsidR="00B42701" w:rsidP="00B42701" w:rsidRDefault="00B42701" w14:paraId="55450C74" w14:textId="77777777">
            <w:pPr>
              <w:spacing w:after="0" w:line="240" w:lineRule="auto"/>
              <w:ind w:left="0"/>
              <w:rPr>
                <w:rFonts w:cstheme="minorHAnsi"/>
                <w:sz w:val="18"/>
                <w:szCs w:val="18"/>
              </w:rPr>
            </w:pPr>
            <w:proofErr w:type="spellStart"/>
            <w:r w:rsidRPr="00B42701">
              <w:rPr>
                <w:rFonts w:cstheme="minorHAnsi"/>
                <w:sz w:val="18"/>
                <w:szCs w:val="18"/>
              </w:rPr>
              <w:t>TotalCashPaytoCustomer</w:t>
            </w:r>
            <w:proofErr w:type="spellEnd"/>
          </w:p>
          <w:p w:rsidRPr="00B42701" w:rsidR="00B42701" w:rsidP="00B42701" w:rsidRDefault="00B42701" w14:paraId="54FB9D4C" w14:textId="77777777">
            <w:pPr>
              <w:spacing w:after="0" w:line="240" w:lineRule="auto"/>
              <w:ind w:left="0"/>
              <w:rPr>
                <w:rFonts w:cstheme="minorHAnsi"/>
                <w:sz w:val="18"/>
                <w:szCs w:val="18"/>
              </w:rPr>
            </w:pPr>
          </w:p>
        </w:tc>
        <w:tc>
          <w:tcPr>
            <w:tcW w:w="1276" w:type="dxa"/>
          </w:tcPr>
          <w:p w:rsidRPr="00B42701" w:rsidR="00B42701" w:rsidP="00B42701" w:rsidRDefault="00B42701" w14:paraId="53CE60AC" w14:textId="77777777">
            <w:pPr>
              <w:spacing w:after="0" w:line="240" w:lineRule="auto"/>
              <w:ind w:left="0"/>
              <w:rPr>
                <w:rFonts w:cstheme="minorHAnsi"/>
                <w:sz w:val="18"/>
                <w:szCs w:val="18"/>
              </w:rPr>
            </w:pPr>
            <w:r w:rsidRPr="00B42701">
              <w:rPr>
                <w:rFonts w:cstheme="minorHAnsi"/>
                <w:sz w:val="18"/>
                <w:szCs w:val="18"/>
              </w:rPr>
              <w:t>Double</w:t>
            </w:r>
          </w:p>
        </w:tc>
        <w:tc>
          <w:tcPr>
            <w:tcW w:w="969" w:type="dxa"/>
          </w:tcPr>
          <w:p w:rsidRPr="00B42701" w:rsidR="00B42701" w:rsidP="00B42701" w:rsidRDefault="00B42701" w14:paraId="2F5F8E30"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7FDE89E5" w14:textId="77777777">
            <w:pPr>
              <w:spacing w:after="0" w:line="240" w:lineRule="auto"/>
              <w:ind w:left="0"/>
              <w:rPr>
                <w:rFonts w:cstheme="minorHAnsi"/>
                <w:sz w:val="18"/>
                <w:szCs w:val="18"/>
              </w:rPr>
            </w:pPr>
            <w:r w:rsidRPr="00B42701">
              <w:rPr>
                <w:rFonts w:cstheme="minorHAnsi"/>
                <w:sz w:val="18"/>
                <w:szCs w:val="18"/>
              </w:rPr>
              <w:t>12,2</w:t>
            </w:r>
          </w:p>
        </w:tc>
        <w:tc>
          <w:tcPr>
            <w:tcW w:w="1471" w:type="dxa"/>
          </w:tcPr>
          <w:p w:rsidRPr="00B42701" w:rsidR="00B42701" w:rsidP="00B42701" w:rsidRDefault="00B42701" w14:paraId="175D1AD1" w14:textId="77777777">
            <w:pPr>
              <w:spacing w:after="0" w:line="240" w:lineRule="auto"/>
              <w:ind w:left="0"/>
              <w:rPr>
                <w:rFonts w:cstheme="minorHAnsi"/>
                <w:sz w:val="18"/>
                <w:szCs w:val="18"/>
              </w:rPr>
            </w:pPr>
            <w:r w:rsidRPr="00B42701">
              <w:rPr>
                <w:rFonts w:cstheme="minorHAnsi"/>
                <w:sz w:val="18"/>
                <w:szCs w:val="18"/>
              </w:rPr>
              <w:t>0-9</w:t>
            </w:r>
          </w:p>
        </w:tc>
        <w:tc>
          <w:tcPr>
            <w:tcW w:w="3483" w:type="dxa"/>
          </w:tcPr>
          <w:p w:rsidRPr="00B42701" w:rsidR="00B42701" w:rsidP="00B42701" w:rsidRDefault="00B42701" w14:paraId="69DA8AE1" w14:textId="77777777">
            <w:pPr>
              <w:spacing w:after="0" w:line="240" w:lineRule="auto"/>
              <w:ind w:left="0"/>
              <w:rPr>
                <w:rFonts w:cstheme="minorHAnsi"/>
                <w:sz w:val="18"/>
                <w:szCs w:val="18"/>
              </w:rPr>
            </w:pPr>
            <w:r w:rsidRPr="00B42701">
              <w:rPr>
                <w:rFonts w:cstheme="minorHAnsi"/>
                <w:sz w:val="18"/>
                <w:szCs w:val="18"/>
              </w:rPr>
              <w:t>Total Cash to be paid to consumer</w:t>
            </w:r>
          </w:p>
        </w:tc>
      </w:tr>
      <w:tr w:rsidR="00B42701" w:rsidTr="00346EB8" w14:paraId="45B044CB" w14:textId="77777777">
        <w:trPr>
          <w:trHeight w:val="231"/>
        </w:trPr>
        <w:tc>
          <w:tcPr>
            <w:tcW w:w="2235" w:type="dxa"/>
          </w:tcPr>
          <w:p w:rsidRPr="00B42701" w:rsidR="00B42701" w:rsidP="00B42701" w:rsidRDefault="00B42701" w14:paraId="54DFE351" w14:textId="77777777">
            <w:pPr>
              <w:spacing w:after="0" w:line="240" w:lineRule="auto"/>
              <w:ind w:left="0"/>
              <w:rPr>
                <w:rFonts w:cstheme="minorHAnsi"/>
                <w:sz w:val="18"/>
                <w:szCs w:val="18"/>
              </w:rPr>
            </w:pPr>
            <w:proofErr w:type="spellStart"/>
            <w:r w:rsidRPr="00B42701">
              <w:rPr>
                <w:rFonts w:cstheme="minorHAnsi"/>
                <w:sz w:val="18"/>
                <w:szCs w:val="18"/>
              </w:rPr>
              <w:t>PreferredPickupTimeSlot</w:t>
            </w:r>
            <w:proofErr w:type="spellEnd"/>
          </w:p>
        </w:tc>
        <w:tc>
          <w:tcPr>
            <w:tcW w:w="1276" w:type="dxa"/>
          </w:tcPr>
          <w:p w:rsidRPr="00B42701" w:rsidR="00B42701" w:rsidP="00B42701" w:rsidRDefault="00B42701" w14:paraId="2C207D56"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7575045C"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5353F80" w14:textId="77777777">
            <w:pPr>
              <w:spacing w:after="0" w:line="240" w:lineRule="auto"/>
              <w:ind w:left="0"/>
              <w:rPr>
                <w:rFonts w:cstheme="minorHAnsi"/>
                <w:sz w:val="18"/>
                <w:szCs w:val="18"/>
              </w:rPr>
            </w:pPr>
            <w:r w:rsidRPr="00B42701">
              <w:rPr>
                <w:rFonts w:cstheme="minorHAnsi"/>
                <w:sz w:val="18"/>
                <w:szCs w:val="18"/>
              </w:rPr>
              <w:t>11</w:t>
            </w:r>
          </w:p>
        </w:tc>
        <w:tc>
          <w:tcPr>
            <w:tcW w:w="1471" w:type="dxa"/>
          </w:tcPr>
          <w:p w:rsidRPr="00B42701" w:rsidR="00B42701" w:rsidP="00B42701" w:rsidRDefault="00B42701" w14:paraId="06D1D191" w14:textId="77777777">
            <w:pPr>
              <w:spacing w:after="0" w:line="240" w:lineRule="auto"/>
              <w:ind w:left="0"/>
              <w:rPr>
                <w:rFonts w:cstheme="minorHAnsi"/>
                <w:sz w:val="18"/>
                <w:szCs w:val="18"/>
              </w:rPr>
            </w:pPr>
            <w:r w:rsidRPr="00B42701">
              <w:rPr>
                <w:rFonts w:cstheme="minorHAnsi"/>
                <w:sz w:val="18"/>
                <w:szCs w:val="18"/>
              </w:rPr>
              <w:t>A-Z,0-9</w:t>
            </w:r>
          </w:p>
        </w:tc>
        <w:tc>
          <w:tcPr>
            <w:tcW w:w="3483" w:type="dxa"/>
          </w:tcPr>
          <w:p w:rsidRPr="00B42701" w:rsidR="00B42701" w:rsidP="00B42701" w:rsidRDefault="00B42701" w14:paraId="3A6166C4" w14:textId="77777777">
            <w:pPr>
              <w:spacing w:after="0" w:line="240" w:lineRule="auto"/>
              <w:ind w:left="0"/>
              <w:rPr>
                <w:rFonts w:cstheme="minorHAnsi"/>
                <w:sz w:val="18"/>
                <w:szCs w:val="18"/>
              </w:rPr>
            </w:pPr>
            <w:r w:rsidRPr="00B42701">
              <w:rPr>
                <w:rFonts w:cstheme="minorHAnsi"/>
                <w:sz w:val="18"/>
                <w:szCs w:val="18"/>
              </w:rPr>
              <w:t>Preferred Pickup Time Slot</w:t>
            </w:r>
            <w:r w:rsidRPr="00B42701">
              <w:rPr>
                <w:rFonts w:cstheme="minorHAnsi"/>
                <w:sz w:val="18"/>
                <w:szCs w:val="18"/>
              </w:rPr>
              <w:br/>
            </w:r>
            <w:r w:rsidRPr="00B42701">
              <w:rPr>
                <w:rFonts w:cstheme="minorHAnsi"/>
                <w:sz w:val="18"/>
                <w:szCs w:val="18"/>
              </w:rPr>
              <w:t xml:space="preserve">( Mandatory when </w:t>
            </w:r>
            <w:proofErr w:type="spellStart"/>
            <w:r w:rsidRPr="00B42701">
              <w:rPr>
                <w:rFonts w:cstheme="minorHAnsi"/>
                <w:sz w:val="18"/>
                <w:szCs w:val="18"/>
              </w:rPr>
              <w:t>PickupType</w:t>
            </w:r>
            <w:proofErr w:type="spellEnd"/>
            <w:r w:rsidRPr="00B42701">
              <w:rPr>
                <w:rFonts w:cstheme="minorHAnsi"/>
                <w:sz w:val="18"/>
                <w:szCs w:val="18"/>
              </w:rPr>
              <w:t>='T')</w:t>
            </w:r>
          </w:p>
        </w:tc>
      </w:tr>
      <w:tr w:rsidR="00B42701" w:rsidTr="00346EB8" w14:paraId="7A94C318" w14:textId="77777777">
        <w:trPr>
          <w:trHeight w:val="231"/>
        </w:trPr>
        <w:tc>
          <w:tcPr>
            <w:tcW w:w="2235" w:type="dxa"/>
          </w:tcPr>
          <w:p w:rsidRPr="00B42701" w:rsidR="00B42701" w:rsidP="00B42701" w:rsidRDefault="00B42701" w14:paraId="164C068D" w14:textId="77777777">
            <w:pPr>
              <w:spacing w:after="0" w:line="240" w:lineRule="auto"/>
              <w:ind w:left="0"/>
              <w:rPr>
                <w:rFonts w:cstheme="minorHAnsi"/>
                <w:sz w:val="18"/>
                <w:szCs w:val="18"/>
              </w:rPr>
            </w:pPr>
            <w:proofErr w:type="spellStart"/>
            <w:r w:rsidRPr="00B42701">
              <w:rPr>
                <w:rFonts w:cstheme="minorHAnsi"/>
                <w:sz w:val="18"/>
                <w:szCs w:val="18"/>
              </w:rPr>
              <w:t>DeferredDeliveryDays</w:t>
            </w:r>
            <w:proofErr w:type="spellEnd"/>
          </w:p>
        </w:tc>
        <w:tc>
          <w:tcPr>
            <w:tcW w:w="1276" w:type="dxa"/>
          </w:tcPr>
          <w:p w:rsidRPr="00B42701" w:rsidR="00B42701" w:rsidP="00B42701" w:rsidRDefault="00B42701" w14:paraId="7DA40ACA" w14:textId="77777777">
            <w:pPr>
              <w:spacing w:after="0" w:line="240" w:lineRule="auto"/>
              <w:ind w:left="0"/>
              <w:rPr>
                <w:rFonts w:cstheme="minorHAnsi"/>
                <w:sz w:val="18"/>
                <w:szCs w:val="18"/>
              </w:rPr>
            </w:pPr>
            <w:r w:rsidRPr="00B42701">
              <w:rPr>
                <w:rFonts w:cstheme="minorHAnsi"/>
                <w:sz w:val="18"/>
                <w:szCs w:val="18"/>
              </w:rPr>
              <w:t>Int</w:t>
            </w:r>
          </w:p>
        </w:tc>
        <w:tc>
          <w:tcPr>
            <w:tcW w:w="969" w:type="dxa"/>
          </w:tcPr>
          <w:p w:rsidRPr="00B42701" w:rsidR="00B42701" w:rsidP="00B42701" w:rsidRDefault="00B42701" w14:paraId="193ED0BC" w14:textId="77777777">
            <w:pPr>
              <w:spacing w:after="0" w:line="240" w:lineRule="auto"/>
              <w:ind w:left="0"/>
              <w:rPr>
                <w:rFonts w:cstheme="minorHAnsi"/>
                <w:sz w:val="18"/>
                <w:szCs w:val="18"/>
              </w:rPr>
            </w:pPr>
          </w:p>
        </w:tc>
        <w:tc>
          <w:tcPr>
            <w:tcW w:w="990" w:type="dxa"/>
          </w:tcPr>
          <w:p w:rsidRPr="00B42701" w:rsidR="00B42701" w:rsidP="00B42701" w:rsidRDefault="00B42701" w14:paraId="19DA7EC3" w14:textId="77777777">
            <w:pPr>
              <w:spacing w:after="0" w:line="240" w:lineRule="auto"/>
              <w:ind w:left="0"/>
              <w:rPr>
                <w:rFonts w:cstheme="minorHAnsi"/>
                <w:sz w:val="18"/>
                <w:szCs w:val="18"/>
              </w:rPr>
            </w:pPr>
          </w:p>
        </w:tc>
        <w:tc>
          <w:tcPr>
            <w:tcW w:w="1471" w:type="dxa"/>
          </w:tcPr>
          <w:p w:rsidRPr="00B42701" w:rsidR="00B42701" w:rsidP="00B42701" w:rsidRDefault="00B42701" w14:paraId="6E3DB6BC" w14:textId="77777777">
            <w:pPr>
              <w:spacing w:after="0" w:line="240" w:lineRule="auto"/>
              <w:ind w:left="0"/>
              <w:rPr>
                <w:rFonts w:cstheme="minorHAnsi"/>
                <w:sz w:val="18"/>
                <w:szCs w:val="18"/>
              </w:rPr>
            </w:pPr>
          </w:p>
        </w:tc>
        <w:tc>
          <w:tcPr>
            <w:tcW w:w="3483" w:type="dxa"/>
          </w:tcPr>
          <w:p w:rsidRPr="00B42701" w:rsidR="00B42701" w:rsidP="00B42701" w:rsidRDefault="00B42701" w14:paraId="50983777" w14:textId="77777777">
            <w:pPr>
              <w:spacing w:after="0" w:line="240" w:lineRule="auto"/>
              <w:ind w:left="0"/>
              <w:rPr>
                <w:rFonts w:cstheme="minorHAnsi"/>
                <w:sz w:val="18"/>
                <w:szCs w:val="18"/>
              </w:rPr>
            </w:pPr>
            <w:proofErr w:type="spellStart"/>
            <w:r w:rsidRPr="00B42701">
              <w:rPr>
                <w:rFonts w:cstheme="minorHAnsi"/>
                <w:sz w:val="18"/>
                <w:szCs w:val="18"/>
              </w:rPr>
              <w:t>DeferredDeliveryDays</w:t>
            </w:r>
            <w:proofErr w:type="spellEnd"/>
          </w:p>
        </w:tc>
      </w:tr>
      <w:tr w:rsidR="00B42701" w:rsidTr="00346EB8" w14:paraId="28A9EB9B" w14:textId="77777777">
        <w:trPr>
          <w:trHeight w:val="231"/>
        </w:trPr>
        <w:tc>
          <w:tcPr>
            <w:tcW w:w="2235" w:type="dxa"/>
          </w:tcPr>
          <w:p w:rsidRPr="00B42701" w:rsidR="00B42701" w:rsidP="00B42701" w:rsidRDefault="00B42701" w14:paraId="380D5B04" w14:textId="77777777">
            <w:pPr>
              <w:spacing w:after="0" w:line="240" w:lineRule="auto"/>
              <w:ind w:left="0"/>
              <w:rPr>
                <w:rFonts w:cstheme="minorHAnsi"/>
                <w:sz w:val="18"/>
                <w:szCs w:val="18"/>
              </w:rPr>
            </w:pPr>
            <w:proofErr w:type="spellStart"/>
            <w:r w:rsidRPr="00B42701">
              <w:rPr>
                <w:rFonts w:cstheme="minorHAnsi"/>
                <w:sz w:val="18"/>
                <w:szCs w:val="18"/>
              </w:rPr>
              <w:t>Officecutofftime</w:t>
            </w:r>
            <w:proofErr w:type="spellEnd"/>
          </w:p>
        </w:tc>
        <w:tc>
          <w:tcPr>
            <w:tcW w:w="1276" w:type="dxa"/>
          </w:tcPr>
          <w:p w:rsidRPr="00B42701" w:rsidR="00B42701" w:rsidP="00B42701" w:rsidRDefault="00B42701" w14:paraId="7369867C" w14:textId="77777777">
            <w:pPr>
              <w:spacing w:after="0" w:line="240" w:lineRule="auto"/>
              <w:ind w:left="0"/>
              <w:rPr>
                <w:rFonts w:cstheme="minorHAnsi"/>
                <w:sz w:val="18"/>
                <w:szCs w:val="18"/>
              </w:rPr>
            </w:pPr>
            <w:r w:rsidRPr="00B42701">
              <w:rPr>
                <w:rFonts w:cstheme="minorHAnsi"/>
                <w:sz w:val="18"/>
                <w:szCs w:val="18"/>
              </w:rPr>
              <w:t>String</w:t>
            </w:r>
          </w:p>
        </w:tc>
        <w:tc>
          <w:tcPr>
            <w:tcW w:w="969" w:type="dxa"/>
          </w:tcPr>
          <w:p w:rsidRPr="00B42701" w:rsidR="00B42701" w:rsidP="00B42701" w:rsidRDefault="00B42701" w14:paraId="325941AD" w14:textId="77777777">
            <w:pPr>
              <w:spacing w:after="0" w:line="240" w:lineRule="auto"/>
              <w:ind w:left="0"/>
              <w:rPr>
                <w:rFonts w:cstheme="minorHAnsi"/>
                <w:sz w:val="18"/>
                <w:szCs w:val="18"/>
              </w:rPr>
            </w:pPr>
          </w:p>
        </w:tc>
        <w:tc>
          <w:tcPr>
            <w:tcW w:w="990" w:type="dxa"/>
          </w:tcPr>
          <w:p w:rsidRPr="00B42701" w:rsidR="00B42701" w:rsidP="00B42701" w:rsidRDefault="00B42701" w14:paraId="253962CA" w14:textId="77777777">
            <w:pPr>
              <w:spacing w:after="0" w:line="240" w:lineRule="auto"/>
              <w:ind w:left="0"/>
              <w:rPr>
                <w:rFonts w:cstheme="minorHAnsi"/>
                <w:sz w:val="18"/>
                <w:szCs w:val="18"/>
              </w:rPr>
            </w:pPr>
          </w:p>
        </w:tc>
        <w:tc>
          <w:tcPr>
            <w:tcW w:w="1471" w:type="dxa"/>
          </w:tcPr>
          <w:p w:rsidRPr="00B42701" w:rsidR="00B42701" w:rsidP="00B42701" w:rsidRDefault="00B42701" w14:paraId="258FAA2A" w14:textId="77777777">
            <w:pPr>
              <w:spacing w:after="0" w:line="240" w:lineRule="auto"/>
              <w:ind w:left="0"/>
              <w:rPr>
                <w:rFonts w:cstheme="minorHAnsi"/>
                <w:sz w:val="18"/>
                <w:szCs w:val="18"/>
              </w:rPr>
            </w:pPr>
          </w:p>
        </w:tc>
        <w:tc>
          <w:tcPr>
            <w:tcW w:w="3483" w:type="dxa"/>
          </w:tcPr>
          <w:p w:rsidRPr="00B42701" w:rsidR="00B42701" w:rsidP="00B42701" w:rsidRDefault="00B42701" w14:paraId="137FCB60" w14:textId="77777777">
            <w:pPr>
              <w:spacing w:after="0" w:line="240" w:lineRule="auto"/>
              <w:ind w:left="0"/>
              <w:rPr>
                <w:rFonts w:cstheme="minorHAnsi"/>
                <w:sz w:val="18"/>
                <w:szCs w:val="18"/>
              </w:rPr>
            </w:pPr>
            <w:proofErr w:type="spellStart"/>
            <w:r w:rsidRPr="00B42701">
              <w:rPr>
                <w:rFonts w:cstheme="minorHAnsi"/>
                <w:sz w:val="18"/>
                <w:szCs w:val="18"/>
              </w:rPr>
              <w:t>Officecutofftime</w:t>
            </w:r>
            <w:proofErr w:type="spellEnd"/>
          </w:p>
        </w:tc>
      </w:tr>
      <w:tr w:rsidR="00B42701" w:rsidTr="00346EB8" w14:paraId="22EE7C0F" w14:textId="77777777">
        <w:trPr>
          <w:trHeight w:val="231"/>
        </w:trPr>
        <w:tc>
          <w:tcPr>
            <w:tcW w:w="2235" w:type="dxa"/>
          </w:tcPr>
          <w:p w:rsidRPr="00B42701" w:rsidR="00B42701" w:rsidP="00B42701" w:rsidRDefault="00B42701" w14:paraId="19C068F6" w14:textId="77777777">
            <w:pPr>
              <w:spacing w:after="0" w:line="240" w:lineRule="auto"/>
              <w:ind w:left="0"/>
              <w:rPr>
                <w:rFonts w:cstheme="minorHAnsi"/>
                <w:sz w:val="18"/>
                <w:szCs w:val="18"/>
              </w:rPr>
            </w:pPr>
            <w:proofErr w:type="spellStart"/>
            <w:r w:rsidRPr="00B42701">
              <w:rPr>
                <w:rFonts w:cstheme="minorHAnsi"/>
                <w:sz w:val="18"/>
                <w:szCs w:val="18"/>
              </w:rPr>
              <w:t>ItemDtl</w:t>
            </w:r>
            <w:proofErr w:type="spellEnd"/>
          </w:p>
        </w:tc>
        <w:tc>
          <w:tcPr>
            <w:tcW w:w="1276" w:type="dxa"/>
          </w:tcPr>
          <w:p w:rsidRPr="00B42701" w:rsidR="00B42701" w:rsidP="00B42701" w:rsidRDefault="00B42701" w14:paraId="05875C12" w14:textId="77777777">
            <w:pPr>
              <w:spacing w:after="0" w:line="240" w:lineRule="auto"/>
              <w:ind w:left="0"/>
              <w:rPr>
                <w:rFonts w:cstheme="minorHAnsi"/>
                <w:sz w:val="18"/>
                <w:szCs w:val="18"/>
              </w:rPr>
            </w:pPr>
            <w:r w:rsidRPr="00B42701">
              <w:rPr>
                <w:rFonts w:cstheme="minorHAnsi"/>
                <w:sz w:val="18"/>
                <w:szCs w:val="18"/>
              </w:rPr>
              <w:t>List of Item Object</w:t>
            </w:r>
          </w:p>
        </w:tc>
        <w:tc>
          <w:tcPr>
            <w:tcW w:w="969" w:type="dxa"/>
          </w:tcPr>
          <w:p w:rsidRPr="00B42701" w:rsidR="00B42701" w:rsidP="00B42701" w:rsidRDefault="00B42701" w14:paraId="34E3C295"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20AC8FC5" w14:textId="77777777">
            <w:pPr>
              <w:spacing w:after="0" w:line="240" w:lineRule="auto"/>
              <w:ind w:left="0"/>
              <w:rPr>
                <w:rFonts w:cstheme="minorHAnsi"/>
                <w:sz w:val="18"/>
                <w:szCs w:val="18"/>
              </w:rPr>
            </w:pPr>
          </w:p>
        </w:tc>
        <w:tc>
          <w:tcPr>
            <w:tcW w:w="1471" w:type="dxa"/>
          </w:tcPr>
          <w:p w:rsidRPr="00B42701" w:rsidR="00B42701" w:rsidP="00B42701" w:rsidRDefault="00B42701" w14:paraId="1714308A" w14:textId="77777777">
            <w:pPr>
              <w:spacing w:after="0" w:line="240" w:lineRule="auto"/>
              <w:ind w:left="0"/>
              <w:rPr>
                <w:rFonts w:cstheme="minorHAnsi"/>
                <w:sz w:val="18"/>
                <w:szCs w:val="18"/>
              </w:rPr>
            </w:pPr>
          </w:p>
        </w:tc>
        <w:tc>
          <w:tcPr>
            <w:tcW w:w="3483" w:type="dxa"/>
          </w:tcPr>
          <w:p w:rsidRPr="00B42701" w:rsidR="00B42701" w:rsidP="00B42701" w:rsidRDefault="00B42701" w14:paraId="7C96EBE8" w14:textId="77777777">
            <w:pPr>
              <w:spacing w:after="0" w:line="240" w:lineRule="auto"/>
              <w:ind w:left="0"/>
              <w:rPr>
                <w:rFonts w:cstheme="minorHAnsi"/>
                <w:sz w:val="18"/>
                <w:szCs w:val="18"/>
              </w:rPr>
            </w:pPr>
            <w:r w:rsidRPr="00B42701">
              <w:rPr>
                <w:rFonts w:cstheme="minorHAnsi"/>
                <w:sz w:val="18"/>
                <w:szCs w:val="18"/>
              </w:rPr>
              <w:t>List of Item of multiple</w:t>
            </w:r>
          </w:p>
          <w:p w:rsidRPr="00B42701" w:rsidR="00B42701" w:rsidP="00B42701" w:rsidRDefault="00B42701" w14:paraId="44E511F3" w14:textId="77777777">
            <w:pPr>
              <w:spacing w:after="0" w:line="240" w:lineRule="auto"/>
              <w:ind w:left="0"/>
              <w:rPr>
                <w:rFonts w:cstheme="minorHAnsi"/>
                <w:sz w:val="18"/>
                <w:szCs w:val="18"/>
              </w:rPr>
            </w:pPr>
            <w:r w:rsidRPr="00B42701">
              <w:rPr>
                <w:rFonts w:cstheme="minorHAnsi"/>
                <w:sz w:val="18"/>
                <w:szCs w:val="18"/>
              </w:rPr>
              <w:t xml:space="preserve">Item Counts </w:t>
            </w:r>
            <w:proofErr w:type="gramStart"/>
            <w:r w:rsidRPr="00B42701">
              <w:rPr>
                <w:rFonts w:cstheme="minorHAnsi"/>
                <w:sz w:val="18"/>
                <w:szCs w:val="18"/>
              </w:rPr>
              <w:t>( Mandatory</w:t>
            </w:r>
            <w:proofErr w:type="gramEnd"/>
            <w:r w:rsidRPr="00B42701">
              <w:rPr>
                <w:rFonts w:cstheme="minorHAnsi"/>
                <w:sz w:val="18"/>
                <w:szCs w:val="18"/>
              </w:rPr>
              <w:t xml:space="preserve"> only when </w:t>
            </w:r>
            <w:proofErr w:type="spellStart"/>
            <w:r w:rsidRPr="00B42701">
              <w:rPr>
                <w:rFonts w:cstheme="minorHAnsi"/>
                <w:sz w:val="18"/>
                <w:szCs w:val="18"/>
              </w:rPr>
              <w:t>PickupType</w:t>
            </w:r>
            <w:proofErr w:type="spellEnd"/>
            <w:r w:rsidRPr="00B42701">
              <w:rPr>
                <w:rFonts w:cstheme="minorHAnsi"/>
                <w:sz w:val="18"/>
                <w:szCs w:val="18"/>
              </w:rPr>
              <w:t>='O')</w:t>
            </w:r>
          </w:p>
        </w:tc>
      </w:tr>
      <w:tr w:rsidR="00B42701" w:rsidTr="00346EB8" w14:paraId="23D9FDD0" w14:textId="77777777">
        <w:trPr>
          <w:trHeight w:val="231"/>
        </w:trPr>
        <w:tc>
          <w:tcPr>
            <w:tcW w:w="2235" w:type="dxa"/>
            <w:tcBorders>
              <w:bottom w:val="single" w:color="auto" w:sz="4" w:space="0"/>
            </w:tcBorders>
          </w:tcPr>
          <w:p w:rsidRPr="00B42701" w:rsidR="00B42701" w:rsidP="00B42701" w:rsidRDefault="00B42701" w14:paraId="321A0AB1" w14:textId="77777777">
            <w:pPr>
              <w:spacing w:after="0" w:line="240" w:lineRule="auto"/>
              <w:ind w:left="0"/>
              <w:rPr>
                <w:rFonts w:cstheme="minorHAnsi"/>
                <w:sz w:val="18"/>
                <w:szCs w:val="18"/>
              </w:rPr>
            </w:pPr>
            <w:proofErr w:type="spellStart"/>
            <w:r w:rsidRPr="00B42701">
              <w:rPr>
                <w:rFonts w:cstheme="minorHAnsi"/>
                <w:sz w:val="18"/>
                <w:szCs w:val="18"/>
              </w:rPr>
              <w:t>PDFPrintContent</w:t>
            </w:r>
            <w:proofErr w:type="spellEnd"/>
          </w:p>
        </w:tc>
        <w:tc>
          <w:tcPr>
            <w:tcW w:w="1276" w:type="dxa"/>
            <w:tcBorders>
              <w:bottom w:val="single" w:color="auto" w:sz="4" w:space="0"/>
            </w:tcBorders>
          </w:tcPr>
          <w:p w:rsidRPr="00B42701" w:rsidR="00B42701" w:rsidP="00B42701" w:rsidRDefault="00B42701" w14:paraId="2C18E778" w14:textId="77777777">
            <w:pPr>
              <w:spacing w:after="0" w:line="240" w:lineRule="auto"/>
              <w:ind w:left="0"/>
              <w:rPr>
                <w:rFonts w:cstheme="minorHAnsi"/>
                <w:sz w:val="18"/>
                <w:szCs w:val="18"/>
              </w:rPr>
            </w:pPr>
            <w:r w:rsidRPr="00B42701">
              <w:rPr>
                <w:rFonts w:cstheme="minorHAnsi"/>
                <w:sz w:val="18"/>
                <w:szCs w:val="18"/>
              </w:rPr>
              <w:t>Array Of byte</w:t>
            </w:r>
          </w:p>
        </w:tc>
        <w:tc>
          <w:tcPr>
            <w:tcW w:w="969" w:type="dxa"/>
            <w:tcBorders>
              <w:bottom w:val="single" w:color="auto" w:sz="4" w:space="0"/>
            </w:tcBorders>
          </w:tcPr>
          <w:p w:rsidRPr="00B42701" w:rsidR="00B42701" w:rsidP="00B42701" w:rsidRDefault="00B42701" w14:paraId="52749ECA"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bottom w:val="single" w:color="auto" w:sz="4" w:space="0"/>
            </w:tcBorders>
          </w:tcPr>
          <w:p w:rsidRPr="00B42701" w:rsidR="00B42701" w:rsidP="00B42701" w:rsidRDefault="00B42701" w14:paraId="5EFC8E10" w14:textId="77777777">
            <w:pPr>
              <w:spacing w:after="0" w:line="240" w:lineRule="auto"/>
              <w:ind w:left="0"/>
              <w:rPr>
                <w:rFonts w:cstheme="minorHAnsi"/>
                <w:sz w:val="18"/>
                <w:szCs w:val="18"/>
              </w:rPr>
            </w:pPr>
          </w:p>
        </w:tc>
        <w:tc>
          <w:tcPr>
            <w:tcW w:w="1471" w:type="dxa"/>
            <w:tcBorders>
              <w:bottom w:val="single" w:color="auto" w:sz="4" w:space="0"/>
            </w:tcBorders>
          </w:tcPr>
          <w:p w:rsidRPr="00B42701" w:rsidR="00B42701" w:rsidP="00B42701" w:rsidRDefault="00B42701" w14:paraId="19E2DE1F" w14:textId="77777777">
            <w:pPr>
              <w:spacing w:after="0" w:line="240" w:lineRule="auto"/>
              <w:ind w:left="0"/>
              <w:rPr>
                <w:rFonts w:cstheme="minorHAnsi"/>
                <w:sz w:val="18"/>
                <w:szCs w:val="18"/>
              </w:rPr>
            </w:pPr>
          </w:p>
        </w:tc>
        <w:tc>
          <w:tcPr>
            <w:tcW w:w="3483" w:type="dxa"/>
            <w:tcBorders>
              <w:bottom w:val="single" w:color="auto" w:sz="4" w:space="0"/>
            </w:tcBorders>
          </w:tcPr>
          <w:p w:rsidRPr="00B42701" w:rsidR="00B42701" w:rsidP="00B42701" w:rsidRDefault="00B42701" w14:paraId="2F700ABA" w14:textId="77777777">
            <w:pPr>
              <w:spacing w:after="0" w:line="240" w:lineRule="auto"/>
              <w:ind w:left="0"/>
              <w:rPr>
                <w:rFonts w:cstheme="minorHAnsi"/>
                <w:sz w:val="18"/>
                <w:szCs w:val="18"/>
              </w:rPr>
            </w:pPr>
            <w:r w:rsidRPr="00B42701">
              <w:rPr>
                <w:rFonts w:cstheme="minorHAnsi"/>
                <w:sz w:val="18"/>
                <w:szCs w:val="18"/>
              </w:rPr>
              <w:t>To be used, when mutually agreed to deliver a shipment after printing the contents in this field.</w:t>
            </w:r>
            <w:r w:rsidRPr="00B42701">
              <w:rPr>
                <w:rFonts w:cstheme="minorHAnsi"/>
                <w:sz w:val="18"/>
                <w:szCs w:val="18"/>
              </w:rPr>
              <w:br/>
            </w:r>
            <w:r w:rsidRPr="00B42701">
              <w:rPr>
                <w:rFonts w:cstheme="minorHAnsi"/>
                <w:sz w:val="18"/>
                <w:szCs w:val="18"/>
              </w:rPr>
              <w:t>There is no physical pickup.</w:t>
            </w:r>
            <w:r w:rsidRPr="00B42701">
              <w:rPr>
                <w:rFonts w:cstheme="minorHAnsi"/>
                <w:sz w:val="18"/>
                <w:szCs w:val="18"/>
              </w:rPr>
              <w:br/>
            </w:r>
            <w:proofErr w:type="spellStart"/>
            <w:proofErr w:type="gramStart"/>
            <w:r w:rsidRPr="00B42701">
              <w:rPr>
                <w:rFonts w:cstheme="minorHAnsi"/>
                <w:sz w:val="18"/>
                <w:szCs w:val="18"/>
              </w:rPr>
              <w:t>Eg</w:t>
            </w:r>
            <w:proofErr w:type="spellEnd"/>
            <w:r w:rsidRPr="00B42701">
              <w:rPr>
                <w:rFonts w:cstheme="minorHAnsi"/>
                <w:sz w:val="18"/>
                <w:szCs w:val="18"/>
              </w:rPr>
              <w:t xml:space="preserve"> :</w:t>
            </w:r>
            <w:proofErr w:type="gramEnd"/>
            <w:r w:rsidRPr="00B42701">
              <w:rPr>
                <w:rFonts w:cstheme="minorHAnsi"/>
                <w:sz w:val="18"/>
                <w:szCs w:val="18"/>
              </w:rPr>
              <w:t xml:space="preserve"> Tickets, Coupons</w:t>
            </w:r>
            <w:r w:rsidRPr="00B42701">
              <w:rPr>
                <w:rFonts w:cstheme="minorHAnsi"/>
                <w:sz w:val="18"/>
                <w:szCs w:val="18"/>
              </w:rPr>
              <w:br/>
            </w:r>
          </w:p>
          <w:p w:rsidRPr="00B42701" w:rsidR="00B42701" w:rsidP="00B42701" w:rsidRDefault="00B42701" w14:paraId="785855A3" w14:textId="77777777">
            <w:pPr>
              <w:spacing w:after="0" w:line="240" w:lineRule="auto"/>
              <w:ind w:left="0"/>
              <w:rPr>
                <w:rFonts w:cstheme="minorHAnsi"/>
                <w:sz w:val="18"/>
                <w:szCs w:val="18"/>
              </w:rPr>
            </w:pPr>
            <w:r w:rsidRPr="00B42701">
              <w:rPr>
                <w:rFonts w:cstheme="minorHAnsi"/>
                <w:sz w:val="18"/>
                <w:szCs w:val="18"/>
              </w:rPr>
              <w:t xml:space="preserve">Data content in bytes will be converted in PDF, printed &amp; delivered.       </w:t>
            </w:r>
          </w:p>
          <w:p w:rsidRPr="00B42701" w:rsidR="00B42701" w:rsidP="00B42701" w:rsidRDefault="00B42701" w14:paraId="6FDA46C6" w14:textId="77777777">
            <w:pPr>
              <w:spacing w:after="0" w:line="240" w:lineRule="auto"/>
              <w:ind w:left="0"/>
              <w:rPr>
                <w:rFonts w:cstheme="minorHAnsi"/>
                <w:sz w:val="18"/>
                <w:szCs w:val="18"/>
              </w:rPr>
            </w:pPr>
          </w:p>
        </w:tc>
      </w:tr>
      <w:tr w:rsidR="00B42701" w:rsidTr="00346EB8" w14:paraId="05F84128"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CEACCFB" w14:textId="77777777">
            <w:pPr>
              <w:spacing w:after="0" w:line="240" w:lineRule="auto"/>
              <w:ind w:left="0"/>
              <w:rPr>
                <w:rFonts w:cstheme="minorHAnsi"/>
                <w:sz w:val="18"/>
                <w:szCs w:val="18"/>
              </w:rPr>
            </w:pPr>
            <w:proofErr w:type="spellStart"/>
            <w:r w:rsidRPr="00B42701">
              <w:rPr>
                <w:rFonts w:cstheme="minorHAnsi"/>
                <w:sz w:val="18"/>
                <w:szCs w:val="18"/>
              </w:rPr>
              <w:t>CustomerEDD</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6C6B0C5" w14:textId="77777777">
            <w:pPr>
              <w:spacing w:after="0" w:line="240" w:lineRule="auto"/>
              <w:ind w:left="0"/>
              <w:rPr>
                <w:rFonts w:cstheme="minorHAnsi"/>
                <w:sz w:val="18"/>
                <w:szCs w:val="18"/>
              </w:rPr>
            </w:pPr>
            <w:r w:rsidRPr="00B42701">
              <w:rPr>
                <w:rFonts w:cstheme="minorHAnsi"/>
                <w:sz w:val="18"/>
                <w:szCs w:val="18"/>
              </w:rPr>
              <w:t>Date</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F784B83"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4F5A12D" w14:textId="77777777">
            <w:pPr>
              <w:spacing w:after="0" w:line="240" w:lineRule="auto"/>
              <w:ind w:left="0"/>
              <w:rPr>
                <w:rFonts w:cstheme="minorHAnsi"/>
                <w:sz w:val="18"/>
                <w:szCs w:val="18"/>
              </w:rPr>
            </w:pPr>
            <w:r w:rsidRPr="00B42701">
              <w:rPr>
                <w:rFonts w:cstheme="minorHAnsi"/>
                <w:sz w:val="18"/>
                <w:szCs w:val="18"/>
              </w:rPr>
              <w:t>8</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E352B37" w14:textId="77777777">
            <w:pPr>
              <w:spacing w:after="0" w:line="240" w:lineRule="auto"/>
              <w:ind w:left="0"/>
              <w:rPr>
                <w:rFonts w:cstheme="minorHAnsi"/>
                <w:sz w:val="18"/>
                <w:szCs w:val="18"/>
              </w:rPr>
            </w:pPr>
            <w:r w:rsidRPr="00B42701">
              <w:rPr>
                <w:rFonts w:cstheme="minorHAnsi"/>
                <w:sz w:val="18"/>
                <w:szCs w:val="18"/>
              </w:rPr>
              <w:t>Date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8C7BE17" w14:textId="77777777">
            <w:pPr>
              <w:spacing w:after="0" w:line="240" w:lineRule="auto"/>
              <w:ind w:left="0"/>
              <w:rPr>
                <w:rFonts w:cstheme="minorHAnsi"/>
                <w:sz w:val="18"/>
                <w:szCs w:val="18"/>
              </w:rPr>
            </w:pPr>
            <w:r w:rsidRPr="00B42701">
              <w:rPr>
                <w:rFonts w:cstheme="minorHAnsi"/>
                <w:sz w:val="18"/>
                <w:szCs w:val="18"/>
              </w:rPr>
              <w:t>Customer Promised delivery date</w:t>
            </w:r>
          </w:p>
          <w:p w:rsidRPr="00B42701" w:rsidR="00B42701" w:rsidP="00B42701" w:rsidRDefault="00B42701" w14:paraId="41D43B6B" w14:textId="77777777">
            <w:pPr>
              <w:spacing w:after="0" w:line="240" w:lineRule="auto"/>
              <w:ind w:left="0"/>
              <w:rPr>
                <w:rFonts w:cstheme="minorHAnsi"/>
                <w:sz w:val="18"/>
                <w:szCs w:val="18"/>
              </w:rPr>
            </w:pPr>
          </w:p>
        </w:tc>
      </w:tr>
      <w:tr w:rsidRPr="0058311E" w:rsidR="00B42701" w:rsidTr="00346EB8" w14:paraId="098A9744"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FE8415F" w14:textId="77777777">
            <w:pPr>
              <w:spacing w:after="0" w:line="240" w:lineRule="auto"/>
              <w:ind w:left="0"/>
              <w:rPr>
                <w:rFonts w:cstheme="minorHAnsi"/>
                <w:sz w:val="18"/>
                <w:szCs w:val="18"/>
              </w:rPr>
            </w:pPr>
            <w:proofErr w:type="spellStart"/>
            <w:r w:rsidRPr="00B42701">
              <w:rPr>
                <w:rFonts w:cstheme="minorHAnsi"/>
                <w:sz w:val="18"/>
                <w:szCs w:val="18"/>
              </w:rPr>
              <w:t>IsDDN</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C20A8F0"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BFDC75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1D551BC" w14:textId="77777777">
            <w:pPr>
              <w:spacing w:after="0" w:line="240" w:lineRule="auto"/>
              <w:ind w:left="0"/>
              <w:rPr>
                <w:rFonts w:cstheme="minorHAnsi"/>
                <w:sz w:val="18"/>
                <w:szCs w:val="18"/>
              </w:rPr>
            </w:pPr>
            <w:r w:rsidRPr="00B42701">
              <w:rPr>
                <w:rFonts w:cstheme="minorHAnsi"/>
                <w:sz w:val="18"/>
                <w:szCs w:val="18"/>
              </w:rPr>
              <w:t>1</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FAD8052" w14:textId="77777777">
            <w:pPr>
              <w:spacing w:after="0" w:line="240" w:lineRule="auto"/>
              <w:ind w:left="0"/>
              <w:rPr>
                <w:rFonts w:cstheme="minorHAnsi"/>
                <w:sz w:val="18"/>
                <w:szCs w:val="18"/>
              </w:rPr>
            </w:pPr>
            <w:proofErr w:type="spellStart"/>
            <w:proofErr w:type="gramStart"/>
            <w:r w:rsidRPr="00B42701">
              <w:rPr>
                <w:rFonts w:cstheme="minorHAnsi"/>
                <w:sz w:val="18"/>
                <w:szCs w:val="18"/>
              </w:rPr>
              <w:t>True,false</w:t>
            </w:r>
            <w:proofErr w:type="spellEnd"/>
            <w:proofErr w:type="gramEnd"/>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E20C0A0" w14:textId="77777777">
            <w:pPr>
              <w:spacing w:after="0" w:line="240" w:lineRule="auto"/>
              <w:ind w:left="0"/>
              <w:rPr>
                <w:rFonts w:cstheme="minorHAnsi"/>
                <w:sz w:val="18"/>
                <w:szCs w:val="18"/>
              </w:rPr>
            </w:pPr>
            <w:r w:rsidRPr="00B42701">
              <w:rPr>
                <w:rFonts w:cstheme="minorHAnsi"/>
                <w:sz w:val="18"/>
                <w:szCs w:val="18"/>
              </w:rPr>
              <w:t xml:space="preserve">Dedicated Delivery Network </w:t>
            </w:r>
          </w:p>
        </w:tc>
      </w:tr>
      <w:tr w:rsidRPr="0058311E" w:rsidR="00B42701" w:rsidTr="00346EB8" w14:paraId="572F0206"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4D9B6B7" w14:textId="77777777">
            <w:pPr>
              <w:spacing w:after="0" w:line="240" w:lineRule="auto"/>
              <w:ind w:left="0"/>
              <w:rPr>
                <w:rFonts w:cstheme="minorHAnsi"/>
                <w:sz w:val="18"/>
                <w:szCs w:val="18"/>
              </w:rPr>
            </w:pPr>
            <w:proofErr w:type="spellStart"/>
            <w:r w:rsidRPr="00B42701">
              <w:rPr>
                <w:rFonts w:cstheme="minorHAnsi"/>
                <w:sz w:val="18"/>
                <w:szCs w:val="18"/>
              </w:rPr>
              <w:t>ExchangeWaybillNo</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F4347FF"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32DE05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2048095" w14:textId="77777777">
            <w:pPr>
              <w:spacing w:after="0" w:line="240" w:lineRule="auto"/>
              <w:ind w:left="0"/>
              <w:rPr>
                <w:rFonts w:cstheme="minorHAnsi"/>
                <w:sz w:val="18"/>
                <w:szCs w:val="18"/>
              </w:rPr>
            </w:pPr>
            <w:r w:rsidRPr="00B42701">
              <w:rPr>
                <w:rFonts w:cstheme="minorHAnsi"/>
                <w:sz w:val="18"/>
                <w:szCs w:val="18"/>
              </w:rPr>
              <w:t>12</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1C5D48F"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D783251" w14:textId="77777777">
            <w:pPr>
              <w:spacing w:after="0" w:line="240" w:lineRule="auto"/>
              <w:ind w:left="0"/>
              <w:rPr>
                <w:rFonts w:cstheme="minorHAnsi"/>
                <w:sz w:val="18"/>
                <w:szCs w:val="18"/>
              </w:rPr>
            </w:pPr>
            <w:r w:rsidRPr="00B42701">
              <w:rPr>
                <w:rFonts w:cstheme="minorHAnsi"/>
                <w:sz w:val="18"/>
                <w:szCs w:val="18"/>
              </w:rPr>
              <w:t>Exchange Waybill No for Exchange product</w:t>
            </w:r>
          </w:p>
        </w:tc>
      </w:tr>
      <w:tr w:rsidRPr="00882486" w:rsidR="00B42701" w:rsidTr="00346EB8" w14:paraId="5A7DAB33"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16D8DA6" w14:textId="77777777">
            <w:pPr>
              <w:spacing w:after="0" w:line="240" w:lineRule="auto"/>
              <w:ind w:left="0"/>
              <w:rPr>
                <w:rFonts w:cstheme="minorHAnsi"/>
                <w:sz w:val="18"/>
                <w:szCs w:val="18"/>
              </w:rPr>
            </w:pPr>
            <w:proofErr w:type="spellStart"/>
            <w:r w:rsidRPr="00B42701">
              <w:rPr>
                <w:rFonts w:cstheme="minorHAnsi"/>
                <w:sz w:val="18"/>
                <w:szCs w:val="18"/>
              </w:rPr>
              <w:t>ItemImg</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E0019B" w14:textId="77777777">
            <w:pPr>
              <w:spacing w:after="0" w:line="240" w:lineRule="auto"/>
              <w:ind w:left="0"/>
              <w:rPr>
                <w:rFonts w:cstheme="minorHAnsi"/>
                <w:sz w:val="18"/>
                <w:szCs w:val="18"/>
              </w:rPr>
            </w:pPr>
            <w:r w:rsidRPr="00B42701">
              <w:rPr>
                <w:rFonts w:cstheme="minorHAnsi"/>
                <w:sz w:val="18"/>
                <w:szCs w:val="18"/>
              </w:rPr>
              <w:t xml:space="preserve">List of </w:t>
            </w:r>
            <w:proofErr w:type="spellStart"/>
            <w:r w:rsidRPr="00B42701">
              <w:rPr>
                <w:rFonts w:cstheme="minorHAnsi"/>
                <w:sz w:val="18"/>
                <w:szCs w:val="18"/>
              </w:rPr>
              <w:t>ItemImg</w:t>
            </w:r>
            <w:proofErr w:type="spellEnd"/>
            <w:r w:rsidRPr="00B42701">
              <w:rPr>
                <w:rFonts w:cstheme="minorHAnsi"/>
                <w:sz w:val="18"/>
                <w:szCs w:val="18"/>
              </w:rPr>
              <w:t xml:space="preserve"> Object</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6AA6B2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2DD9AD2" w14:textId="77777777">
            <w:pPr>
              <w:spacing w:after="0" w:line="240" w:lineRule="auto"/>
              <w:ind w:left="0"/>
              <w:rPr>
                <w:rFonts w:cstheme="minorHAnsi"/>
                <w:sz w:val="18"/>
                <w:szCs w:val="18"/>
              </w:rPr>
            </w:pP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A895A76" w14:textId="77777777">
            <w:pPr>
              <w:spacing w:after="0" w:line="240" w:lineRule="auto"/>
              <w:ind w:left="0"/>
              <w:rPr>
                <w:rFonts w:cstheme="minorHAnsi"/>
                <w:sz w:val="18"/>
                <w:szCs w:val="18"/>
              </w:rPr>
            </w:pP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601120" w14:textId="77777777">
            <w:pPr>
              <w:spacing w:after="0" w:line="240" w:lineRule="auto"/>
              <w:ind w:left="0"/>
              <w:rPr>
                <w:rFonts w:cstheme="minorHAnsi"/>
                <w:sz w:val="18"/>
                <w:szCs w:val="18"/>
              </w:rPr>
            </w:pPr>
            <w:r w:rsidRPr="00B42701">
              <w:rPr>
                <w:rFonts w:cstheme="minorHAnsi"/>
                <w:sz w:val="18"/>
                <w:szCs w:val="18"/>
              </w:rPr>
              <w:t xml:space="preserve">List of Item images in relation to the Items mentioned in </w:t>
            </w:r>
            <w:proofErr w:type="spellStart"/>
            <w:r w:rsidRPr="00B42701">
              <w:rPr>
                <w:rFonts w:cstheme="minorHAnsi"/>
                <w:sz w:val="18"/>
                <w:szCs w:val="18"/>
              </w:rPr>
              <w:t>ItemCount</w:t>
            </w:r>
            <w:proofErr w:type="spellEnd"/>
          </w:p>
        </w:tc>
      </w:tr>
      <w:tr w:rsidRPr="004E5465" w:rsidR="00B42701" w:rsidTr="00346EB8" w14:paraId="7722359B"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1DB4AC" w14:textId="77777777">
            <w:pPr>
              <w:spacing w:after="0" w:line="240" w:lineRule="auto"/>
              <w:ind w:left="0"/>
              <w:rPr>
                <w:rFonts w:cstheme="minorHAnsi"/>
                <w:sz w:val="18"/>
                <w:szCs w:val="18"/>
              </w:rPr>
            </w:pPr>
            <w:proofErr w:type="spellStart"/>
            <w:r w:rsidRPr="00B42701">
              <w:rPr>
                <w:rFonts w:cstheme="minorHAnsi"/>
                <w:sz w:val="18"/>
                <w:szCs w:val="18"/>
              </w:rPr>
              <w:t>OTPBasedDelivery</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8A8E899" w14:textId="77777777">
            <w:pPr>
              <w:spacing w:after="0" w:line="240" w:lineRule="auto"/>
              <w:ind w:left="0"/>
              <w:rPr>
                <w:rFonts w:cstheme="minorHAnsi"/>
                <w:sz w:val="18"/>
                <w:szCs w:val="18"/>
              </w:rPr>
            </w:pPr>
            <w:proofErr w:type="spellStart"/>
            <w:r w:rsidRPr="00B42701">
              <w:rPr>
                <w:rFonts w:cstheme="minorHAnsi"/>
                <w:sz w:val="18"/>
                <w:szCs w:val="18"/>
              </w:rPr>
              <w:t>OTPBasedDelivery</w:t>
            </w:r>
            <w:proofErr w:type="spellEnd"/>
          </w:p>
          <w:p w:rsidRPr="00B42701" w:rsidR="00B42701" w:rsidP="00B42701" w:rsidRDefault="00B42701" w14:paraId="32F025AD" w14:textId="77777777">
            <w:pPr>
              <w:spacing w:after="0" w:line="240" w:lineRule="auto"/>
              <w:ind w:left="0"/>
              <w:rPr>
                <w:rFonts w:cstheme="minorHAnsi"/>
                <w:sz w:val="18"/>
                <w:szCs w:val="18"/>
              </w:rPr>
            </w:pPr>
            <w:r w:rsidRPr="00B42701">
              <w:rPr>
                <w:rFonts w:cstheme="minorHAnsi"/>
                <w:sz w:val="18"/>
                <w:szCs w:val="18"/>
              </w:rPr>
              <w:t>[Enumerator]</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1E22D7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CF83E33" w14:textId="77777777">
            <w:pPr>
              <w:spacing w:after="0" w:line="240" w:lineRule="auto"/>
              <w:ind w:left="0"/>
              <w:rPr>
                <w:rFonts w:cstheme="minorHAnsi"/>
                <w:sz w:val="18"/>
                <w:szCs w:val="18"/>
              </w:rPr>
            </w:pP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A76F4EE" w14:textId="77777777">
            <w:pPr>
              <w:spacing w:after="0" w:line="240" w:lineRule="auto"/>
              <w:ind w:left="0"/>
              <w:rPr>
                <w:rFonts w:cstheme="minorHAnsi"/>
                <w:sz w:val="18"/>
                <w:szCs w:val="18"/>
              </w:rPr>
            </w:pPr>
            <w:proofErr w:type="spellStart"/>
            <w:proofErr w:type="gramStart"/>
            <w:r w:rsidRPr="00B42701">
              <w:rPr>
                <w:rFonts w:cstheme="minorHAnsi"/>
                <w:sz w:val="18"/>
                <w:szCs w:val="18"/>
              </w:rPr>
              <w:t>OTPBasedDelivery</w:t>
            </w:r>
            <w:proofErr w:type="spellEnd"/>
            <w:r w:rsidRPr="00B42701">
              <w:rPr>
                <w:rFonts w:cstheme="minorHAnsi"/>
                <w:sz w:val="18"/>
                <w:szCs w:val="18"/>
              </w:rPr>
              <w:t xml:space="preserve"> .</w:t>
            </w:r>
            <w:proofErr w:type="spellStart"/>
            <w:r w:rsidRPr="00B42701">
              <w:rPr>
                <w:rFonts w:cstheme="minorHAnsi"/>
                <w:sz w:val="18"/>
                <w:szCs w:val="18"/>
              </w:rPr>
              <w:t>LastMileFixedOTPAutoGenerate</w:t>
            </w:r>
            <w:proofErr w:type="spellEnd"/>
            <w:proofErr w:type="gramEnd"/>
            <w:r w:rsidRPr="00B42701">
              <w:rPr>
                <w:rFonts w:cstheme="minorHAnsi"/>
                <w:sz w:val="18"/>
                <w:szCs w:val="18"/>
              </w:rPr>
              <w:t>,</w:t>
            </w:r>
          </w:p>
          <w:p w:rsidRPr="00B42701" w:rsidR="00B42701" w:rsidP="00B42701" w:rsidRDefault="00B42701" w14:paraId="409F3676" w14:textId="77777777">
            <w:pPr>
              <w:spacing w:after="0" w:line="240" w:lineRule="auto"/>
              <w:ind w:left="0"/>
              <w:rPr>
                <w:rFonts w:cstheme="minorHAnsi"/>
                <w:sz w:val="18"/>
                <w:szCs w:val="18"/>
              </w:rPr>
            </w:pPr>
            <w:proofErr w:type="spellStart"/>
            <w:proofErr w:type="gramStart"/>
            <w:r w:rsidRPr="00B42701">
              <w:rPr>
                <w:rFonts w:cstheme="minorHAnsi"/>
                <w:sz w:val="18"/>
                <w:szCs w:val="18"/>
              </w:rPr>
              <w:t>OTPBasedDelivery</w:t>
            </w:r>
            <w:proofErr w:type="spellEnd"/>
            <w:r w:rsidRPr="00B42701">
              <w:rPr>
                <w:rFonts w:cstheme="minorHAnsi"/>
                <w:sz w:val="18"/>
                <w:szCs w:val="18"/>
              </w:rPr>
              <w:t xml:space="preserve"> .</w:t>
            </w:r>
            <w:proofErr w:type="spellStart"/>
            <w:r w:rsidRPr="00B42701">
              <w:rPr>
                <w:rFonts w:cstheme="minorHAnsi"/>
                <w:sz w:val="18"/>
                <w:szCs w:val="18"/>
              </w:rPr>
              <w:t>LastMileFixedOTPpredefined</w:t>
            </w:r>
            <w:proofErr w:type="spellEnd"/>
            <w:proofErr w:type="gramEnd"/>
            <w:r w:rsidRPr="00B42701">
              <w:rPr>
                <w:rFonts w:cstheme="minorHAnsi"/>
                <w:sz w:val="18"/>
                <w:szCs w:val="18"/>
              </w:rPr>
              <w:t>,</w:t>
            </w:r>
          </w:p>
          <w:p w:rsidRPr="00B42701" w:rsidR="00B42701" w:rsidP="00B42701" w:rsidRDefault="00B42701" w14:paraId="36F92B34" w14:textId="77777777">
            <w:pPr>
              <w:spacing w:after="0" w:line="240" w:lineRule="auto"/>
              <w:ind w:left="0"/>
              <w:rPr>
                <w:rFonts w:cstheme="minorHAnsi"/>
                <w:sz w:val="18"/>
                <w:szCs w:val="18"/>
              </w:rPr>
            </w:pPr>
            <w:proofErr w:type="spellStart"/>
            <w:r w:rsidRPr="00B42701">
              <w:rPr>
                <w:rFonts w:cstheme="minorHAnsi"/>
                <w:sz w:val="18"/>
                <w:szCs w:val="18"/>
              </w:rPr>
              <w:t>OTPBasedDelivery</w:t>
            </w:r>
            <w:proofErr w:type="spellEnd"/>
            <w:r w:rsidRPr="00B42701">
              <w:rPr>
                <w:rFonts w:cstheme="minorHAnsi"/>
                <w:sz w:val="18"/>
                <w:szCs w:val="18"/>
              </w:rPr>
              <w:t>.</w:t>
            </w:r>
          </w:p>
          <w:p w:rsidRPr="00B42701" w:rsidR="00B42701" w:rsidP="00B42701" w:rsidRDefault="00B42701" w14:paraId="0FFB37AB" w14:textId="77777777">
            <w:pPr>
              <w:spacing w:after="0" w:line="240" w:lineRule="auto"/>
              <w:ind w:left="0"/>
              <w:rPr>
                <w:rFonts w:cstheme="minorHAnsi"/>
                <w:sz w:val="18"/>
                <w:szCs w:val="18"/>
              </w:rPr>
            </w:pPr>
            <w:proofErr w:type="spellStart"/>
            <w:r w:rsidRPr="00B42701">
              <w:rPr>
                <w:rFonts w:cstheme="minorHAnsi"/>
                <w:sz w:val="18"/>
                <w:szCs w:val="18"/>
              </w:rPr>
              <w:t>LastMileDynamicOTP</w:t>
            </w:r>
            <w:proofErr w:type="spellEnd"/>
            <w:r w:rsidRPr="00B42701">
              <w:rPr>
                <w:rFonts w:cstheme="minorHAnsi"/>
                <w:sz w:val="18"/>
                <w:szCs w:val="18"/>
              </w:rPr>
              <w:t xml:space="preserve">, </w:t>
            </w:r>
            <w:proofErr w:type="spellStart"/>
            <w:r w:rsidRPr="00B42701">
              <w:rPr>
                <w:rFonts w:cstheme="minorHAnsi"/>
                <w:sz w:val="18"/>
                <w:szCs w:val="18"/>
              </w:rPr>
              <w:t>OTPBasedDelivery.Default</w:t>
            </w:r>
            <w:proofErr w:type="spellEnd"/>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393636E" w14:textId="77777777">
            <w:pPr>
              <w:spacing w:after="0" w:line="240" w:lineRule="auto"/>
              <w:ind w:left="0"/>
              <w:rPr>
                <w:rFonts w:cstheme="minorHAnsi"/>
                <w:sz w:val="18"/>
                <w:szCs w:val="18"/>
              </w:rPr>
            </w:pPr>
            <w:proofErr w:type="spellStart"/>
            <w:r w:rsidRPr="00B42701">
              <w:rPr>
                <w:rFonts w:cstheme="minorHAnsi"/>
                <w:sz w:val="18"/>
                <w:szCs w:val="18"/>
              </w:rPr>
              <w:t>OTPBasedDelivery</w:t>
            </w:r>
            <w:proofErr w:type="spellEnd"/>
            <w:r w:rsidRPr="00B42701">
              <w:rPr>
                <w:rFonts w:cstheme="minorHAnsi"/>
                <w:sz w:val="18"/>
                <w:szCs w:val="18"/>
              </w:rPr>
              <w:t xml:space="preserve"> [</w:t>
            </w:r>
            <w:proofErr w:type="spellStart"/>
            <w:proofErr w:type="gramStart"/>
            <w:r w:rsidRPr="00B42701">
              <w:rPr>
                <w:rFonts w:cstheme="minorHAnsi"/>
                <w:sz w:val="18"/>
                <w:szCs w:val="18"/>
              </w:rPr>
              <w:t>LastMileFixedOTPAutoGenerate</w:t>
            </w:r>
            <w:proofErr w:type="spellEnd"/>
            <w:r w:rsidRPr="00B42701">
              <w:rPr>
                <w:rFonts w:cstheme="minorHAnsi"/>
                <w:sz w:val="18"/>
                <w:szCs w:val="18"/>
              </w:rPr>
              <w:t>(</w:t>
            </w:r>
            <w:proofErr w:type="gramEnd"/>
            <w:r w:rsidRPr="00B42701">
              <w:rPr>
                <w:rFonts w:cstheme="minorHAnsi"/>
                <w:sz w:val="18"/>
                <w:szCs w:val="18"/>
              </w:rPr>
              <w:t xml:space="preserve">OTP generated by Blue Dart on Manifest receipt) / </w:t>
            </w:r>
            <w:proofErr w:type="spellStart"/>
            <w:r w:rsidRPr="00B42701">
              <w:rPr>
                <w:rFonts w:cstheme="minorHAnsi"/>
                <w:sz w:val="18"/>
                <w:szCs w:val="18"/>
              </w:rPr>
              <w:t>LastMileFixedOTPpredefined</w:t>
            </w:r>
            <w:proofErr w:type="spellEnd"/>
            <w:r w:rsidRPr="00B42701">
              <w:rPr>
                <w:rFonts w:cstheme="minorHAnsi"/>
                <w:sz w:val="18"/>
                <w:szCs w:val="18"/>
              </w:rPr>
              <w:t xml:space="preserve">(OTP generated by Shipper and validated by Blue dart on delivery)/ </w:t>
            </w:r>
            <w:proofErr w:type="spellStart"/>
            <w:r w:rsidRPr="00B42701">
              <w:rPr>
                <w:rFonts w:cstheme="minorHAnsi"/>
                <w:sz w:val="18"/>
                <w:szCs w:val="18"/>
              </w:rPr>
              <w:t>LastMileDynamicOTP</w:t>
            </w:r>
            <w:proofErr w:type="spellEnd"/>
            <w:r w:rsidRPr="00B42701">
              <w:rPr>
                <w:rFonts w:cstheme="minorHAnsi"/>
                <w:sz w:val="18"/>
                <w:szCs w:val="18"/>
              </w:rPr>
              <w:t xml:space="preserve">(OTP generated by Blue Dart at the time of delivery)/ </w:t>
            </w:r>
          </w:p>
          <w:p w:rsidRPr="00B42701" w:rsidR="00B42701" w:rsidP="00B42701" w:rsidRDefault="00B42701" w14:paraId="385A314D" w14:textId="77777777">
            <w:pPr>
              <w:spacing w:after="0" w:line="240" w:lineRule="auto"/>
              <w:ind w:left="0"/>
              <w:rPr>
                <w:rFonts w:cstheme="minorHAnsi"/>
                <w:sz w:val="18"/>
                <w:szCs w:val="18"/>
              </w:rPr>
            </w:pPr>
            <w:proofErr w:type="gramStart"/>
            <w:r w:rsidRPr="00B42701">
              <w:rPr>
                <w:rFonts w:cstheme="minorHAnsi"/>
                <w:sz w:val="18"/>
                <w:szCs w:val="18"/>
              </w:rPr>
              <w:t>Default(</w:t>
            </w:r>
            <w:proofErr w:type="gramEnd"/>
            <w:r w:rsidRPr="00B42701">
              <w:rPr>
                <w:rFonts w:cstheme="minorHAnsi"/>
                <w:sz w:val="18"/>
                <w:szCs w:val="18"/>
              </w:rPr>
              <w:t>Proceed with Delivery without OTP check)]</w:t>
            </w:r>
          </w:p>
        </w:tc>
      </w:tr>
      <w:tr w:rsidRPr="00882486" w:rsidR="00B42701" w:rsidTr="00346EB8" w14:paraId="4026F6BB"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66F64F4" w14:textId="77777777">
            <w:pPr>
              <w:spacing w:after="0" w:line="240" w:lineRule="auto"/>
              <w:ind w:left="0"/>
              <w:rPr>
                <w:rFonts w:cstheme="minorHAnsi"/>
                <w:sz w:val="18"/>
                <w:szCs w:val="18"/>
              </w:rPr>
            </w:pPr>
            <w:proofErr w:type="spellStart"/>
            <w:r w:rsidRPr="00B42701">
              <w:rPr>
                <w:rFonts w:cstheme="minorHAnsi"/>
                <w:sz w:val="18"/>
                <w:szCs w:val="18"/>
              </w:rPr>
              <w:t>OTPCode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A80E957"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E847C75"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BA763C8" w14:textId="77777777">
            <w:pPr>
              <w:spacing w:after="0" w:line="240" w:lineRule="auto"/>
              <w:ind w:left="0"/>
              <w:rPr>
                <w:rFonts w:cstheme="minorHAnsi"/>
                <w:sz w:val="18"/>
                <w:szCs w:val="18"/>
              </w:rPr>
            </w:pPr>
            <w:r w:rsidRPr="00B42701">
              <w:rPr>
                <w:rFonts w:cstheme="minorHAnsi"/>
                <w:sz w:val="18"/>
                <w:szCs w:val="18"/>
              </w:rPr>
              <w:t>6</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FABA9E0"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7A0D563" w14:textId="77777777">
            <w:pPr>
              <w:spacing w:after="0" w:line="240" w:lineRule="auto"/>
              <w:ind w:left="0"/>
              <w:rPr>
                <w:rFonts w:cstheme="minorHAnsi"/>
                <w:sz w:val="18"/>
                <w:szCs w:val="18"/>
              </w:rPr>
            </w:pPr>
            <w:r w:rsidRPr="00B42701">
              <w:rPr>
                <w:rFonts w:cstheme="minorHAnsi"/>
                <w:sz w:val="18"/>
                <w:szCs w:val="18"/>
              </w:rPr>
              <w:t xml:space="preserve">OTP Number </w:t>
            </w:r>
            <w:proofErr w:type="gramStart"/>
            <w:r w:rsidRPr="00B42701">
              <w:rPr>
                <w:rFonts w:cstheme="minorHAnsi"/>
                <w:sz w:val="18"/>
                <w:szCs w:val="18"/>
              </w:rPr>
              <w:t>mandate, when</w:t>
            </w:r>
            <w:proofErr w:type="gramEnd"/>
            <w:r w:rsidRPr="00B42701">
              <w:rPr>
                <w:rFonts w:cstheme="minorHAnsi"/>
                <w:sz w:val="18"/>
                <w:szCs w:val="18"/>
              </w:rPr>
              <w:t xml:space="preserve"> value passed is </w:t>
            </w:r>
            <w:proofErr w:type="spellStart"/>
            <w:r w:rsidRPr="00B42701">
              <w:rPr>
                <w:rFonts w:cstheme="minorHAnsi"/>
                <w:sz w:val="18"/>
                <w:szCs w:val="18"/>
              </w:rPr>
              <w:t>LastMileFixedOTPpredefined</w:t>
            </w:r>
            <w:proofErr w:type="spellEnd"/>
            <w:r w:rsidRPr="00B42701">
              <w:rPr>
                <w:rFonts w:cstheme="minorHAnsi"/>
                <w:sz w:val="18"/>
                <w:szCs w:val="18"/>
              </w:rPr>
              <w:br/>
            </w:r>
            <w:r w:rsidRPr="00B42701">
              <w:rPr>
                <w:rFonts w:cstheme="minorHAnsi"/>
                <w:sz w:val="18"/>
                <w:szCs w:val="18"/>
              </w:rPr>
              <w:t xml:space="preserve">in </w:t>
            </w:r>
            <w:proofErr w:type="spellStart"/>
            <w:r w:rsidRPr="00B42701">
              <w:rPr>
                <w:rFonts w:cstheme="minorHAnsi"/>
                <w:sz w:val="18"/>
                <w:szCs w:val="18"/>
              </w:rPr>
              <w:t>OTPBasedDelivery</w:t>
            </w:r>
            <w:proofErr w:type="spellEnd"/>
          </w:p>
        </w:tc>
      </w:tr>
      <w:tr w:rsidRPr="00882486" w:rsidR="00B42701" w:rsidTr="00346EB8" w14:paraId="07050F11"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1D42D84" w14:textId="77777777">
            <w:pPr>
              <w:spacing w:after="0" w:line="240" w:lineRule="auto"/>
              <w:ind w:left="0"/>
              <w:rPr>
                <w:rFonts w:cstheme="minorHAnsi"/>
                <w:sz w:val="18"/>
                <w:szCs w:val="18"/>
              </w:rPr>
            </w:pPr>
            <w:proofErr w:type="spellStart"/>
            <w:r w:rsidRPr="00B42701">
              <w:rPr>
                <w:rFonts w:cstheme="minorHAnsi"/>
                <w:sz w:val="18"/>
                <w:szCs w:val="18"/>
              </w:rPr>
              <w:t>Total_IGST_Paid</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3E2E2AB"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1E791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6172479"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0DED846" w14:textId="77777777">
            <w:pPr>
              <w:spacing w:after="0" w:line="240" w:lineRule="auto"/>
              <w:ind w:left="0"/>
              <w:rPr>
                <w:rFonts w:cstheme="minorHAnsi"/>
                <w:sz w:val="18"/>
                <w:szCs w:val="18"/>
              </w:rPr>
            </w:pPr>
            <w:r w:rsidRPr="00B42701">
              <w:rPr>
                <w:rFonts w:cstheme="minorHAnsi"/>
                <w:sz w:val="18"/>
                <w:szCs w:val="18"/>
              </w:rPr>
              <w:t>0-9999999999.99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01BD69D" w14:textId="77777777">
            <w:pPr>
              <w:spacing w:after="0" w:line="240" w:lineRule="auto"/>
              <w:ind w:left="0"/>
              <w:rPr>
                <w:rFonts w:cstheme="minorHAnsi"/>
                <w:sz w:val="18"/>
                <w:szCs w:val="18"/>
              </w:rPr>
            </w:pPr>
            <w:proofErr w:type="spellStart"/>
            <w:r w:rsidRPr="00B42701">
              <w:rPr>
                <w:rFonts w:cstheme="minorHAnsi"/>
                <w:sz w:val="18"/>
                <w:szCs w:val="18"/>
              </w:rPr>
              <w:t>Total_IGST_Paid</w:t>
            </w:r>
            <w:proofErr w:type="spellEnd"/>
            <w:r w:rsidRPr="00B42701">
              <w:rPr>
                <w:rFonts w:cstheme="minorHAnsi"/>
                <w:sz w:val="18"/>
                <w:szCs w:val="18"/>
              </w:rPr>
              <w:t xml:space="preserve"> is not mandate for Intl when there is a Bond/undertaking</w:t>
            </w:r>
          </w:p>
        </w:tc>
      </w:tr>
      <w:tr w:rsidRPr="00882486" w:rsidR="00B42701" w:rsidTr="00346EB8" w14:paraId="73F74F01"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81FC455" w14:textId="77777777">
            <w:pPr>
              <w:spacing w:after="0" w:line="240" w:lineRule="auto"/>
              <w:ind w:left="0"/>
              <w:rPr>
                <w:rFonts w:cstheme="minorHAnsi"/>
                <w:sz w:val="18"/>
                <w:szCs w:val="18"/>
              </w:rPr>
            </w:pPr>
            <w:proofErr w:type="spellStart"/>
            <w:r w:rsidRPr="00B42701">
              <w:rPr>
                <w:rFonts w:cstheme="minorHAnsi"/>
                <w:sz w:val="18"/>
                <w:szCs w:val="18"/>
              </w:rPr>
              <w:t>SupplyOfIGST</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5BBE3D2"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41FBB31"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05D20B7" w14:textId="77777777">
            <w:pPr>
              <w:spacing w:after="0" w:line="240" w:lineRule="auto"/>
              <w:ind w:left="0"/>
              <w:rPr>
                <w:rFonts w:cstheme="minorHAnsi"/>
                <w:sz w:val="18"/>
                <w:szCs w:val="18"/>
              </w:rPr>
            </w:pP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FBCE51F" w14:textId="77777777">
            <w:pPr>
              <w:spacing w:after="0" w:line="240" w:lineRule="auto"/>
              <w:ind w:left="0"/>
              <w:rPr>
                <w:rFonts w:cstheme="minorHAnsi"/>
                <w:sz w:val="18"/>
                <w:szCs w:val="18"/>
              </w:rPr>
            </w:pPr>
            <w:r w:rsidRPr="00B42701">
              <w:rPr>
                <w:rFonts w:cstheme="minorHAnsi"/>
                <w:sz w:val="18"/>
                <w:szCs w:val="18"/>
              </w:rPr>
              <w:t>Yes/No/NA</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CAEAB88" w14:textId="77777777">
            <w:pPr>
              <w:spacing w:after="0" w:line="240" w:lineRule="auto"/>
              <w:ind w:left="0"/>
              <w:rPr>
                <w:rFonts w:cstheme="minorHAnsi"/>
                <w:sz w:val="18"/>
                <w:szCs w:val="18"/>
              </w:rPr>
            </w:pPr>
            <w:proofErr w:type="spellStart"/>
            <w:r w:rsidRPr="00B42701">
              <w:rPr>
                <w:rFonts w:cstheme="minorHAnsi"/>
                <w:sz w:val="18"/>
                <w:szCs w:val="18"/>
              </w:rPr>
              <w:t>SupplyOf</w:t>
            </w:r>
            <w:proofErr w:type="spellEnd"/>
            <w:r w:rsidRPr="00B42701">
              <w:rPr>
                <w:rFonts w:cstheme="minorHAnsi"/>
                <w:sz w:val="18"/>
                <w:szCs w:val="18"/>
              </w:rPr>
              <w:t xml:space="preserve"> IGST is mandatory for Intl Outbound product</w:t>
            </w:r>
          </w:p>
        </w:tc>
      </w:tr>
      <w:tr w:rsidRPr="00882486" w:rsidR="00B42701" w:rsidTr="00346EB8" w14:paraId="7751DAAD"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19EC7F4" w14:textId="77777777">
            <w:pPr>
              <w:spacing w:after="0" w:line="240" w:lineRule="auto"/>
              <w:ind w:left="0"/>
              <w:rPr>
                <w:rFonts w:cstheme="minorHAnsi"/>
                <w:sz w:val="18"/>
                <w:szCs w:val="18"/>
              </w:rPr>
            </w:pPr>
            <w:proofErr w:type="spellStart"/>
            <w:r w:rsidRPr="00B42701">
              <w:rPr>
                <w:rFonts w:cstheme="minorHAnsi"/>
                <w:sz w:val="18"/>
                <w:szCs w:val="18"/>
              </w:rPr>
              <w:t>SupplyOfwoIGST</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369DFBD"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FB9387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FB903BA" w14:textId="77777777">
            <w:pPr>
              <w:spacing w:after="0" w:line="240" w:lineRule="auto"/>
              <w:ind w:left="0"/>
              <w:rPr>
                <w:rFonts w:cstheme="minorHAnsi"/>
                <w:sz w:val="18"/>
                <w:szCs w:val="18"/>
              </w:rPr>
            </w:pP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7D0DB20" w14:textId="77777777">
            <w:pPr>
              <w:spacing w:after="0" w:line="240" w:lineRule="auto"/>
              <w:ind w:left="0"/>
              <w:rPr>
                <w:rFonts w:cstheme="minorHAnsi"/>
                <w:sz w:val="18"/>
                <w:szCs w:val="18"/>
              </w:rPr>
            </w:pPr>
            <w:r w:rsidRPr="00B42701">
              <w:rPr>
                <w:rFonts w:cstheme="minorHAnsi"/>
                <w:sz w:val="18"/>
                <w:szCs w:val="18"/>
              </w:rPr>
              <w:t>Yes/No/NA</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2732B52" w14:textId="77777777">
            <w:pPr>
              <w:spacing w:after="0" w:line="240" w:lineRule="auto"/>
              <w:ind w:left="0"/>
              <w:rPr>
                <w:rFonts w:cstheme="minorHAnsi"/>
                <w:sz w:val="18"/>
                <w:szCs w:val="18"/>
              </w:rPr>
            </w:pPr>
            <w:proofErr w:type="spellStart"/>
            <w:proofErr w:type="gramStart"/>
            <w:r w:rsidRPr="00B42701">
              <w:rPr>
                <w:rFonts w:cstheme="minorHAnsi"/>
                <w:sz w:val="18"/>
                <w:szCs w:val="18"/>
              </w:rPr>
              <w:t>SupplyOf</w:t>
            </w:r>
            <w:proofErr w:type="spellEnd"/>
            <w:r w:rsidRPr="00B42701">
              <w:rPr>
                <w:rFonts w:cstheme="minorHAnsi"/>
                <w:sz w:val="18"/>
                <w:szCs w:val="18"/>
              </w:rPr>
              <w:t xml:space="preserve">  without</w:t>
            </w:r>
            <w:proofErr w:type="gramEnd"/>
            <w:r w:rsidRPr="00B42701">
              <w:rPr>
                <w:rFonts w:cstheme="minorHAnsi"/>
                <w:sz w:val="18"/>
                <w:szCs w:val="18"/>
              </w:rPr>
              <w:t xml:space="preserve"> IGST is mandatory for Intl Outbound product</w:t>
            </w:r>
          </w:p>
        </w:tc>
      </w:tr>
      <w:tr w:rsidRPr="00882486" w:rsidR="00B42701" w:rsidTr="00346EB8" w14:paraId="1DB3E745"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A3F22A6" w14:textId="77777777">
            <w:pPr>
              <w:spacing w:after="0" w:line="240" w:lineRule="auto"/>
              <w:ind w:left="0"/>
              <w:rPr>
                <w:rFonts w:cstheme="minorHAnsi"/>
                <w:sz w:val="18"/>
                <w:szCs w:val="18"/>
              </w:rPr>
            </w:pPr>
            <w:proofErr w:type="spellStart"/>
            <w:r w:rsidRPr="00B42701">
              <w:rPr>
                <w:rFonts w:cstheme="minorHAnsi"/>
                <w:sz w:val="18"/>
                <w:szCs w:val="18"/>
              </w:rPr>
              <w:t>IncotermCode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3210144"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43A41B5"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9F7727A" w14:textId="77777777">
            <w:pPr>
              <w:spacing w:after="0" w:line="240" w:lineRule="auto"/>
              <w:ind w:left="0"/>
              <w:rPr>
                <w:rFonts w:cstheme="minorHAnsi"/>
                <w:sz w:val="18"/>
                <w:szCs w:val="18"/>
              </w:rPr>
            </w:pPr>
            <w:r w:rsidRPr="00B42701">
              <w:rPr>
                <w:rFonts w:cstheme="minorHAnsi"/>
                <w:sz w:val="18"/>
                <w:szCs w:val="18"/>
              </w:rPr>
              <w:t>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4EFAC3A" w14:textId="77777777">
            <w:pPr>
              <w:spacing w:after="0" w:line="240" w:lineRule="auto"/>
              <w:ind w:left="0"/>
              <w:rPr>
                <w:rFonts w:cstheme="minorHAnsi"/>
                <w:sz w:val="18"/>
                <w:szCs w:val="18"/>
              </w:rPr>
            </w:pPr>
            <w:r w:rsidRPr="00B42701">
              <w:rPr>
                <w:rFonts w:cstheme="minorHAnsi"/>
                <w:sz w:val="18"/>
                <w:szCs w:val="18"/>
              </w:rPr>
              <w:t>A-Z</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9AF1B38" w14:textId="77777777">
            <w:pPr>
              <w:spacing w:after="0" w:line="240" w:lineRule="auto"/>
              <w:ind w:left="0"/>
              <w:rPr>
                <w:rFonts w:cstheme="minorHAnsi"/>
                <w:sz w:val="18"/>
                <w:szCs w:val="18"/>
              </w:rPr>
            </w:pPr>
            <w:r w:rsidRPr="00B42701">
              <w:rPr>
                <w:rFonts w:cstheme="minorHAnsi"/>
                <w:sz w:val="18"/>
                <w:szCs w:val="18"/>
              </w:rPr>
              <w:t xml:space="preserve">Incoterm </w:t>
            </w:r>
            <w:proofErr w:type="gramStart"/>
            <w:r w:rsidRPr="00B42701">
              <w:rPr>
                <w:rFonts w:cstheme="minorHAnsi"/>
                <w:sz w:val="18"/>
                <w:szCs w:val="18"/>
              </w:rPr>
              <w:t>code(</w:t>
            </w:r>
            <w:proofErr w:type="gramEnd"/>
            <w:r w:rsidRPr="00B42701">
              <w:rPr>
                <w:rFonts w:cstheme="minorHAnsi"/>
                <w:sz w:val="18"/>
                <w:szCs w:val="18"/>
              </w:rPr>
              <w:t>refer incoterm master below)</w:t>
            </w:r>
          </w:p>
        </w:tc>
      </w:tr>
      <w:tr w:rsidRPr="00882486" w:rsidR="00B42701" w:rsidTr="00346EB8" w14:paraId="21AF8412"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9BC1730" w14:textId="77777777">
            <w:pPr>
              <w:spacing w:after="0" w:line="240" w:lineRule="auto"/>
              <w:ind w:left="0"/>
              <w:rPr>
                <w:rFonts w:cstheme="minorHAnsi"/>
                <w:sz w:val="18"/>
                <w:szCs w:val="18"/>
              </w:rPr>
            </w:pPr>
            <w:proofErr w:type="spellStart"/>
            <w:r w:rsidRPr="00B42701">
              <w:rPr>
                <w:rFonts w:cstheme="minorHAnsi"/>
                <w:sz w:val="18"/>
                <w:szCs w:val="18"/>
              </w:rPr>
              <w:t>IsChequeDD</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FD24D1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1E4AEEC"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D174A5B" w14:textId="77777777">
            <w:pPr>
              <w:spacing w:after="0" w:line="240" w:lineRule="auto"/>
              <w:ind w:left="0"/>
              <w:rPr>
                <w:rFonts w:cstheme="minorHAnsi"/>
                <w:sz w:val="18"/>
                <w:szCs w:val="18"/>
              </w:rPr>
            </w:pPr>
            <w:r w:rsidRPr="00B42701">
              <w:rPr>
                <w:rFonts w:cstheme="minorHAnsi"/>
                <w:sz w:val="18"/>
                <w:szCs w:val="18"/>
              </w:rPr>
              <w:t>1</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18C6EDB" w14:textId="77777777">
            <w:pPr>
              <w:spacing w:after="0" w:line="240" w:lineRule="auto"/>
              <w:ind w:left="0"/>
              <w:rPr>
                <w:rFonts w:cstheme="minorHAnsi"/>
                <w:sz w:val="18"/>
                <w:szCs w:val="18"/>
              </w:rPr>
            </w:pPr>
            <w:r w:rsidRPr="00B42701">
              <w:rPr>
                <w:rFonts w:cstheme="minorHAnsi"/>
                <w:sz w:val="18"/>
                <w:szCs w:val="18"/>
              </w:rPr>
              <w:t>Q/D</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385B3AE" w14:textId="77777777">
            <w:pPr>
              <w:spacing w:after="0" w:line="240" w:lineRule="auto"/>
              <w:ind w:left="0"/>
              <w:rPr>
                <w:rFonts w:cstheme="minorHAnsi"/>
                <w:sz w:val="18"/>
                <w:szCs w:val="18"/>
              </w:rPr>
            </w:pPr>
            <w:r w:rsidRPr="00B42701">
              <w:rPr>
                <w:rFonts w:cstheme="minorHAnsi"/>
                <w:sz w:val="18"/>
                <w:szCs w:val="18"/>
              </w:rPr>
              <w:t>Q - Cheque,</w:t>
            </w:r>
          </w:p>
          <w:p w:rsidRPr="00B42701" w:rsidR="00B42701" w:rsidP="00B42701" w:rsidRDefault="00B42701" w14:paraId="1B4AF82C" w14:textId="77777777">
            <w:pPr>
              <w:spacing w:after="0" w:line="240" w:lineRule="auto"/>
              <w:ind w:left="0"/>
              <w:rPr>
                <w:rFonts w:cstheme="minorHAnsi"/>
                <w:sz w:val="18"/>
                <w:szCs w:val="18"/>
              </w:rPr>
            </w:pPr>
            <w:r w:rsidRPr="00B42701">
              <w:rPr>
                <w:rFonts w:cstheme="minorHAnsi"/>
                <w:sz w:val="18"/>
                <w:szCs w:val="18"/>
              </w:rPr>
              <w:t>D - DD</w:t>
            </w:r>
          </w:p>
          <w:p w:rsidRPr="00B42701" w:rsidR="00B42701" w:rsidP="00B42701" w:rsidRDefault="00B42701" w14:paraId="261F8149" w14:textId="77777777">
            <w:pPr>
              <w:spacing w:after="0" w:line="240" w:lineRule="auto"/>
              <w:ind w:left="0"/>
              <w:rPr>
                <w:rFonts w:cstheme="minorHAnsi"/>
                <w:sz w:val="18"/>
                <w:szCs w:val="18"/>
              </w:rPr>
            </w:pPr>
            <w:r w:rsidRPr="00B42701">
              <w:rPr>
                <w:rFonts w:cstheme="minorHAnsi"/>
                <w:sz w:val="18"/>
                <w:szCs w:val="18"/>
              </w:rPr>
              <w:t>is mandatory for DOD / DOD-FOD shipments.</w:t>
            </w:r>
          </w:p>
        </w:tc>
      </w:tr>
      <w:tr w:rsidRPr="00882486" w:rsidR="00B42701" w:rsidTr="00346EB8" w14:paraId="61918BF9"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56A6301" w14:textId="77777777">
            <w:pPr>
              <w:spacing w:after="0" w:line="240" w:lineRule="auto"/>
              <w:ind w:left="0"/>
              <w:rPr>
                <w:rFonts w:cstheme="minorHAnsi"/>
                <w:sz w:val="18"/>
                <w:szCs w:val="18"/>
              </w:rPr>
            </w:pPr>
            <w:proofErr w:type="spellStart"/>
            <w:r w:rsidRPr="00B42701">
              <w:rPr>
                <w:rFonts w:cstheme="minorHAnsi"/>
                <w:sz w:val="18"/>
                <w:szCs w:val="18"/>
              </w:rPr>
              <w:t>InsurancePaidBy</w:t>
            </w:r>
            <w:proofErr w:type="spellEnd"/>
            <w:r w:rsidRPr="00B42701">
              <w:rPr>
                <w:rFonts w:cstheme="minorHAnsi"/>
                <w:sz w:val="18"/>
                <w:szCs w:val="18"/>
              </w:rPr>
              <w:t xml:space="preserve"> </w:t>
            </w:r>
          </w:p>
          <w:p w:rsidRPr="00B42701" w:rsidR="00B42701" w:rsidP="00B42701" w:rsidRDefault="00B42701" w14:paraId="3D650D9B"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8C7D0E4"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4A5B602"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4445C3D" w14:textId="77777777">
            <w:pPr>
              <w:spacing w:after="0" w:line="240" w:lineRule="auto"/>
              <w:ind w:left="0"/>
              <w:rPr>
                <w:rFonts w:cstheme="minorHAnsi"/>
                <w:sz w:val="18"/>
                <w:szCs w:val="18"/>
              </w:rPr>
            </w:pPr>
            <w:r w:rsidRPr="00B42701">
              <w:rPr>
                <w:rFonts w:cstheme="minorHAnsi"/>
                <w:sz w:val="18"/>
                <w:szCs w:val="18"/>
              </w:rPr>
              <w:t>1</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D93977A" w14:textId="77777777">
            <w:pPr>
              <w:spacing w:after="0" w:line="240" w:lineRule="auto"/>
              <w:ind w:left="0"/>
              <w:rPr>
                <w:rFonts w:cstheme="minorHAnsi"/>
                <w:sz w:val="18"/>
                <w:szCs w:val="18"/>
              </w:rPr>
            </w:pPr>
            <w:r w:rsidRPr="00B42701">
              <w:rPr>
                <w:rFonts w:cstheme="minorHAnsi"/>
                <w:sz w:val="18"/>
                <w:szCs w:val="18"/>
              </w:rPr>
              <w:t>O/C</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272553" w14:textId="77777777">
            <w:pPr>
              <w:spacing w:after="0" w:line="240" w:lineRule="auto"/>
              <w:ind w:left="0"/>
              <w:rPr>
                <w:rFonts w:cstheme="minorHAnsi"/>
                <w:sz w:val="18"/>
                <w:szCs w:val="18"/>
              </w:rPr>
            </w:pPr>
            <w:r w:rsidRPr="00B42701">
              <w:rPr>
                <w:rFonts w:cstheme="minorHAnsi"/>
                <w:sz w:val="18"/>
                <w:szCs w:val="18"/>
              </w:rPr>
              <w:t>Insurance arrangement</w:t>
            </w:r>
          </w:p>
          <w:p w:rsidRPr="00B42701" w:rsidR="00B42701" w:rsidP="00B42701" w:rsidRDefault="00B42701" w14:paraId="52CF9A52" w14:textId="77777777">
            <w:pPr>
              <w:spacing w:after="0" w:line="240" w:lineRule="auto"/>
              <w:ind w:left="0"/>
              <w:rPr>
                <w:rFonts w:cstheme="minorHAnsi"/>
                <w:sz w:val="18"/>
                <w:szCs w:val="18"/>
              </w:rPr>
            </w:pPr>
            <w:r w:rsidRPr="00B42701">
              <w:rPr>
                <w:rFonts w:cstheme="minorHAnsi"/>
                <w:sz w:val="18"/>
                <w:szCs w:val="18"/>
              </w:rPr>
              <w:t xml:space="preserve">O - </w:t>
            </w:r>
            <w:proofErr w:type="gramStart"/>
            <w:r w:rsidRPr="00B42701">
              <w:rPr>
                <w:rFonts w:cstheme="minorHAnsi"/>
                <w:sz w:val="18"/>
                <w:szCs w:val="18"/>
              </w:rPr>
              <w:t>Owner  ,</w:t>
            </w:r>
            <w:proofErr w:type="gramEnd"/>
          </w:p>
          <w:p w:rsidRPr="00B42701" w:rsidR="00B42701" w:rsidP="00B42701" w:rsidRDefault="00B42701" w14:paraId="01602C56" w14:textId="77777777">
            <w:pPr>
              <w:spacing w:after="0" w:line="240" w:lineRule="auto"/>
              <w:ind w:left="0"/>
              <w:rPr>
                <w:rFonts w:cstheme="minorHAnsi"/>
                <w:sz w:val="18"/>
                <w:szCs w:val="18"/>
              </w:rPr>
            </w:pPr>
            <w:r w:rsidRPr="00B42701">
              <w:rPr>
                <w:rFonts w:cstheme="minorHAnsi"/>
                <w:sz w:val="18"/>
                <w:szCs w:val="18"/>
              </w:rPr>
              <w:t xml:space="preserve">C - Carrier  </w:t>
            </w:r>
          </w:p>
        </w:tc>
      </w:tr>
      <w:tr w:rsidRPr="00882486" w:rsidR="00B42701" w:rsidTr="00346EB8" w14:paraId="671957F8"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7B3BA28" w14:textId="77777777">
            <w:pPr>
              <w:spacing w:after="0" w:line="240" w:lineRule="auto"/>
              <w:ind w:left="0"/>
              <w:rPr>
                <w:rFonts w:cstheme="minorHAnsi"/>
                <w:sz w:val="18"/>
                <w:szCs w:val="18"/>
              </w:rPr>
            </w:pPr>
            <w:proofErr w:type="spellStart"/>
            <w:r w:rsidRPr="00B42701">
              <w:rPr>
                <w:rFonts w:cstheme="minorHAnsi"/>
                <w:sz w:val="18"/>
                <w:szCs w:val="18"/>
              </w:rPr>
              <w:t>FavouringName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4F968A6"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F30732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0BEB0FA" w14:textId="77777777">
            <w:pPr>
              <w:spacing w:after="0" w:line="240" w:lineRule="auto"/>
              <w:ind w:left="0"/>
              <w:rPr>
                <w:rFonts w:cstheme="minorHAnsi"/>
                <w:sz w:val="18"/>
                <w:szCs w:val="18"/>
              </w:rPr>
            </w:pPr>
            <w:r w:rsidRPr="00B42701">
              <w:rPr>
                <w:rFonts w:cstheme="minorHAnsi"/>
                <w:sz w:val="18"/>
                <w:szCs w:val="18"/>
              </w:rPr>
              <w:t>50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E9852CC" w14:textId="77777777">
            <w:pPr>
              <w:spacing w:after="0" w:line="240" w:lineRule="auto"/>
              <w:ind w:left="0"/>
              <w:rPr>
                <w:rFonts w:cstheme="minorHAnsi"/>
                <w:sz w:val="18"/>
                <w:szCs w:val="18"/>
              </w:rPr>
            </w:pPr>
            <w:r w:rsidRPr="00B42701">
              <w:rPr>
                <w:rFonts w:cstheme="minorHAnsi"/>
                <w:sz w:val="18"/>
                <w:szCs w:val="18"/>
              </w:rPr>
              <w:t>A-Z,0-9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4AD05C6" w14:textId="77777777">
            <w:pPr>
              <w:spacing w:after="0" w:line="240" w:lineRule="auto"/>
              <w:ind w:left="0"/>
              <w:rPr>
                <w:rFonts w:cstheme="minorHAnsi"/>
                <w:sz w:val="18"/>
                <w:szCs w:val="18"/>
              </w:rPr>
            </w:pPr>
            <w:r w:rsidRPr="00B42701">
              <w:rPr>
                <w:rFonts w:cstheme="minorHAnsi"/>
                <w:sz w:val="18"/>
                <w:szCs w:val="18"/>
              </w:rPr>
              <w:t>In whose name DD/CHQ is required to be prepared.</w:t>
            </w:r>
          </w:p>
          <w:p w:rsidRPr="00B42701" w:rsidR="00B42701" w:rsidP="00B42701" w:rsidRDefault="00B42701" w14:paraId="7CC3301A" w14:textId="77777777">
            <w:pPr>
              <w:spacing w:after="0" w:line="240" w:lineRule="auto"/>
              <w:ind w:left="0"/>
              <w:rPr>
                <w:rFonts w:cstheme="minorHAnsi"/>
                <w:sz w:val="18"/>
                <w:szCs w:val="18"/>
              </w:rPr>
            </w:pPr>
            <w:r w:rsidRPr="00B42701">
              <w:rPr>
                <w:rFonts w:cstheme="minorHAnsi"/>
                <w:sz w:val="18"/>
                <w:szCs w:val="18"/>
              </w:rPr>
              <w:t>is mandatory for DOD /DOD-FOD shipments.</w:t>
            </w:r>
          </w:p>
        </w:tc>
      </w:tr>
      <w:tr w:rsidRPr="00882486" w:rsidR="00B42701" w:rsidTr="00346EB8" w14:paraId="15F3B6C6"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250AF1E" w14:textId="77777777">
            <w:pPr>
              <w:spacing w:after="0" w:line="240" w:lineRule="auto"/>
              <w:ind w:left="0"/>
              <w:rPr>
                <w:rFonts w:cstheme="minorHAnsi"/>
                <w:sz w:val="18"/>
                <w:szCs w:val="18"/>
              </w:rPr>
            </w:pPr>
            <w:proofErr w:type="spellStart"/>
            <w:r w:rsidRPr="00B42701">
              <w:rPr>
                <w:rFonts w:cstheme="minorHAnsi"/>
                <w:sz w:val="18"/>
                <w:szCs w:val="18"/>
              </w:rPr>
              <w:t>PayableAt</w:t>
            </w:r>
            <w:proofErr w:type="spellEnd"/>
            <w:r w:rsidRPr="00B42701">
              <w:rPr>
                <w:rFonts w:cstheme="minorHAnsi"/>
                <w:sz w:val="18"/>
                <w:szCs w:val="18"/>
              </w:rPr>
              <w:t>         </w:t>
            </w:r>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C5AEC8F"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73221E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94BBA23" w14:textId="77777777">
            <w:pPr>
              <w:spacing w:after="0" w:line="240" w:lineRule="auto"/>
              <w:ind w:left="0"/>
              <w:rPr>
                <w:rFonts w:cstheme="minorHAnsi"/>
                <w:sz w:val="18"/>
                <w:szCs w:val="18"/>
              </w:rPr>
            </w:pPr>
            <w:r w:rsidRPr="00B42701">
              <w:rPr>
                <w:rFonts w:cstheme="minorHAnsi"/>
                <w:sz w:val="18"/>
                <w:szCs w:val="18"/>
              </w:rPr>
              <w:t>20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930D065" w14:textId="77777777">
            <w:pPr>
              <w:spacing w:after="0" w:line="240" w:lineRule="auto"/>
              <w:ind w:left="0"/>
              <w:rPr>
                <w:rFonts w:cstheme="minorHAnsi"/>
                <w:sz w:val="18"/>
                <w:szCs w:val="18"/>
              </w:rPr>
            </w:pPr>
            <w:r w:rsidRPr="00B42701">
              <w:rPr>
                <w:rFonts w:cstheme="minorHAnsi"/>
                <w:sz w:val="18"/>
                <w:szCs w:val="18"/>
              </w:rPr>
              <w:t>A-Z,0-9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0B779F4" w14:textId="77777777">
            <w:pPr>
              <w:spacing w:after="0" w:line="240" w:lineRule="auto"/>
              <w:ind w:left="0"/>
              <w:rPr>
                <w:rFonts w:cstheme="minorHAnsi"/>
                <w:sz w:val="18"/>
                <w:szCs w:val="18"/>
              </w:rPr>
            </w:pPr>
            <w:r w:rsidRPr="00B42701">
              <w:rPr>
                <w:rFonts w:cstheme="minorHAnsi"/>
                <w:sz w:val="18"/>
                <w:szCs w:val="18"/>
              </w:rPr>
              <w:t>Location of customer, Name of City, Payable across the country.</w:t>
            </w:r>
          </w:p>
          <w:p w:rsidRPr="00B42701" w:rsidR="00B42701" w:rsidP="00B42701" w:rsidRDefault="00B42701" w14:paraId="19CE2F27" w14:textId="77777777">
            <w:pPr>
              <w:spacing w:after="0" w:line="240" w:lineRule="auto"/>
              <w:ind w:left="0"/>
              <w:rPr>
                <w:rFonts w:cstheme="minorHAnsi"/>
                <w:sz w:val="18"/>
                <w:szCs w:val="18"/>
              </w:rPr>
            </w:pPr>
            <w:r w:rsidRPr="00B42701">
              <w:rPr>
                <w:rFonts w:cstheme="minorHAnsi"/>
                <w:sz w:val="18"/>
                <w:szCs w:val="18"/>
              </w:rPr>
              <w:t>is mandatory for DOD /DOD-FOD shipments.</w:t>
            </w:r>
          </w:p>
        </w:tc>
      </w:tr>
      <w:tr w:rsidRPr="00882486" w:rsidR="00B42701" w:rsidTr="00346EB8" w14:paraId="4E5A4093"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1B79379" w14:textId="77777777">
            <w:pPr>
              <w:spacing w:after="0" w:line="240" w:lineRule="auto"/>
              <w:ind w:left="0"/>
              <w:rPr>
                <w:rFonts w:cstheme="minorHAnsi"/>
                <w:sz w:val="18"/>
                <w:szCs w:val="18"/>
              </w:rPr>
            </w:pPr>
            <w:proofErr w:type="spellStart"/>
            <w:r w:rsidRPr="00B42701">
              <w:rPr>
                <w:rFonts w:cstheme="minorHAnsi"/>
                <w:sz w:val="18"/>
                <w:szCs w:val="18"/>
              </w:rPr>
              <w:t>PreferredDeliveryDate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AA15A5E" w14:textId="77777777">
            <w:pPr>
              <w:spacing w:after="0" w:line="240" w:lineRule="auto"/>
              <w:ind w:left="0"/>
              <w:rPr>
                <w:rFonts w:cstheme="minorHAnsi"/>
                <w:sz w:val="18"/>
                <w:szCs w:val="18"/>
              </w:rPr>
            </w:pPr>
            <w:proofErr w:type="spellStart"/>
            <w:r w:rsidRPr="00B42701">
              <w:rPr>
                <w:rFonts w:cstheme="minorHAnsi"/>
                <w:sz w:val="18"/>
                <w:szCs w:val="18"/>
              </w:rPr>
              <w:t>DateTime</w:t>
            </w:r>
            <w:proofErr w:type="spellEnd"/>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B149C5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0BFA248" w14:textId="77777777">
            <w:pPr>
              <w:spacing w:after="0" w:line="240" w:lineRule="auto"/>
              <w:ind w:left="0"/>
              <w:rPr>
                <w:rFonts w:cstheme="minorHAnsi"/>
                <w:sz w:val="18"/>
                <w:szCs w:val="18"/>
              </w:rPr>
            </w:pPr>
            <w:r w:rsidRPr="00B42701">
              <w:rPr>
                <w:rFonts w:cstheme="minorHAnsi"/>
                <w:sz w:val="18"/>
                <w:szCs w:val="18"/>
              </w:rPr>
              <w:t>8</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2C17FB9" w14:textId="77777777">
            <w:pPr>
              <w:spacing w:after="0" w:line="240" w:lineRule="auto"/>
              <w:ind w:left="0"/>
              <w:rPr>
                <w:rFonts w:cstheme="minorHAnsi"/>
                <w:sz w:val="18"/>
                <w:szCs w:val="18"/>
              </w:rPr>
            </w:pPr>
            <w:r w:rsidRPr="00B42701">
              <w:rPr>
                <w:rFonts w:cstheme="minorHAnsi"/>
                <w:sz w:val="18"/>
                <w:szCs w:val="18"/>
              </w:rPr>
              <w:t>DATE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44D8E56" w14:textId="77777777">
            <w:pPr>
              <w:spacing w:after="0" w:line="240" w:lineRule="auto"/>
              <w:ind w:left="0"/>
              <w:rPr>
                <w:rFonts w:cstheme="minorHAnsi"/>
                <w:sz w:val="18"/>
                <w:szCs w:val="18"/>
              </w:rPr>
            </w:pPr>
            <w:r w:rsidRPr="00B42701">
              <w:rPr>
                <w:rFonts w:cstheme="minorHAnsi"/>
                <w:sz w:val="18"/>
                <w:szCs w:val="18"/>
              </w:rPr>
              <w:t xml:space="preserve">Customer </w:t>
            </w:r>
            <w:proofErr w:type="spellStart"/>
            <w:r w:rsidRPr="00B42701">
              <w:rPr>
                <w:rFonts w:cstheme="minorHAnsi"/>
                <w:sz w:val="18"/>
                <w:szCs w:val="18"/>
              </w:rPr>
              <w:t>Preffered</w:t>
            </w:r>
            <w:proofErr w:type="spellEnd"/>
            <w:r w:rsidRPr="00B42701">
              <w:rPr>
                <w:rFonts w:cstheme="minorHAnsi"/>
                <w:sz w:val="18"/>
                <w:szCs w:val="18"/>
              </w:rPr>
              <w:t xml:space="preserve"> delivery date if any</w:t>
            </w:r>
          </w:p>
        </w:tc>
      </w:tr>
      <w:tr w:rsidR="00B42701" w:rsidTr="00346EB8" w14:paraId="16BF24A7" w14:textId="77777777">
        <w:trPr>
          <w:trHeight w:val="231"/>
        </w:trPr>
        <w:tc>
          <w:tcPr>
            <w:tcW w:w="2235" w:type="dxa"/>
          </w:tcPr>
          <w:p w:rsidRPr="00B42701" w:rsidR="00B42701" w:rsidP="00B42701" w:rsidRDefault="00B42701" w14:paraId="776C1E3E" w14:textId="77777777">
            <w:pPr>
              <w:spacing w:after="0" w:line="240" w:lineRule="auto"/>
              <w:ind w:left="0"/>
              <w:rPr>
                <w:rFonts w:cstheme="minorHAnsi"/>
                <w:sz w:val="18"/>
                <w:szCs w:val="18"/>
              </w:rPr>
            </w:pPr>
            <w:proofErr w:type="spellStart"/>
            <w:r w:rsidRPr="00B42701">
              <w:rPr>
                <w:rFonts w:cstheme="minorHAnsi"/>
                <w:sz w:val="18"/>
                <w:szCs w:val="18"/>
              </w:rPr>
              <w:t>PrinterLableSize</w:t>
            </w:r>
            <w:proofErr w:type="spellEnd"/>
          </w:p>
        </w:tc>
        <w:tc>
          <w:tcPr>
            <w:tcW w:w="1276" w:type="dxa"/>
          </w:tcPr>
          <w:p w:rsidRPr="00B42701" w:rsidR="00B42701" w:rsidP="00B42701" w:rsidRDefault="00B42701" w14:paraId="09D11E5F" w14:textId="77777777">
            <w:pPr>
              <w:spacing w:after="0" w:line="240" w:lineRule="auto"/>
              <w:ind w:left="0"/>
              <w:rPr>
                <w:rFonts w:cstheme="minorHAnsi"/>
                <w:sz w:val="18"/>
                <w:szCs w:val="18"/>
              </w:rPr>
            </w:pPr>
            <w:r w:rsidRPr="00B42701">
              <w:rPr>
                <w:rFonts w:cstheme="minorHAnsi"/>
                <w:sz w:val="18"/>
                <w:szCs w:val="18"/>
              </w:rPr>
              <w:t>Enumerator</w:t>
            </w:r>
          </w:p>
        </w:tc>
        <w:tc>
          <w:tcPr>
            <w:tcW w:w="969" w:type="dxa"/>
          </w:tcPr>
          <w:p w:rsidRPr="00B42701" w:rsidR="00B42701" w:rsidP="00B42701" w:rsidRDefault="00B42701" w14:paraId="3686E114"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6F758970" w14:textId="77777777">
            <w:pPr>
              <w:spacing w:after="0" w:line="240" w:lineRule="auto"/>
              <w:ind w:left="0"/>
              <w:rPr>
                <w:rFonts w:cstheme="minorHAnsi"/>
                <w:sz w:val="18"/>
                <w:szCs w:val="18"/>
              </w:rPr>
            </w:pPr>
            <w:r w:rsidRPr="00B42701">
              <w:rPr>
                <w:rFonts w:cstheme="minorHAnsi"/>
                <w:sz w:val="18"/>
                <w:szCs w:val="18"/>
              </w:rPr>
              <w:t>15</w:t>
            </w:r>
          </w:p>
        </w:tc>
        <w:tc>
          <w:tcPr>
            <w:tcW w:w="1471" w:type="dxa"/>
          </w:tcPr>
          <w:p w:rsidRPr="00B42701" w:rsidR="00B42701" w:rsidP="00B42701" w:rsidRDefault="00B42701" w14:paraId="0B269157" w14:textId="77777777">
            <w:pPr>
              <w:spacing w:after="0" w:line="240" w:lineRule="auto"/>
              <w:ind w:left="0"/>
              <w:rPr>
                <w:rFonts w:cstheme="minorHAnsi"/>
                <w:sz w:val="18"/>
                <w:szCs w:val="18"/>
              </w:rPr>
            </w:pPr>
            <w:r w:rsidRPr="00B42701">
              <w:rPr>
                <w:rFonts w:cstheme="minorHAnsi"/>
                <w:sz w:val="18"/>
                <w:szCs w:val="18"/>
              </w:rPr>
              <w:t>PrinterLableSize.LabelSizeA4S</w:t>
            </w:r>
          </w:p>
          <w:p w:rsidRPr="00B42701" w:rsidR="00B42701" w:rsidP="00B42701" w:rsidRDefault="00B42701" w14:paraId="61A26FA0" w14:textId="77777777">
            <w:pPr>
              <w:spacing w:after="0" w:line="240" w:lineRule="auto"/>
              <w:ind w:left="0"/>
              <w:rPr>
                <w:rFonts w:cstheme="minorHAnsi"/>
                <w:sz w:val="18"/>
                <w:szCs w:val="18"/>
              </w:rPr>
            </w:pPr>
            <w:r w:rsidRPr="00B42701">
              <w:rPr>
                <w:rFonts w:cstheme="minorHAnsi"/>
                <w:sz w:val="18"/>
                <w:szCs w:val="18"/>
              </w:rPr>
              <w:t>/LabelSizeA4T</w:t>
            </w:r>
          </w:p>
          <w:p w:rsidRPr="00B42701" w:rsidR="00B42701" w:rsidP="00B42701" w:rsidRDefault="00B42701" w14:paraId="2FA12FBB" w14:textId="77777777">
            <w:pPr>
              <w:spacing w:after="0" w:line="240" w:lineRule="auto"/>
              <w:ind w:left="0"/>
              <w:rPr>
                <w:rFonts w:cstheme="minorHAnsi"/>
                <w:sz w:val="18"/>
                <w:szCs w:val="18"/>
              </w:rPr>
            </w:pPr>
            <w:r w:rsidRPr="00B42701">
              <w:rPr>
                <w:rFonts w:cstheme="minorHAnsi"/>
                <w:sz w:val="18"/>
                <w:szCs w:val="18"/>
              </w:rPr>
              <w:t>/LabelSize55X30</w:t>
            </w:r>
          </w:p>
          <w:p w:rsidRPr="00B42701" w:rsidR="00B42701" w:rsidP="00B42701" w:rsidRDefault="00B42701" w14:paraId="55B0F445" w14:textId="77777777">
            <w:pPr>
              <w:spacing w:after="0" w:line="240" w:lineRule="auto"/>
              <w:ind w:left="0"/>
              <w:rPr>
                <w:rFonts w:cstheme="minorHAnsi"/>
                <w:sz w:val="18"/>
                <w:szCs w:val="18"/>
              </w:rPr>
            </w:pPr>
            <w:r w:rsidRPr="00B42701">
              <w:rPr>
                <w:rFonts w:cstheme="minorHAnsi"/>
                <w:sz w:val="18"/>
                <w:szCs w:val="18"/>
              </w:rPr>
              <w:t>/LabelSize89X60</w:t>
            </w:r>
          </w:p>
        </w:tc>
        <w:tc>
          <w:tcPr>
            <w:tcW w:w="3483" w:type="dxa"/>
          </w:tcPr>
          <w:p w:rsidRPr="00B42701" w:rsidR="00B42701" w:rsidP="00B42701" w:rsidRDefault="00B42701" w14:paraId="0097E505" w14:textId="77777777">
            <w:pPr>
              <w:spacing w:after="0" w:line="240" w:lineRule="auto"/>
              <w:ind w:left="0"/>
              <w:rPr>
                <w:rFonts w:cstheme="minorHAnsi"/>
                <w:sz w:val="18"/>
                <w:szCs w:val="18"/>
              </w:rPr>
            </w:pPr>
            <w:r w:rsidRPr="00B42701">
              <w:rPr>
                <w:rFonts w:cstheme="minorHAnsi"/>
                <w:sz w:val="18"/>
                <w:szCs w:val="18"/>
              </w:rPr>
              <w:t>PrinterLableSize.LabelSizeA4S = A4 size single label [ current PDF]</w:t>
            </w:r>
          </w:p>
          <w:p w:rsidRPr="00B42701" w:rsidR="00B42701" w:rsidP="00B42701" w:rsidRDefault="00B42701" w14:paraId="5E399E26" w14:textId="77777777">
            <w:pPr>
              <w:spacing w:after="0" w:line="240" w:lineRule="auto"/>
              <w:ind w:left="0"/>
              <w:rPr>
                <w:rFonts w:cstheme="minorHAnsi"/>
                <w:sz w:val="18"/>
                <w:szCs w:val="18"/>
              </w:rPr>
            </w:pPr>
            <w:r w:rsidRPr="00B42701">
              <w:rPr>
                <w:rFonts w:cstheme="minorHAnsi"/>
                <w:sz w:val="18"/>
                <w:szCs w:val="18"/>
              </w:rPr>
              <w:t xml:space="preserve">PrinterLableSize.LabelSizeA4T = A4 size </w:t>
            </w:r>
            <w:proofErr w:type="spellStart"/>
            <w:r w:rsidRPr="00B42701">
              <w:rPr>
                <w:rFonts w:cstheme="minorHAnsi"/>
                <w:sz w:val="18"/>
                <w:szCs w:val="18"/>
              </w:rPr>
              <w:t>lable</w:t>
            </w:r>
            <w:proofErr w:type="spellEnd"/>
            <w:r w:rsidRPr="00B42701">
              <w:rPr>
                <w:rFonts w:cstheme="minorHAnsi"/>
                <w:sz w:val="18"/>
                <w:szCs w:val="18"/>
              </w:rPr>
              <w:t xml:space="preserve"> with 3 copy</w:t>
            </w:r>
          </w:p>
          <w:p w:rsidRPr="00B42701" w:rsidR="00B42701" w:rsidP="00B42701" w:rsidRDefault="00B42701" w14:paraId="6374ED86" w14:textId="77777777">
            <w:pPr>
              <w:spacing w:after="0" w:line="240" w:lineRule="auto"/>
              <w:ind w:left="0"/>
              <w:rPr>
                <w:rFonts w:cstheme="minorHAnsi"/>
                <w:sz w:val="18"/>
                <w:szCs w:val="18"/>
              </w:rPr>
            </w:pPr>
            <w:r w:rsidRPr="00B42701">
              <w:rPr>
                <w:rFonts w:cstheme="minorHAnsi"/>
                <w:sz w:val="18"/>
                <w:szCs w:val="18"/>
              </w:rPr>
              <w:t>PrinterLableSize.LabelSize55X30 = 55*30 label size</w:t>
            </w:r>
          </w:p>
          <w:p w:rsidRPr="00B42701" w:rsidR="00B42701" w:rsidP="00B42701" w:rsidRDefault="00B42701" w14:paraId="17C90B31" w14:textId="77777777">
            <w:pPr>
              <w:spacing w:after="0" w:line="240" w:lineRule="auto"/>
              <w:ind w:left="0"/>
              <w:rPr>
                <w:rFonts w:cstheme="minorHAnsi"/>
                <w:sz w:val="18"/>
                <w:szCs w:val="18"/>
              </w:rPr>
            </w:pPr>
            <w:r w:rsidRPr="00B42701">
              <w:rPr>
                <w:rFonts w:cstheme="minorHAnsi"/>
                <w:sz w:val="18"/>
                <w:szCs w:val="18"/>
              </w:rPr>
              <w:t>PrinterLableSize.LabelSize89X60 = 89*60 label size.</w:t>
            </w:r>
          </w:p>
        </w:tc>
      </w:tr>
      <w:tr w:rsidR="00B42701" w:rsidTr="00346EB8" w14:paraId="63D5B329" w14:textId="77777777">
        <w:trPr>
          <w:trHeight w:val="231"/>
        </w:trPr>
        <w:tc>
          <w:tcPr>
            <w:tcW w:w="2235" w:type="dxa"/>
          </w:tcPr>
          <w:p w:rsidRPr="00B42701" w:rsidR="00B42701" w:rsidP="00B42701" w:rsidRDefault="00B42701" w14:paraId="3DEDE9F1" w14:textId="77777777">
            <w:pPr>
              <w:spacing w:after="0" w:line="240" w:lineRule="auto"/>
              <w:ind w:left="0"/>
              <w:rPr>
                <w:rFonts w:cstheme="minorHAnsi"/>
                <w:sz w:val="18"/>
                <w:szCs w:val="18"/>
              </w:rPr>
            </w:pPr>
            <w:proofErr w:type="spellStart"/>
            <w:r w:rsidRPr="00B42701">
              <w:rPr>
                <w:rFonts w:cstheme="minorHAnsi"/>
                <w:sz w:val="18"/>
                <w:szCs w:val="18"/>
              </w:rPr>
              <w:t>DynamicQCDetails</w:t>
            </w:r>
            <w:proofErr w:type="spellEnd"/>
          </w:p>
        </w:tc>
        <w:tc>
          <w:tcPr>
            <w:tcW w:w="1276" w:type="dxa"/>
          </w:tcPr>
          <w:p w:rsidRPr="00B42701" w:rsidR="00B42701" w:rsidP="00B42701" w:rsidRDefault="00B42701" w14:paraId="6B34A322" w14:textId="77777777">
            <w:pPr>
              <w:spacing w:after="0" w:line="240" w:lineRule="auto"/>
              <w:ind w:left="0"/>
              <w:rPr>
                <w:rFonts w:cstheme="minorHAnsi"/>
                <w:sz w:val="18"/>
                <w:szCs w:val="18"/>
              </w:rPr>
            </w:pPr>
            <w:r w:rsidRPr="00B42701">
              <w:rPr>
                <w:rFonts w:cstheme="minorHAnsi"/>
                <w:sz w:val="18"/>
                <w:szCs w:val="18"/>
              </w:rPr>
              <w:t xml:space="preserve">List of </w:t>
            </w:r>
            <w:proofErr w:type="spellStart"/>
            <w:r w:rsidRPr="00B42701">
              <w:rPr>
                <w:rFonts w:cstheme="minorHAnsi"/>
                <w:sz w:val="18"/>
                <w:szCs w:val="18"/>
              </w:rPr>
              <w:t>DynamicQCDetails</w:t>
            </w:r>
            <w:proofErr w:type="spellEnd"/>
          </w:p>
        </w:tc>
        <w:tc>
          <w:tcPr>
            <w:tcW w:w="969" w:type="dxa"/>
          </w:tcPr>
          <w:p w:rsidRPr="00B42701" w:rsidR="00B42701" w:rsidP="00B42701" w:rsidRDefault="00B42701" w14:paraId="5D632E5C" w14:textId="77777777">
            <w:pPr>
              <w:spacing w:after="0" w:line="240" w:lineRule="auto"/>
              <w:ind w:left="0"/>
              <w:rPr>
                <w:rFonts w:cstheme="minorHAnsi"/>
                <w:sz w:val="18"/>
                <w:szCs w:val="18"/>
              </w:rPr>
            </w:pPr>
            <w:r w:rsidRPr="00B42701">
              <w:rPr>
                <w:rFonts w:cstheme="minorHAnsi"/>
                <w:sz w:val="18"/>
                <w:szCs w:val="18"/>
              </w:rPr>
              <w:t>N</w:t>
            </w:r>
          </w:p>
        </w:tc>
        <w:tc>
          <w:tcPr>
            <w:tcW w:w="990" w:type="dxa"/>
          </w:tcPr>
          <w:p w:rsidRPr="00B42701" w:rsidR="00B42701" w:rsidP="00B42701" w:rsidRDefault="00B42701" w14:paraId="40F6658D" w14:textId="77777777">
            <w:pPr>
              <w:spacing w:after="0" w:line="240" w:lineRule="auto"/>
              <w:ind w:left="0"/>
              <w:rPr>
                <w:rFonts w:cstheme="minorHAnsi"/>
                <w:sz w:val="18"/>
                <w:szCs w:val="18"/>
              </w:rPr>
            </w:pPr>
          </w:p>
        </w:tc>
        <w:tc>
          <w:tcPr>
            <w:tcW w:w="1471" w:type="dxa"/>
          </w:tcPr>
          <w:p w:rsidRPr="00B42701" w:rsidR="00B42701" w:rsidP="00B42701" w:rsidRDefault="00B42701" w14:paraId="47A29BCD" w14:textId="77777777">
            <w:pPr>
              <w:spacing w:after="0" w:line="240" w:lineRule="auto"/>
              <w:ind w:left="0"/>
              <w:rPr>
                <w:rFonts w:cstheme="minorHAnsi"/>
                <w:sz w:val="18"/>
                <w:szCs w:val="18"/>
              </w:rPr>
            </w:pPr>
          </w:p>
        </w:tc>
        <w:tc>
          <w:tcPr>
            <w:tcW w:w="3483" w:type="dxa"/>
          </w:tcPr>
          <w:p w:rsidRPr="00B42701" w:rsidR="00B42701" w:rsidP="00B42701" w:rsidRDefault="00B42701" w14:paraId="443FEF8C" w14:textId="77777777">
            <w:pPr>
              <w:spacing w:after="0" w:line="240" w:lineRule="auto"/>
              <w:ind w:left="0"/>
              <w:rPr>
                <w:rFonts w:cstheme="minorHAnsi"/>
                <w:sz w:val="18"/>
                <w:szCs w:val="18"/>
              </w:rPr>
            </w:pPr>
            <w:r w:rsidRPr="00B42701">
              <w:rPr>
                <w:rFonts w:cstheme="minorHAnsi"/>
                <w:sz w:val="18"/>
                <w:szCs w:val="18"/>
              </w:rPr>
              <w:t xml:space="preserve">Array of Dynamic QC details </w:t>
            </w:r>
          </w:p>
        </w:tc>
      </w:tr>
      <w:tr w:rsidRPr="00882486" w:rsidR="00B42701" w:rsidTr="00346EB8" w14:paraId="5D61D587"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8471BEA" w14:textId="77777777">
            <w:pPr>
              <w:spacing w:after="0" w:line="240" w:lineRule="auto"/>
              <w:ind w:left="0"/>
              <w:rPr>
                <w:rFonts w:cstheme="minorHAnsi"/>
                <w:sz w:val="18"/>
                <w:szCs w:val="18"/>
              </w:rPr>
            </w:pPr>
            <w:proofErr w:type="spellStart"/>
            <w:r w:rsidRPr="00B42701">
              <w:rPr>
                <w:rFonts w:cstheme="minorHAnsi"/>
                <w:sz w:val="18"/>
                <w:szCs w:val="18"/>
              </w:rPr>
              <w:t>IsIntlEcomCSBUser</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B06A8AF"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982491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63BF45E" w14:textId="77777777">
            <w:pPr>
              <w:spacing w:after="0" w:line="240" w:lineRule="auto"/>
              <w:ind w:left="0"/>
              <w:rPr>
                <w:rFonts w:cstheme="minorHAnsi"/>
                <w:sz w:val="18"/>
                <w:szCs w:val="18"/>
              </w:rPr>
            </w:pPr>
            <w:r w:rsidRPr="00B42701">
              <w:rPr>
                <w:rFonts w:cstheme="minorHAnsi"/>
                <w:sz w:val="18"/>
                <w:szCs w:val="18"/>
              </w:rPr>
              <w:t>4</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51A8646" w14:textId="77777777">
            <w:pPr>
              <w:spacing w:after="0" w:line="240" w:lineRule="auto"/>
              <w:ind w:left="0"/>
              <w:rPr>
                <w:rFonts w:cstheme="minorHAnsi"/>
                <w:sz w:val="18"/>
                <w:szCs w:val="18"/>
              </w:rPr>
            </w:pPr>
            <w:r w:rsidRPr="00B42701">
              <w:rPr>
                <w:rFonts w:cstheme="minorHAnsi"/>
                <w:sz w:val="18"/>
                <w:szCs w:val="18"/>
              </w:rPr>
              <w:t>True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59E1A40" w14:textId="77777777">
            <w:pPr>
              <w:spacing w:after="0" w:line="240" w:lineRule="auto"/>
              <w:ind w:left="0"/>
              <w:rPr>
                <w:rFonts w:cstheme="minorHAnsi"/>
                <w:sz w:val="18"/>
                <w:szCs w:val="18"/>
              </w:rPr>
            </w:pPr>
            <w:r w:rsidRPr="00B42701">
              <w:rPr>
                <w:rFonts w:cstheme="minorHAnsi"/>
                <w:sz w:val="18"/>
                <w:szCs w:val="18"/>
              </w:rPr>
              <w:t xml:space="preserve">If product is CSB V Intl </w:t>
            </w:r>
            <w:proofErr w:type="gramStart"/>
            <w:r w:rsidRPr="00B42701">
              <w:rPr>
                <w:rFonts w:cstheme="minorHAnsi"/>
                <w:sz w:val="18"/>
                <w:szCs w:val="18"/>
              </w:rPr>
              <w:t>Outbound</w:t>
            </w:r>
            <w:proofErr w:type="gramEnd"/>
            <w:r w:rsidRPr="00B42701">
              <w:rPr>
                <w:rFonts w:cstheme="minorHAnsi"/>
                <w:sz w:val="18"/>
                <w:szCs w:val="18"/>
              </w:rPr>
              <w:t xml:space="preserve"> then value should be true else don’t pass anything</w:t>
            </w:r>
          </w:p>
        </w:tc>
      </w:tr>
      <w:tr w:rsidRPr="00882486" w:rsidR="00B42701" w:rsidTr="00346EB8" w14:paraId="6076A436"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D497270" w14:textId="77777777">
            <w:pPr>
              <w:spacing w:after="0" w:line="240" w:lineRule="auto"/>
              <w:ind w:left="0"/>
              <w:rPr>
                <w:rFonts w:cstheme="minorHAnsi"/>
                <w:sz w:val="18"/>
                <w:szCs w:val="18"/>
              </w:rPr>
            </w:pPr>
            <w:proofErr w:type="spellStart"/>
            <w:r w:rsidRPr="00B42701">
              <w:rPr>
                <w:rFonts w:cstheme="minorHAnsi"/>
                <w:sz w:val="18"/>
                <w:szCs w:val="18"/>
              </w:rPr>
              <w:t>ExportImportCode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5B7F6B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D80EE5A"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644AFB0" w14:textId="77777777">
            <w:pPr>
              <w:spacing w:after="0" w:line="240" w:lineRule="auto"/>
              <w:ind w:left="0"/>
              <w:rPr>
                <w:rFonts w:cstheme="minorHAnsi"/>
                <w:sz w:val="18"/>
                <w:szCs w:val="18"/>
              </w:rPr>
            </w:pPr>
            <w:r w:rsidRPr="00B42701">
              <w:rPr>
                <w:rFonts w:cstheme="minorHAnsi"/>
                <w:sz w:val="18"/>
                <w:szCs w:val="18"/>
              </w:rPr>
              <w:t>10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414C73C"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C2C098A" w14:textId="77777777">
            <w:pPr>
              <w:spacing w:after="0" w:line="240" w:lineRule="auto"/>
              <w:ind w:left="0"/>
              <w:rPr>
                <w:rFonts w:cstheme="minorHAnsi"/>
                <w:sz w:val="18"/>
                <w:szCs w:val="18"/>
              </w:rPr>
            </w:pPr>
            <w:proofErr w:type="spellStart"/>
            <w:r w:rsidRPr="00B42701">
              <w:rPr>
                <w:rFonts w:cstheme="minorHAnsi"/>
                <w:sz w:val="18"/>
                <w:szCs w:val="18"/>
              </w:rPr>
              <w:t>ExportImportCode</w:t>
            </w:r>
            <w:proofErr w:type="spellEnd"/>
            <w:r w:rsidRPr="00B42701">
              <w:rPr>
                <w:rFonts w:cstheme="minorHAnsi"/>
                <w:sz w:val="18"/>
                <w:szCs w:val="18"/>
              </w:rPr>
              <w:t xml:space="preserve"> is mandatory for Intl Outbound product</w:t>
            </w:r>
          </w:p>
        </w:tc>
      </w:tr>
      <w:tr w:rsidRPr="00882486" w:rsidR="00B42701" w:rsidTr="00346EB8" w14:paraId="49205EAA"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286847B" w14:textId="77777777">
            <w:pPr>
              <w:spacing w:after="0" w:line="240" w:lineRule="auto"/>
              <w:ind w:left="0"/>
              <w:rPr>
                <w:rFonts w:cstheme="minorHAnsi"/>
                <w:sz w:val="18"/>
                <w:szCs w:val="18"/>
              </w:rPr>
            </w:pPr>
            <w:proofErr w:type="spellStart"/>
            <w:r w:rsidRPr="00B42701">
              <w:rPr>
                <w:rFonts w:cstheme="minorHAnsi"/>
                <w:sz w:val="18"/>
                <w:szCs w:val="18"/>
              </w:rPr>
              <w:t>TermsOfTrade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D954CDC"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3B2562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BA02C41" w14:textId="77777777">
            <w:pPr>
              <w:spacing w:after="0" w:line="240" w:lineRule="auto"/>
              <w:ind w:left="0"/>
              <w:rPr>
                <w:rFonts w:cstheme="minorHAnsi"/>
                <w:sz w:val="18"/>
                <w:szCs w:val="18"/>
              </w:rPr>
            </w:pPr>
            <w:r w:rsidRPr="00B42701">
              <w:rPr>
                <w:rFonts w:cstheme="minorHAnsi"/>
                <w:sz w:val="18"/>
                <w:szCs w:val="18"/>
              </w:rPr>
              <w:t>3</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ACE666C" w14:textId="77777777">
            <w:pPr>
              <w:spacing w:after="0" w:line="240" w:lineRule="auto"/>
              <w:ind w:left="0"/>
              <w:rPr>
                <w:rFonts w:cstheme="minorHAnsi"/>
                <w:sz w:val="18"/>
                <w:szCs w:val="18"/>
              </w:rPr>
            </w:pPr>
            <w:r w:rsidRPr="00B42701">
              <w:rPr>
                <w:rFonts w:cstheme="minorHAnsi"/>
                <w:sz w:val="18"/>
                <w:szCs w:val="18"/>
              </w:rPr>
              <w:t>FOB, DTP, DAP</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B3C0889" w14:textId="77777777">
            <w:pPr>
              <w:spacing w:after="0" w:line="240" w:lineRule="auto"/>
              <w:ind w:left="0"/>
              <w:rPr>
                <w:rFonts w:cstheme="minorHAnsi"/>
                <w:sz w:val="18"/>
                <w:szCs w:val="18"/>
              </w:rPr>
            </w:pPr>
            <w:proofErr w:type="spellStart"/>
            <w:r w:rsidRPr="00B42701">
              <w:rPr>
                <w:rFonts w:cstheme="minorHAnsi"/>
                <w:sz w:val="18"/>
                <w:szCs w:val="18"/>
              </w:rPr>
              <w:t>TermsOfTrade</w:t>
            </w:r>
            <w:proofErr w:type="spellEnd"/>
            <w:r w:rsidRPr="00B42701">
              <w:rPr>
                <w:rFonts w:cstheme="minorHAnsi"/>
                <w:sz w:val="18"/>
                <w:szCs w:val="18"/>
              </w:rPr>
              <w:t xml:space="preserve"> to be Brought in is mandatory for Intl Outbound product</w:t>
            </w:r>
          </w:p>
        </w:tc>
      </w:tr>
      <w:tr w:rsidRPr="00882486" w:rsidR="00B42701" w:rsidTr="00346EB8" w14:paraId="7BB7D7BE"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9DC7300" w14:textId="77777777">
            <w:pPr>
              <w:spacing w:after="0" w:line="240" w:lineRule="auto"/>
              <w:ind w:left="0"/>
              <w:rPr>
                <w:rFonts w:cstheme="minorHAnsi"/>
                <w:sz w:val="18"/>
                <w:szCs w:val="18"/>
              </w:rPr>
            </w:pPr>
            <w:proofErr w:type="spellStart"/>
            <w:r w:rsidRPr="00B42701">
              <w:rPr>
                <w:rFonts w:cstheme="minorHAnsi"/>
                <w:sz w:val="18"/>
                <w:szCs w:val="18"/>
              </w:rPr>
              <w:t>IsEcomUser</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934BFA3"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7A894C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960517D" w14:textId="77777777">
            <w:pPr>
              <w:spacing w:after="0" w:line="240" w:lineRule="auto"/>
              <w:ind w:left="0"/>
              <w:rPr>
                <w:rFonts w:cstheme="minorHAnsi"/>
                <w:sz w:val="18"/>
                <w:szCs w:val="18"/>
              </w:rPr>
            </w:pPr>
            <w:r w:rsidRPr="00B42701">
              <w:rPr>
                <w:rFonts w:cstheme="minorHAnsi"/>
                <w:sz w:val="18"/>
                <w:szCs w:val="18"/>
              </w:rPr>
              <w:t>1</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F22EEEB" w14:textId="77777777">
            <w:pPr>
              <w:spacing w:after="0" w:line="240" w:lineRule="auto"/>
              <w:ind w:left="0"/>
              <w:rPr>
                <w:rFonts w:cstheme="minorHAnsi"/>
                <w:sz w:val="18"/>
                <w:szCs w:val="18"/>
              </w:rPr>
            </w:pPr>
            <w:r w:rsidRPr="00B42701">
              <w:rPr>
                <w:rFonts w:cstheme="minorHAnsi"/>
                <w:sz w:val="18"/>
                <w:szCs w:val="18"/>
              </w:rPr>
              <w:t>1/0</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A34844A" w14:textId="77777777">
            <w:pPr>
              <w:spacing w:after="0" w:line="240" w:lineRule="auto"/>
              <w:ind w:left="0"/>
              <w:rPr>
                <w:rFonts w:cstheme="minorHAnsi"/>
                <w:sz w:val="18"/>
                <w:szCs w:val="18"/>
              </w:rPr>
            </w:pPr>
            <w:proofErr w:type="spellStart"/>
            <w:r w:rsidRPr="00B42701">
              <w:rPr>
                <w:rFonts w:cstheme="minorHAnsi"/>
                <w:sz w:val="18"/>
                <w:szCs w:val="18"/>
              </w:rPr>
              <w:t>IsEcomUser</w:t>
            </w:r>
            <w:proofErr w:type="spellEnd"/>
            <w:r w:rsidRPr="00B42701">
              <w:rPr>
                <w:rFonts w:cstheme="minorHAnsi"/>
                <w:sz w:val="18"/>
                <w:szCs w:val="18"/>
              </w:rPr>
              <w:t xml:space="preserve"> is mandatory for Intl Outbound product</w:t>
            </w:r>
          </w:p>
          <w:p w:rsidRPr="00B42701" w:rsidR="00B42701" w:rsidP="00B42701" w:rsidRDefault="00B42701" w14:paraId="0BC3D956" w14:textId="77777777">
            <w:pPr>
              <w:spacing w:after="0" w:line="240" w:lineRule="auto"/>
              <w:ind w:left="0"/>
              <w:rPr>
                <w:rFonts w:cstheme="minorHAnsi"/>
                <w:sz w:val="18"/>
                <w:szCs w:val="18"/>
              </w:rPr>
            </w:pPr>
            <w:r w:rsidRPr="00B42701">
              <w:rPr>
                <w:rFonts w:cstheme="minorHAnsi"/>
                <w:sz w:val="18"/>
                <w:szCs w:val="18"/>
              </w:rPr>
              <w:t>1 – Yes</w:t>
            </w:r>
          </w:p>
          <w:p w:rsidRPr="00B42701" w:rsidR="00B42701" w:rsidP="00B42701" w:rsidRDefault="00B42701" w14:paraId="73757289" w14:textId="77777777">
            <w:pPr>
              <w:spacing w:after="0" w:line="240" w:lineRule="auto"/>
              <w:ind w:left="0"/>
              <w:rPr>
                <w:rFonts w:cstheme="minorHAnsi"/>
                <w:sz w:val="18"/>
                <w:szCs w:val="18"/>
              </w:rPr>
            </w:pPr>
            <w:r w:rsidRPr="00B42701">
              <w:rPr>
                <w:rFonts w:cstheme="minorHAnsi"/>
                <w:sz w:val="18"/>
                <w:szCs w:val="18"/>
              </w:rPr>
              <w:t>0 – No</w:t>
            </w:r>
          </w:p>
        </w:tc>
      </w:tr>
      <w:tr w:rsidRPr="00882486" w:rsidR="00B42701" w:rsidTr="00346EB8" w14:paraId="3385DFB3"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6DC9C77" w14:textId="77777777">
            <w:pPr>
              <w:spacing w:after="0" w:line="240" w:lineRule="auto"/>
              <w:ind w:left="0"/>
              <w:rPr>
                <w:rFonts w:cstheme="minorHAnsi"/>
                <w:sz w:val="18"/>
                <w:szCs w:val="18"/>
              </w:rPr>
            </w:pPr>
            <w:proofErr w:type="spellStart"/>
            <w:r w:rsidRPr="00B42701">
              <w:rPr>
                <w:rFonts w:cstheme="minorHAnsi"/>
                <w:sz w:val="18"/>
                <w:szCs w:val="18"/>
              </w:rPr>
              <w:t>InsuranceAmount</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86B7897"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DFE2041"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92850EE" w14:textId="77777777">
            <w:pPr>
              <w:spacing w:after="0" w:line="240" w:lineRule="auto"/>
              <w:ind w:left="0"/>
              <w:rPr>
                <w:rFonts w:cstheme="minorHAnsi"/>
                <w:sz w:val="18"/>
                <w:szCs w:val="18"/>
              </w:rPr>
            </w:pPr>
            <w:r w:rsidRPr="00B42701">
              <w:rPr>
                <w:rFonts w:cstheme="minorHAnsi"/>
                <w:sz w:val="18"/>
                <w:szCs w:val="18"/>
              </w:rPr>
              <w:t>12,2</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AB582EB" w14:textId="77777777">
            <w:pPr>
              <w:spacing w:after="0" w:line="240" w:lineRule="auto"/>
              <w:ind w:left="0"/>
              <w:rPr>
                <w:rFonts w:cstheme="minorHAnsi"/>
                <w:sz w:val="18"/>
                <w:szCs w:val="18"/>
              </w:rPr>
            </w:pPr>
            <w:r w:rsidRPr="00B42701">
              <w:rPr>
                <w:rFonts w:cstheme="minorHAnsi"/>
                <w:sz w:val="18"/>
                <w:szCs w:val="18"/>
              </w:rPr>
              <w:t>0-999999999999.99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06C3DA5" w14:textId="77777777">
            <w:pPr>
              <w:spacing w:after="0" w:line="240" w:lineRule="auto"/>
              <w:ind w:left="0"/>
              <w:rPr>
                <w:rFonts w:cstheme="minorHAnsi"/>
                <w:sz w:val="18"/>
                <w:szCs w:val="18"/>
              </w:rPr>
            </w:pPr>
            <w:r w:rsidRPr="00B42701">
              <w:rPr>
                <w:rFonts w:cstheme="minorHAnsi"/>
                <w:sz w:val="18"/>
                <w:szCs w:val="18"/>
              </w:rPr>
              <w:t>Amount of insurance</w:t>
            </w:r>
          </w:p>
        </w:tc>
      </w:tr>
      <w:tr w:rsidRPr="00882486" w:rsidR="00B42701" w:rsidTr="00346EB8" w14:paraId="67B327FA"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1E39A10" w14:textId="77777777">
            <w:pPr>
              <w:spacing w:after="0" w:line="240" w:lineRule="auto"/>
              <w:ind w:left="0"/>
              <w:rPr>
                <w:rFonts w:cstheme="minorHAnsi"/>
                <w:sz w:val="18"/>
                <w:szCs w:val="18"/>
              </w:rPr>
            </w:pPr>
            <w:proofErr w:type="spellStart"/>
            <w:r w:rsidRPr="00B42701">
              <w:rPr>
                <w:rFonts w:cstheme="minorHAnsi"/>
                <w:sz w:val="18"/>
                <w:szCs w:val="18"/>
              </w:rPr>
              <w:t>AuthorizedDealerCode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39A2EF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D0829F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D3FEFEE" w14:textId="77777777">
            <w:pPr>
              <w:spacing w:after="0" w:line="240" w:lineRule="auto"/>
              <w:ind w:left="0"/>
              <w:rPr>
                <w:rFonts w:cstheme="minorHAnsi"/>
                <w:sz w:val="18"/>
                <w:szCs w:val="18"/>
              </w:rPr>
            </w:pPr>
            <w:r w:rsidRPr="00B42701">
              <w:rPr>
                <w:rFonts w:cstheme="minorHAnsi"/>
                <w:sz w:val="18"/>
                <w:szCs w:val="18"/>
              </w:rPr>
              <w:t>14</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8E46490"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CF2BFC1" w14:textId="77777777">
            <w:pPr>
              <w:spacing w:after="0" w:line="240" w:lineRule="auto"/>
              <w:ind w:left="0"/>
              <w:rPr>
                <w:rFonts w:cstheme="minorHAnsi"/>
                <w:sz w:val="18"/>
                <w:szCs w:val="18"/>
              </w:rPr>
            </w:pPr>
            <w:r w:rsidRPr="00B42701">
              <w:rPr>
                <w:rFonts w:cstheme="minorHAnsi"/>
                <w:sz w:val="18"/>
                <w:szCs w:val="18"/>
              </w:rPr>
              <w:t>Authorized Dealer Code is mandatory for Intl Outbound product</w:t>
            </w:r>
          </w:p>
        </w:tc>
      </w:tr>
      <w:tr w:rsidRPr="00882486" w:rsidR="00B42701" w:rsidTr="00346EB8" w14:paraId="637A18EC"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F118BFE" w14:textId="77777777">
            <w:pPr>
              <w:spacing w:after="0" w:line="240" w:lineRule="auto"/>
              <w:ind w:left="0"/>
              <w:rPr>
                <w:rFonts w:cstheme="minorHAnsi"/>
                <w:sz w:val="18"/>
                <w:szCs w:val="18"/>
              </w:rPr>
            </w:pPr>
            <w:proofErr w:type="spellStart"/>
            <w:r w:rsidRPr="00B42701">
              <w:rPr>
                <w:rFonts w:cstheme="minorHAnsi"/>
                <w:sz w:val="18"/>
                <w:szCs w:val="18"/>
              </w:rPr>
              <w:t>CurrencyCode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F3477E0"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AE795BA"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167FA1C" w14:textId="77777777">
            <w:pPr>
              <w:spacing w:after="0" w:line="240" w:lineRule="auto"/>
              <w:ind w:left="0"/>
              <w:rPr>
                <w:rFonts w:cstheme="minorHAnsi"/>
                <w:sz w:val="18"/>
                <w:szCs w:val="18"/>
              </w:rPr>
            </w:pPr>
            <w:r w:rsidRPr="00B42701">
              <w:rPr>
                <w:rFonts w:cstheme="minorHAnsi"/>
                <w:sz w:val="18"/>
                <w:szCs w:val="18"/>
              </w:rPr>
              <w:t>3</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CF2A91D" w14:textId="77777777">
            <w:pPr>
              <w:spacing w:after="0" w:line="240" w:lineRule="auto"/>
              <w:ind w:left="0"/>
              <w:rPr>
                <w:rFonts w:cstheme="minorHAnsi"/>
                <w:sz w:val="18"/>
                <w:szCs w:val="18"/>
              </w:rPr>
            </w:pPr>
            <w:r w:rsidRPr="00B42701">
              <w:rPr>
                <w:rFonts w:cstheme="minorHAnsi"/>
                <w:sz w:val="18"/>
                <w:szCs w:val="18"/>
              </w:rPr>
              <w:t>A-Z</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44E8611" w14:textId="77777777">
            <w:pPr>
              <w:spacing w:after="0" w:line="240" w:lineRule="auto"/>
              <w:ind w:left="0"/>
              <w:rPr>
                <w:rFonts w:cstheme="minorHAnsi"/>
                <w:sz w:val="18"/>
                <w:szCs w:val="18"/>
              </w:rPr>
            </w:pPr>
            <w:r w:rsidRPr="00B42701">
              <w:rPr>
                <w:rFonts w:cstheme="minorHAnsi"/>
                <w:sz w:val="18"/>
                <w:szCs w:val="18"/>
              </w:rPr>
              <w:t xml:space="preserve">Currency Code is optional for Intl Outbound </w:t>
            </w:r>
            <w:proofErr w:type="gramStart"/>
            <w:r w:rsidRPr="00B42701">
              <w:rPr>
                <w:rFonts w:cstheme="minorHAnsi"/>
                <w:sz w:val="18"/>
                <w:szCs w:val="18"/>
              </w:rPr>
              <w:t>product(</w:t>
            </w:r>
            <w:proofErr w:type="gramEnd"/>
            <w:r w:rsidRPr="00B42701">
              <w:rPr>
                <w:rFonts w:cstheme="minorHAnsi"/>
                <w:sz w:val="18"/>
                <w:szCs w:val="18"/>
              </w:rPr>
              <w:t>refer Currency code master below)</w:t>
            </w:r>
          </w:p>
        </w:tc>
      </w:tr>
      <w:tr w:rsidRPr="00BA22CA" w:rsidR="00B42701" w:rsidTr="00346EB8" w14:paraId="072E2C47"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E1AF6B1" w14:textId="77777777">
            <w:pPr>
              <w:spacing w:after="0" w:line="240" w:lineRule="auto"/>
              <w:ind w:left="0"/>
              <w:rPr>
                <w:rFonts w:cstheme="minorHAnsi"/>
                <w:sz w:val="18"/>
                <w:szCs w:val="18"/>
              </w:rPr>
            </w:pPr>
            <w:proofErr w:type="spellStart"/>
            <w:r w:rsidRPr="00B42701">
              <w:rPr>
                <w:rFonts w:cstheme="minorHAnsi"/>
                <w:sz w:val="18"/>
                <w:szCs w:val="18"/>
              </w:rPr>
              <w:t>OrderURL</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B76BFC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5A879E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B5984BC" w14:textId="77777777">
            <w:pPr>
              <w:spacing w:after="0" w:line="240" w:lineRule="auto"/>
              <w:ind w:left="0"/>
              <w:rPr>
                <w:rFonts w:cstheme="minorHAnsi"/>
                <w:sz w:val="18"/>
                <w:szCs w:val="18"/>
              </w:rPr>
            </w:pPr>
            <w:r w:rsidRPr="00B42701">
              <w:rPr>
                <w:rFonts w:cstheme="minorHAnsi"/>
                <w:sz w:val="18"/>
                <w:szCs w:val="18"/>
              </w:rPr>
              <w:t>255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445F6C4"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 \\@\#$%^&amp;*()[]+=_ /-</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B188835" w14:textId="77777777">
            <w:pPr>
              <w:spacing w:after="0" w:line="240" w:lineRule="auto"/>
              <w:ind w:left="0"/>
              <w:rPr>
                <w:rFonts w:cstheme="minorHAnsi"/>
                <w:sz w:val="18"/>
                <w:szCs w:val="18"/>
              </w:rPr>
            </w:pPr>
            <w:r w:rsidRPr="00B42701">
              <w:rPr>
                <w:rFonts w:cstheme="minorHAnsi"/>
                <w:sz w:val="18"/>
                <w:szCs w:val="18"/>
              </w:rPr>
              <w:t>URL of the shipment order or where order reference can be looked online. Optional and applicable only for Intl Ecommerce product</w:t>
            </w:r>
          </w:p>
        </w:tc>
      </w:tr>
      <w:tr w:rsidRPr="00BA22CA" w:rsidR="00B42701" w:rsidTr="00346EB8" w14:paraId="6B389E93"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1655D2A" w14:textId="77777777">
            <w:pPr>
              <w:spacing w:after="0" w:line="240" w:lineRule="auto"/>
              <w:ind w:left="0"/>
              <w:rPr>
                <w:rFonts w:cstheme="minorHAnsi"/>
                <w:sz w:val="18"/>
                <w:szCs w:val="18"/>
              </w:rPr>
            </w:pPr>
            <w:proofErr w:type="spellStart"/>
            <w:r w:rsidRPr="00B42701">
              <w:rPr>
                <w:rFonts w:cstheme="minorHAnsi"/>
                <w:sz w:val="18"/>
                <w:szCs w:val="18"/>
              </w:rPr>
              <w:t>EsellerPlatformName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8B3BEA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A6789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76E1EC9" w14:textId="77777777">
            <w:pPr>
              <w:spacing w:after="0" w:line="240" w:lineRule="auto"/>
              <w:ind w:left="0"/>
              <w:rPr>
                <w:rFonts w:cstheme="minorHAnsi"/>
                <w:sz w:val="18"/>
                <w:szCs w:val="18"/>
              </w:rPr>
            </w:pPr>
            <w:r w:rsidRPr="00B42701">
              <w:rPr>
                <w:rFonts w:cstheme="minorHAnsi"/>
                <w:sz w:val="18"/>
                <w:szCs w:val="18"/>
              </w:rPr>
              <w:t>80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69FF99D"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 \\@\#$%^&amp;*()[]+=_ /-</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237A16D" w14:textId="77777777">
            <w:pPr>
              <w:spacing w:after="0" w:line="240" w:lineRule="auto"/>
              <w:ind w:left="0"/>
              <w:rPr>
                <w:rFonts w:cstheme="minorHAnsi"/>
                <w:sz w:val="18"/>
                <w:szCs w:val="18"/>
              </w:rPr>
            </w:pPr>
            <w:r w:rsidRPr="00B42701">
              <w:rPr>
                <w:rFonts w:cstheme="minorHAnsi"/>
                <w:sz w:val="18"/>
                <w:szCs w:val="18"/>
              </w:rPr>
              <w:t xml:space="preserve">Main website/Domain name where the </w:t>
            </w:r>
            <w:proofErr w:type="spellStart"/>
            <w:r w:rsidRPr="00B42701">
              <w:rPr>
                <w:rFonts w:cstheme="minorHAnsi"/>
                <w:sz w:val="18"/>
                <w:szCs w:val="18"/>
              </w:rPr>
              <w:t>shipement</w:t>
            </w:r>
            <w:proofErr w:type="spellEnd"/>
            <w:r w:rsidRPr="00B42701">
              <w:rPr>
                <w:rFonts w:cstheme="minorHAnsi"/>
                <w:sz w:val="18"/>
                <w:szCs w:val="18"/>
              </w:rPr>
              <w:t xml:space="preserve"> order was sold on. Optional and applicable only for Intl Ecommerce product</w:t>
            </w:r>
          </w:p>
        </w:tc>
      </w:tr>
      <w:tr w:rsidRPr="00BA22CA" w:rsidR="00B42701" w:rsidTr="00346EB8" w14:paraId="19F10289"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6284E48" w14:textId="77777777">
            <w:pPr>
              <w:spacing w:after="0" w:line="240" w:lineRule="auto"/>
              <w:ind w:left="0"/>
              <w:rPr>
                <w:rFonts w:cstheme="minorHAnsi"/>
                <w:sz w:val="18"/>
                <w:szCs w:val="18"/>
              </w:rPr>
            </w:pPr>
            <w:r w:rsidRPr="00B42701">
              <w:rPr>
                <w:rFonts w:cstheme="minorHAnsi"/>
                <w:sz w:val="18"/>
                <w:szCs w:val="18"/>
              </w:rPr>
              <w:t>BillingReference1</w:t>
            </w:r>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3501B1E"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32D043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107CCA2" w14:textId="77777777">
            <w:pPr>
              <w:spacing w:after="0" w:line="240" w:lineRule="auto"/>
              <w:ind w:left="0"/>
              <w:rPr>
                <w:rFonts w:cstheme="minorHAnsi"/>
                <w:sz w:val="18"/>
                <w:szCs w:val="18"/>
              </w:rPr>
            </w:pPr>
            <w:r w:rsidRPr="00B42701">
              <w:rPr>
                <w:rFonts w:cstheme="minorHAnsi"/>
                <w:sz w:val="18"/>
                <w:szCs w:val="18"/>
              </w:rPr>
              <w:t>80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342501A"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207A27B" w14:textId="77777777">
            <w:pPr>
              <w:spacing w:after="0" w:line="240" w:lineRule="auto"/>
              <w:ind w:left="0"/>
              <w:rPr>
                <w:rFonts w:cstheme="minorHAnsi"/>
                <w:sz w:val="18"/>
                <w:szCs w:val="18"/>
              </w:rPr>
            </w:pPr>
            <w:r w:rsidRPr="00B42701">
              <w:rPr>
                <w:rFonts w:cstheme="minorHAnsi"/>
                <w:sz w:val="18"/>
                <w:szCs w:val="18"/>
              </w:rPr>
              <w:t xml:space="preserve">Reference should be populated with </w:t>
            </w:r>
            <w:proofErr w:type="spellStart"/>
            <w:r w:rsidRPr="00B42701">
              <w:rPr>
                <w:rFonts w:cstheme="minorHAnsi"/>
                <w:sz w:val="18"/>
                <w:szCs w:val="18"/>
              </w:rPr>
              <w:t>orderID</w:t>
            </w:r>
            <w:proofErr w:type="spellEnd"/>
            <w:r w:rsidRPr="00B42701">
              <w:rPr>
                <w:rFonts w:cstheme="minorHAnsi"/>
                <w:sz w:val="18"/>
                <w:szCs w:val="18"/>
              </w:rPr>
              <w:t>. Optional and applicable only for Intl Ecommerce product</w:t>
            </w:r>
          </w:p>
        </w:tc>
      </w:tr>
      <w:tr w:rsidRPr="00BA22CA" w:rsidR="00B42701" w:rsidTr="00346EB8" w14:paraId="041C5DA8"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DFAEE93" w14:textId="77777777">
            <w:pPr>
              <w:spacing w:after="0" w:line="240" w:lineRule="auto"/>
              <w:ind w:left="0"/>
              <w:rPr>
                <w:rFonts w:cstheme="minorHAnsi"/>
                <w:sz w:val="18"/>
                <w:szCs w:val="18"/>
              </w:rPr>
            </w:pPr>
            <w:r w:rsidRPr="00B42701">
              <w:rPr>
                <w:rFonts w:cstheme="minorHAnsi"/>
                <w:sz w:val="18"/>
                <w:szCs w:val="18"/>
              </w:rPr>
              <w:t>BillingReference2</w:t>
            </w:r>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E9F6F12"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574CE12"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D125BC8" w14:textId="77777777">
            <w:pPr>
              <w:spacing w:after="0" w:line="240" w:lineRule="auto"/>
              <w:ind w:left="0"/>
              <w:rPr>
                <w:rFonts w:cstheme="minorHAnsi"/>
                <w:sz w:val="18"/>
                <w:szCs w:val="18"/>
              </w:rPr>
            </w:pPr>
            <w:r w:rsidRPr="00B42701">
              <w:rPr>
                <w:rFonts w:cstheme="minorHAnsi"/>
                <w:sz w:val="18"/>
                <w:szCs w:val="18"/>
              </w:rPr>
              <w:t>80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458004B"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F1001A7" w14:textId="77777777">
            <w:pPr>
              <w:spacing w:after="0" w:line="240" w:lineRule="auto"/>
              <w:ind w:left="0"/>
              <w:rPr>
                <w:rFonts w:cstheme="minorHAnsi"/>
                <w:sz w:val="18"/>
                <w:szCs w:val="18"/>
              </w:rPr>
            </w:pPr>
            <w:r w:rsidRPr="00B42701">
              <w:rPr>
                <w:rFonts w:cstheme="minorHAnsi"/>
                <w:sz w:val="18"/>
                <w:szCs w:val="18"/>
              </w:rPr>
              <w:t>Reference should be populated with merchant reference. Optional and applicable only for Intl Ecommerce product</w:t>
            </w:r>
          </w:p>
        </w:tc>
      </w:tr>
      <w:tr w:rsidRPr="00BA22CA" w:rsidR="00B42701" w:rsidTr="00346EB8" w14:paraId="43811F15"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F419E6B" w14:textId="77777777">
            <w:pPr>
              <w:spacing w:after="0" w:line="240" w:lineRule="auto"/>
              <w:ind w:left="0"/>
              <w:rPr>
                <w:rFonts w:cstheme="minorHAnsi"/>
                <w:sz w:val="18"/>
                <w:szCs w:val="18"/>
              </w:rPr>
            </w:pPr>
            <w:proofErr w:type="spellStart"/>
            <w:r w:rsidRPr="00B42701">
              <w:rPr>
                <w:rFonts w:cstheme="minorHAnsi"/>
                <w:sz w:val="18"/>
                <w:szCs w:val="18"/>
              </w:rPr>
              <w:t>MarketplaceName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367450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BD0662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4EABD22" w14:textId="77777777">
            <w:pPr>
              <w:spacing w:after="0" w:line="240" w:lineRule="auto"/>
              <w:ind w:left="0"/>
              <w:rPr>
                <w:rFonts w:cstheme="minorHAnsi"/>
                <w:sz w:val="18"/>
                <w:szCs w:val="18"/>
              </w:rPr>
            </w:pPr>
            <w:r w:rsidRPr="00B42701">
              <w:rPr>
                <w:rFonts w:cstheme="minorHAnsi"/>
                <w:sz w:val="18"/>
                <w:szCs w:val="18"/>
              </w:rPr>
              <w:t>50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C667D39"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 \\@\#$%^&amp;*()[]+=_ /-</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2DEAC34" w14:textId="77777777">
            <w:pPr>
              <w:spacing w:after="0" w:line="240" w:lineRule="auto"/>
              <w:ind w:left="0"/>
              <w:rPr>
                <w:rFonts w:cstheme="minorHAnsi"/>
                <w:sz w:val="18"/>
                <w:szCs w:val="18"/>
              </w:rPr>
            </w:pPr>
            <w:r w:rsidRPr="00B42701">
              <w:rPr>
                <w:rFonts w:cstheme="minorHAnsi"/>
                <w:sz w:val="18"/>
                <w:szCs w:val="18"/>
              </w:rPr>
              <w:t xml:space="preserve">Main website name where the </w:t>
            </w:r>
            <w:proofErr w:type="spellStart"/>
            <w:r w:rsidRPr="00B42701">
              <w:rPr>
                <w:rFonts w:cstheme="minorHAnsi"/>
                <w:sz w:val="18"/>
                <w:szCs w:val="18"/>
              </w:rPr>
              <w:t>shipement</w:t>
            </w:r>
            <w:proofErr w:type="spellEnd"/>
            <w:r w:rsidRPr="00B42701">
              <w:rPr>
                <w:rFonts w:cstheme="minorHAnsi"/>
                <w:sz w:val="18"/>
                <w:szCs w:val="18"/>
              </w:rPr>
              <w:t xml:space="preserve"> order was sold on. Optional and applicable only for Intl Ecommerce product</w:t>
            </w:r>
          </w:p>
        </w:tc>
      </w:tr>
      <w:tr w:rsidRPr="00882486" w:rsidR="00B42701" w:rsidTr="00346EB8" w14:paraId="080F1F55"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B923A73" w14:textId="77777777">
            <w:pPr>
              <w:spacing w:after="0" w:line="240" w:lineRule="auto"/>
              <w:ind w:left="0"/>
              <w:rPr>
                <w:rFonts w:cstheme="minorHAnsi"/>
                <w:sz w:val="18"/>
                <w:szCs w:val="18"/>
              </w:rPr>
            </w:pPr>
            <w:proofErr w:type="spellStart"/>
            <w:r w:rsidRPr="00B42701">
              <w:rPr>
                <w:rFonts w:cstheme="minorHAnsi"/>
                <w:sz w:val="18"/>
                <w:szCs w:val="18"/>
              </w:rPr>
              <w:t>MarketplaceURL</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3D9351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ED712CA"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BF8C240" w14:textId="77777777">
            <w:pPr>
              <w:spacing w:after="0" w:line="240" w:lineRule="auto"/>
              <w:ind w:left="0"/>
              <w:rPr>
                <w:rFonts w:cstheme="minorHAnsi"/>
                <w:sz w:val="18"/>
                <w:szCs w:val="18"/>
              </w:rPr>
            </w:pPr>
            <w:r w:rsidRPr="00B42701">
              <w:rPr>
                <w:rFonts w:cstheme="minorHAnsi"/>
                <w:sz w:val="18"/>
                <w:szCs w:val="18"/>
              </w:rPr>
              <w:t>255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140D643"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 \\@\#$%^&amp;*()[]+=_ /-</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1F6886FB" w14:textId="77777777">
            <w:pPr>
              <w:spacing w:after="0" w:line="240" w:lineRule="auto"/>
              <w:ind w:left="0"/>
              <w:rPr>
                <w:rFonts w:cstheme="minorHAnsi"/>
                <w:sz w:val="18"/>
                <w:szCs w:val="18"/>
              </w:rPr>
            </w:pPr>
            <w:r w:rsidRPr="00B42701">
              <w:rPr>
                <w:rFonts w:cstheme="minorHAnsi"/>
                <w:sz w:val="18"/>
                <w:szCs w:val="18"/>
              </w:rPr>
              <w:t xml:space="preserve">Order URL of specific commodity. Optional and applicable only for Intl Ecommerce product </w:t>
            </w:r>
          </w:p>
        </w:tc>
      </w:tr>
      <w:tr w:rsidRPr="00030554" w:rsidR="00B42701" w:rsidTr="00346EB8" w14:paraId="5FF3BABE"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731B2AE" w14:textId="77777777">
            <w:pPr>
              <w:spacing w:after="0" w:line="240" w:lineRule="auto"/>
              <w:ind w:left="0"/>
              <w:rPr>
                <w:rFonts w:cstheme="minorHAnsi"/>
                <w:sz w:val="18"/>
                <w:szCs w:val="18"/>
              </w:rPr>
            </w:pPr>
            <w:proofErr w:type="spellStart"/>
            <w:r w:rsidRPr="00B42701">
              <w:rPr>
                <w:rFonts w:cstheme="minorHAnsi"/>
                <w:sz w:val="18"/>
                <w:szCs w:val="18"/>
              </w:rPr>
              <w:t>BillToCompanyName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8A09CE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4AFD54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897028E" w14:textId="77777777">
            <w:pPr>
              <w:spacing w:after="0" w:line="240" w:lineRule="auto"/>
              <w:ind w:left="0"/>
              <w:rPr>
                <w:rFonts w:cstheme="minorHAnsi"/>
                <w:sz w:val="18"/>
                <w:szCs w:val="18"/>
              </w:rPr>
            </w:pPr>
            <w:r w:rsidRPr="00B42701">
              <w:rPr>
                <w:rFonts w:cstheme="minorHAnsi"/>
                <w:sz w:val="18"/>
                <w:szCs w:val="18"/>
              </w:rPr>
              <w:t>60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449C6AC"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D577A18" w14:textId="77777777">
            <w:pPr>
              <w:spacing w:after="0" w:line="240" w:lineRule="auto"/>
              <w:ind w:left="0"/>
              <w:rPr>
                <w:rFonts w:cstheme="minorHAnsi"/>
                <w:sz w:val="18"/>
                <w:szCs w:val="18"/>
              </w:rPr>
            </w:pPr>
            <w:r w:rsidRPr="00B42701">
              <w:rPr>
                <w:rFonts w:cstheme="minorHAnsi"/>
                <w:sz w:val="18"/>
                <w:szCs w:val="18"/>
              </w:rPr>
              <w:t>Bill To Company Name. Mandatory if Customer and bill to is different for Intl Outbound Dutiable product</w:t>
            </w:r>
          </w:p>
        </w:tc>
      </w:tr>
      <w:tr w:rsidRPr="00030554" w:rsidR="00B42701" w:rsidTr="00346EB8" w14:paraId="3811F136"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44FE491" w14:textId="77777777">
            <w:pPr>
              <w:spacing w:after="0" w:line="240" w:lineRule="auto"/>
              <w:ind w:left="0"/>
              <w:rPr>
                <w:rFonts w:cstheme="minorHAnsi"/>
                <w:sz w:val="18"/>
                <w:szCs w:val="18"/>
              </w:rPr>
            </w:pPr>
            <w:proofErr w:type="spellStart"/>
            <w:r w:rsidRPr="00B42701">
              <w:rPr>
                <w:rFonts w:cstheme="minorHAnsi"/>
                <w:sz w:val="18"/>
                <w:szCs w:val="18"/>
              </w:rPr>
              <w:t>BillToContactName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800447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D4FBFD5"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7F1B1A"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3FB4A7"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10215FA" w14:textId="77777777">
            <w:pPr>
              <w:spacing w:after="0" w:line="240" w:lineRule="auto"/>
              <w:ind w:left="0"/>
              <w:rPr>
                <w:rFonts w:cstheme="minorHAnsi"/>
                <w:sz w:val="18"/>
                <w:szCs w:val="18"/>
              </w:rPr>
            </w:pPr>
            <w:r w:rsidRPr="00B42701">
              <w:rPr>
                <w:rFonts w:cstheme="minorHAnsi"/>
                <w:sz w:val="18"/>
                <w:szCs w:val="18"/>
              </w:rPr>
              <w:t>Bill To Contact Name. Mandatory if Customer and bill to is different for Intl Outbound Dutiable product</w:t>
            </w:r>
          </w:p>
        </w:tc>
      </w:tr>
      <w:tr w:rsidRPr="00030554" w:rsidR="00B42701" w:rsidTr="00346EB8" w14:paraId="0E6483A0"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35F72D8" w14:textId="77777777">
            <w:pPr>
              <w:spacing w:after="0" w:line="240" w:lineRule="auto"/>
              <w:ind w:left="0"/>
              <w:rPr>
                <w:rFonts w:cstheme="minorHAnsi"/>
                <w:sz w:val="18"/>
                <w:szCs w:val="18"/>
              </w:rPr>
            </w:pPr>
            <w:r w:rsidRPr="00B42701">
              <w:rPr>
                <w:rFonts w:cstheme="minorHAnsi"/>
                <w:sz w:val="18"/>
                <w:szCs w:val="18"/>
              </w:rPr>
              <w:t>BillToAddressLine1</w:t>
            </w: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FC5943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9D41AA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9108C75" w14:textId="77777777">
            <w:pPr>
              <w:spacing w:after="0" w:line="240" w:lineRule="auto"/>
              <w:ind w:left="0"/>
              <w:rPr>
                <w:rFonts w:cstheme="minorHAnsi"/>
                <w:sz w:val="18"/>
                <w:szCs w:val="18"/>
              </w:rPr>
            </w:pPr>
            <w:r w:rsidRPr="00B42701">
              <w:rPr>
                <w:rFonts w:cstheme="minorHAnsi"/>
                <w:sz w:val="18"/>
                <w:szCs w:val="18"/>
              </w:rPr>
              <w:t>45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E93918"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04050B2" w14:textId="77777777">
            <w:pPr>
              <w:spacing w:after="0" w:line="240" w:lineRule="auto"/>
              <w:ind w:left="0"/>
              <w:rPr>
                <w:rFonts w:cstheme="minorHAnsi"/>
                <w:sz w:val="18"/>
                <w:szCs w:val="18"/>
              </w:rPr>
            </w:pPr>
            <w:r w:rsidRPr="00B42701">
              <w:rPr>
                <w:rFonts w:cstheme="minorHAnsi"/>
                <w:sz w:val="18"/>
                <w:szCs w:val="18"/>
              </w:rPr>
              <w:t>Bill To Address. Mandatory if Customer and bill to is different for Intl Outbound Dutiable product</w:t>
            </w:r>
          </w:p>
        </w:tc>
      </w:tr>
      <w:tr w:rsidRPr="00030554" w:rsidR="00B42701" w:rsidTr="00346EB8" w14:paraId="18B9DC1C"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11A4520" w14:textId="77777777">
            <w:pPr>
              <w:spacing w:after="0" w:line="240" w:lineRule="auto"/>
              <w:ind w:left="0"/>
              <w:rPr>
                <w:rFonts w:cstheme="minorHAnsi"/>
                <w:sz w:val="18"/>
                <w:szCs w:val="18"/>
              </w:rPr>
            </w:pPr>
            <w:proofErr w:type="spellStart"/>
            <w:r w:rsidRPr="00B42701">
              <w:rPr>
                <w:rFonts w:cstheme="minorHAnsi"/>
                <w:sz w:val="18"/>
                <w:szCs w:val="18"/>
              </w:rPr>
              <w:t>BillToCity</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7DAB8B7"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CED010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B4D1406"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7062A02"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866412" w14:textId="77777777">
            <w:pPr>
              <w:spacing w:after="0" w:line="240" w:lineRule="auto"/>
              <w:ind w:left="0"/>
              <w:rPr>
                <w:rFonts w:cstheme="minorHAnsi"/>
                <w:sz w:val="18"/>
                <w:szCs w:val="18"/>
              </w:rPr>
            </w:pPr>
            <w:r w:rsidRPr="00B42701">
              <w:rPr>
                <w:rFonts w:cstheme="minorHAnsi"/>
                <w:sz w:val="18"/>
                <w:szCs w:val="18"/>
              </w:rPr>
              <w:t>Bill To City. Mandatory if Customer and bill to is different for Intl Outbound Dutiable product</w:t>
            </w:r>
          </w:p>
        </w:tc>
      </w:tr>
      <w:tr w:rsidRPr="00030554" w:rsidR="00B42701" w:rsidTr="00346EB8" w14:paraId="4072E39E"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D3DE248" w14:textId="77777777">
            <w:pPr>
              <w:spacing w:after="0" w:line="240" w:lineRule="auto"/>
              <w:ind w:left="0"/>
              <w:rPr>
                <w:rFonts w:cstheme="minorHAnsi"/>
                <w:sz w:val="18"/>
                <w:szCs w:val="18"/>
              </w:rPr>
            </w:pPr>
            <w:proofErr w:type="spellStart"/>
            <w:r w:rsidRPr="00B42701">
              <w:rPr>
                <w:rFonts w:cstheme="minorHAnsi"/>
                <w:sz w:val="18"/>
                <w:szCs w:val="18"/>
              </w:rPr>
              <w:t>BillToPostcode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A1EC244"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90F89F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42B90DB" w14:textId="77777777">
            <w:pPr>
              <w:spacing w:after="0" w:line="240" w:lineRule="auto"/>
              <w:ind w:left="0"/>
              <w:rPr>
                <w:rFonts w:cstheme="minorHAnsi"/>
                <w:sz w:val="18"/>
                <w:szCs w:val="18"/>
              </w:rPr>
            </w:pPr>
            <w:r w:rsidRPr="00B42701">
              <w:rPr>
                <w:rFonts w:cstheme="minorHAnsi"/>
                <w:sz w:val="18"/>
                <w:szCs w:val="18"/>
              </w:rPr>
              <w:t>15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6610523"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30EF8FE" w14:textId="77777777">
            <w:pPr>
              <w:spacing w:after="0" w:line="240" w:lineRule="auto"/>
              <w:ind w:left="0"/>
              <w:rPr>
                <w:rFonts w:cstheme="minorHAnsi"/>
                <w:sz w:val="18"/>
                <w:szCs w:val="18"/>
              </w:rPr>
            </w:pPr>
            <w:r w:rsidRPr="00B42701">
              <w:rPr>
                <w:rFonts w:cstheme="minorHAnsi"/>
                <w:sz w:val="18"/>
                <w:szCs w:val="18"/>
              </w:rPr>
              <w:t>Bill To Post code. Mandatory if Customer and bill to is different for Intl Outbound Dutiable product</w:t>
            </w:r>
          </w:p>
        </w:tc>
      </w:tr>
      <w:tr w:rsidRPr="00030554" w:rsidR="00B42701" w:rsidTr="00346EB8" w14:paraId="7E9A6114"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92F8D9" w14:textId="77777777">
            <w:pPr>
              <w:spacing w:after="0" w:line="240" w:lineRule="auto"/>
              <w:ind w:left="0"/>
              <w:rPr>
                <w:rFonts w:cstheme="minorHAnsi"/>
                <w:sz w:val="18"/>
                <w:szCs w:val="18"/>
              </w:rPr>
            </w:pPr>
            <w:proofErr w:type="spellStart"/>
            <w:r w:rsidRPr="00B42701">
              <w:rPr>
                <w:rFonts w:cstheme="minorHAnsi"/>
                <w:sz w:val="18"/>
                <w:szCs w:val="18"/>
              </w:rPr>
              <w:t>BillToSuburb</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B61452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DA66BA4"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47C4C32"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F83D6EF"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FD94E36" w14:textId="77777777">
            <w:pPr>
              <w:spacing w:after="0" w:line="240" w:lineRule="auto"/>
              <w:ind w:left="0"/>
              <w:rPr>
                <w:rFonts w:cstheme="minorHAnsi"/>
                <w:sz w:val="18"/>
                <w:szCs w:val="18"/>
              </w:rPr>
            </w:pPr>
            <w:r w:rsidRPr="00B42701">
              <w:rPr>
                <w:rFonts w:cstheme="minorHAnsi"/>
                <w:sz w:val="18"/>
                <w:szCs w:val="18"/>
              </w:rPr>
              <w:t>Bill To Suburb. Mandatory if Customer and bill to is different for Intl Outbound Dutiable product</w:t>
            </w:r>
          </w:p>
        </w:tc>
      </w:tr>
      <w:tr w:rsidRPr="00030554" w:rsidR="00B42701" w:rsidTr="00346EB8" w14:paraId="5A96EB81"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38B3906" w14:textId="77777777">
            <w:pPr>
              <w:spacing w:after="0" w:line="240" w:lineRule="auto"/>
              <w:ind w:left="0"/>
              <w:rPr>
                <w:rFonts w:cstheme="minorHAnsi"/>
                <w:sz w:val="18"/>
                <w:szCs w:val="18"/>
              </w:rPr>
            </w:pPr>
            <w:proofErr w:type="spellStart"/>
            <w:r w:rsidRPr="00B42701">
              <w:rPr>
                <w:rFonts w:cstheme="minorHAnsi"/>
                <w:sz w:val="18"/>
                <w:szCs w:val="18"/>
              </w:rPr>
              <w:t>BillToState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F175F4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EAF77F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C9B2A81"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BA91E5"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B7BE1EB" w14:textId="77777777">
            <w:pPr>
              <w:spacing w:after="0" w:line="240" w:lineRule="auto"/>
              <w:ind w:left="0"/>
              <w:rPr>
                <w:rFonts w:cstheme="minorHAnsi"/>
                <w:sz w:val="18"/>
                <w:szCs w:val="18"/>
              </w:rPr>
            </w:pPr>
            <w:r w:rsidRPr="00B42701">
              <w:rPr>
                <w:rFonts w:cstheme="minorHAnsi"/>
                <w:sz w:val="18"/>
                <w:szCs w:val="18"/>
              </w:rPr>
              <w:t>Bill To State. Mandatory if Customer and bill to is different for Intl Outbound Dutiable product</w:t>
            </w:r>
          </w:p>
        </w:tc>
      </w:tr>
      <w:tr w:rsidRPr="00030554" w:rsidR="00B42701" w:rsidTr="00346EB8" w14:paraId="3B4E0DD1"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D5ACDF" w14:textId="77777777">
            <w:pPr>
              <w:spacing w:after="0" w:line="240" w:lineRule="auto"/>
              <w:ind w:left="0"/>
              <w:rPr>
                <w:rFonts w:cstheme="minorHAnsi"/>
                <w:sz w:val="18"/>
                <w:szCs w:val="18"/>
              </w:rPr>
            </w:pPr>
            <w:proofErr w:type="spellStart"/>
            <w:r w:rsidRPr="00B42701">
              <w:rPr>
                <w:rFonts w:cstheme="minorHAnsi"/>
                <w:sz w:val="18"/>
                <w:szCs w:val="18"/>
              </w:rPr>
              <w:t>BillToCountryName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55CE44"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0D6C5D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A71B435" w14:textId="77777777">
            <w:pPr>
              <w:spacing w:after="0" w:line="240" w:lineRule="auto"/>
              <w:ind w:left="0"/>
              <w:rPr>
                <w:rFonts w:cstheme="minorHAnsi"/>
                <w:sz w:val="18"/>
                <w:szCs w:val="18"/>
              </w:rPr>
            </w:pPr>
            <w:r w:rsidRPr="00B42701">
              <w:rPr>
                <w:rFonts w:cstheme="minorHAnsi"/>
                <w:sz w:val="18"/>
                <w:szCs w:val="18"/>
              </w:rPr>
              <w:t>30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71B37EF" w14:textId="77777777">
            <w:pPr>
              <w:spacing w:after="0" w:line="240" w:lineRule="auto"/>
              <w:ind w:left="0"/>
              <w:rPr>
                <w:rFonts w:cstheme="minorHAnsi"/>
                <w:sz w:val="18"/>
                <w:szCs w:val="18"/>
              </w:rPr>
            </w:pPr>
            <w:r w:rsidRPr="00B42701">
              <w:rPr>
                <w:rFonts w:cstheme="minorHAnsi"/>
                <w:sz w:val="18"/>
                <w:szCs w:val="18"/>
              </w:rPr>
              <w:t>Refer list of DHL Country/Region code below</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A3DAE21" w14:textId="77777777">
            <w:pPr>
              <w:spacing w:after="0" w:line="240" w:lineRule="auto"/>
              <w:ind w:left="0"/>
              <w:rPr>
                <w:rFonts w:cstheme="minorHAnsi"/>
                <w:sz w:val="18"/>
                <w:szCs w:val="18"/>
              </w:rPr>
            </w:pPr>
            <w:r w:rsidRPr="00B42701">
              <w:rPr>
                <w:rFonts w:cstheme="minorHAnsi"/>
                <w:sz w:val="18"/>
                <w:szCs w:val="18"/>
              </w:rPr>
              <w:t>Bill To Country Name. Mandatory if Customer and bill to is different for Intl Outbound Dutiable product</w:t>
            </w:r>
          </w:p>
        </w:tc>
      </w:tr>
      <w:tr w:rsidRPr="00030554" w:rsidR="00B42701" w:rsidTr="00346EB8" w14:paraId="7FF93D61"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C74DEFF" w14:textId="77777777">
            <w:pPr>
              <w:spacing w:after="0" w:line="240" w:lineRule="auto"/>
              <w:ind w:left="0"/>
              <w:rPr>
                <w:rFonts w:cstheme="minorHAnsi"/>
                <w:sz w:val="18"/>
                <w:szCs w:val="18"/>
              </w:rPr>
            </w:pPr>
            <w:proofErr w:type="spellStart"/>
            <w:r w:rsidRPr="00B42701">
              <w:rPr>
                <w:rFonts w:cstheme="minorHAnsi"/>
                <w:sz w:val="18"/>
                <w:szCs w:val="18"/>
              </w:rPr>
              <w:t>BillToCountryCode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9BAED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18F052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6C6B3D1" w14:textId="77777777">
            <w:pPr>
              <w:spacing w:after="0" w:line="240" w:lineRule="auto"/>
              <w:ind w:left="0"/>
              <w:rPr>
                <w:rFonts w:cstheme="minorHAnsi"/>
                <w:sz w:val="18"/>
                <w:szCs w:val="18"/>
              </w:rPr>
            </w:pPr>
            <w:r w:rsidRPr="00B42701">
              <w:rPr>
                <w:rFonts w:cstheme="minorHAnsi"/>
                <w:sz w:val="18"/>
                <w:szCs w:val="18"/>
              </w:rPr>
              <w:t>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FED2760" w14:textId="77777777">
            <w:pPr>
              <w:spacing w:after="0" w:line="240" w:lineRule="auto"/>
              <w:ind w:left="0"/>
              <w:rPr>
                <w:rFonts w:cstheme="minorHAnsi"/>
                <w:sz w:val="18"/>
                <w:szCs w:val="18"/>
              </w:rPr>
            </w:pPr>
            <w:r w:rsidRPr="00B42701">
              <w:rPr>
                <w:rFonts w:cstheme="minorHAnsi"/>
                <w:sz w:val="18"/>
                <w:szCs w:val="18"/>
              </w:rPr>
              <w:t>Refer list of DHL Country/Region code below</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80C6E89" w14:textId="77777777">
            <w:pPr>
              <w:spacing w:after="0" w:line="240" w:lineRule="auto"/>
              <w:ind w:left="0"/>
              <w:rPr>
                <w:rFonts w:cstheme="minorHAnsi"/>
                <w:sz w:val="18"/>
                <w:szCs w:val="18"/>
              </w:rPr>
            </w:pPr>
            <w:r w:rsidRPr="00B42701">
              <w:rPr>
                <w:rFonts w:cstheme="minorHAnsi"/>
                <w:sz w:val="18"/>
                <w:szCs w:val="18"/>
              </w:rPr>
              <w:t>Bill To Country Code. Mandatory if Customer and bill to is different for Intl Outbound Dutiable product</w:t>
            </w:r>
          </w:p>
        </w:tc>
      </w:tr>
      <w:tr w:rsidRPr="00030554" w:rsidR="00B42701" w:rsidTr="00346EB8" w14:paraId="75FF161D"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7B4BA9C" w14:textId="77777777">
            <w:pPr>
              <w:spacing w:after="0" w:line="240" w:lineRule="auto"/>
              <w:ind w:left="0"/>
              <w:rPr>
                <w:rFonts w:cstheme="minorHAnsi"/>
                <w:sz w:val="18"/>
                <w:szCs w:val="18"/>
              </w:rPr>
            </w:pPr>
            <w:proofErr w:type="spellStart"/>
            <w:r w:rsidRPr="00B42701">
              <w:rPr>
                <w:rFonts w:cstheme="minorHAnsi"/>
                <w:sz w:val="18"/>
                <w:szCs w:val="18"/>
              </w:rPr>
              <w:t>BillToPhoneNumber</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346EB8" w:rsidRDefault="00B42701" w14:paraId="0B67BCA1" w14:textId="77777777">
            <w:pPr>
              <w:jc w:val="both"/>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346EB8" w:rsidRDefault="00B42701" w14:paraId="25BC2AAE" w14:textId="77777777">
            <w:pPr>
              <w:jc w:val="both"/>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346EB8" w:rsidRDefault="00B42701" w14:paraId="3EBE25E9" w14:textId="77777777">
            <w:pPr>
              <w:jc w:val="both"/>
              <w:rPr>
                <w:rFonts w:cstheme="minorHAnsi"/>
                <w:sz w:val="18"/>
                <w:szCs w:val="18"/>
              </w:rPr>
            </w:pPr>
            <w:r w:rsidRPr="00B42701">
              <w:rPr>
                <w:rFonts w:cstheme="minorHAnsi"/>
                <w:sz w:val="18"/>
                <w:szCs w:val="18"/>
              </w:rPr>
              <w:t>25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346EB8" w:rsidRDefault="00B42701" w14:paraId="1FC1272D" w14:textId="77777777">
            <w:pPr>
              <w:jc w:val="both"/>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346EB8" w:rsidRDefault="00B42701" w14:paraId="5008A06B" w14:textId="77777777">
            <w:pPr>
              <w:jc w:val="both"/>
              <w:rPr>
                <w:rFonts w:cstheme="minorHAnsi"/>
                <w:sz w:val="18"/>
                <w:szCs w:val="18"/>
              </w:rPr>
            </w:pPr>
            <w:r w:rsidRPr="00B42701">
              <w:rPr>
                <w:rFonts w:cstheme="minorHAnsi"/>
                <w:sz w:val="18"/>
                <w:szCs w:val="18"/>
              </w:rPr>
              <w:t>Bill To Phone Number. Mandatory if Customer and bill to is different for Intl Outbound Dutiable product</w:t>
            </w:r>
          </w:p>
        </w:tc>
      </w:tr>
      <w:tr w:rsidRPr="00030554" w:rsidR="00B42701" w:rsidTr="00346EB8" w14:paraId="623D1016"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600504B" w14:textId="77777777">
            <w:pPr>
              <w:spacing w:after="0" w:line="240" w:lineRule="auto"/>
              <w:ind w:left="0"/>
              <w:rPr>
                <w:rFonts w:cstheme="minorHAnsi"/>
                <w:sz w:val="18"/>
                <w:szCs w:val="18"/>
              </w:rPr>
            </w:pPr>
            <w:proofErr w:type="spellStart"/>
            <w:r w:rsidRPr="00B42701">
              <w:rPr>
                <w:rFonts w:cstheme="minorHAnsi"/>
                <w:sz w:val="18"/>
                <w:szCs w:val="18"/>
              </w:rPr>
              <w:t>BillToFederalTaxID</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5152D87"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8807D8A"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45D0DBE" w14:textId="77777777">
            <w:pPr>
              <w:spacing w:after="0" w:line="240" w:lineRule="auto"/>
              <w:ind w:left="0"/>
              <w:rPr>
                <w:rFonts w:cstheme="minorHAnsi"/>
                <w:sz w:val="18"/>
                <w:szCs w:val="18"/>
              </w:rPr>
            </w:pPr>
            <w:r w:rsidRPr="00B42701">
              <w:rPr>
                <w:rFonts w:cstheme="minorHAnsi"/>
                <w:sz w:val="18"/>
                <w:szCs w:val="18"/>
              </w:rPr>
              <w:t>20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E5208B"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11E4B56" w14:textId="77777777">
            <w:pPr>
              <w:spacing w:after="0" w:line="240" w:lineRule="auto"/>
              <w:ind w:left="0"/>
              <w:rPr>
                <w:rFonts w:cstheme="minorHAnsi"/>
                <w:sz w:val="18"/>
                <w:szCs w:val="18"/>
              </w:rPr>
            </w:pPr>
            <w:r w:rsidRPr="00B42701">
              <w:rPr>
                <w:rFonts w:cstheme="minorHAnsi"/>
                <w:sz w:val="18"/>
                <w:szCs w:val="18"/>
              </w:rPr>
              <w:t>Bill To Federal Tax ID. Mandatory if Customer and bill to is different only for Brazil Intl Outbound Dutiable product</w:t>
            </w:r>
          </w:p>
        </w:tc>
      </w:tr>
      <w:tr w:rsidRPr="00030554" w:rsidR="00B42701" w:rsidTr="00346EB8" w14:paraId="6EE100CC"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B9F00C5" w14:textId="77777777">
            <w:pPr>
              <w:spacing w:after="0" w:line="240" w:lineRule="auto"/>
              <w:ind w:left="0"/>
              <w:rPr>
                <w:rFonts w:cstheme="minorHAnsi"/>
                <w:sz w:val="18"/>
                <w:szCs w:val="18"/>
              </w:rPr>
            </w:pPr>
            <w:proofErr w:type="spellStart"/>
            <w:r w:rsidRPr="00B42701">
              <w:rPr>
                <w:rFonts w:cstheme="minorHAnsi"/>
                <w:sz w:val="18"/>
                <w:szCs w:val="18"/>
              </w:rPr>
              <w:t>ExporterCompanyName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DED6B2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35362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C6B2E70" w14:textId="77777777">
            <w:pPr>
              <w:spacing w:after="0" w:line="240" w:lineRule="auto"/>
              <w:ind w:left="0"/>
              <w:rPr>
                <w:rFonts w:cstheme="minorHAnsi"/>
                <w:sz w:val="18"/>
                <w:szCs w:val="18"/>
              </w:rPr>
            </w:pPr>
            <w:r w:rsidRPr="00B42701">
              <w:rPr>
                <w:rFonts w:cstheme="minorHAnsi"/>
                <w:sz w:val="18"/>
                <w:szCs w:val="18"/>
              </w:rPr>
              <w:t>60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6E16856"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06C896D" w14:textId="77777777">
            <w:pPr>
              <w:spacing w:after="0" w:line="240" w:lineRule="auto"/>
              <w:ind w:left="0"/>
              <w:rPr>
                <w:rFonts w:cstheme="minorHAnsi"/>
                <w:sz w:val="18"/>
                <w:szCs w:val="18"/>
              </w:rPr>
            </w:pPr>
            <w:r w:rsidRPr="00B42701">
              <w:rPr>
                <w:rFonts w:cstheme="minorHAnsi"/>
                <w:sz w:val="18"/>
                <w:szCs w:val="18"/>
              </w:rPr>
              <w:t>Name of company/business. Mandatory for Intl Outbound Dutiable product</w:t>
            </w:r>
          </w:p>
        </w:tc>
      </w:tr>
      <w:tr w:rsidRPr="00030554" w:rsidR="00B42701" w:rsidTr="00346EB8" w14:paraId="2F5381E3"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8E88905" w14:textId="77777777">
            <w:pPr>
              <w:spacing w:after="0" w:line="240" w:lineRule="auto"/>
              <w:ind w:left="0"/>
              <w:rPr>
                <w:rFonts w:cstheme="minorHAnsi"/>
                <w:sz w:val="18"/>
                <w:szCs w:val="18"/>
              </w:rPr>
            </w:pPr>
            <w:proofErr w:type="spellStart"/>
            <w:r w:rsidRPr="00B42701">
              <w:rPr>
                <w:rFonts w:cstheme="minorHAnsi"/>
                <w:sz w:val="18"/>
                <w:szCs w:val="18"/>
              </w:rPr>
              <w:t>ExporterSuiteDepartmentName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BDD68D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0C131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4627EA"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875F074"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F969809" w14:textId="77777777">
            <w:pPr>
              <w:spacing w:after="0" w:line="240" w:lineRule="auto"/>
              <w:ind w:left="0"/>
              <w:rPr>
                <w:rFonts w:cstheme="minorHAnsi"/>
                <w:sz w:val="18"/>
                <w:szCs w:val="18"/>
              </w:rPr>
            </w:pPr>
            <w:r w:rsidRPr="00B42701">
              <w:rPr>
                <w:rFonts w:cstheme="minorHAnsi"/>
                <w:sz w:val="18"/>
                <w:szCs w:val="18"/>
              </w:rPr>
              <w:t>Suite or department name. Mandatory for Intl Outbound Dutiable product</w:t>
            </w:r>
          </w:p>
        </w:tc>
      </w:tr>
      <w:tr w:rsidRPr="00030554" w:rsidR="00B42701" w:rsidTr="00346EB8" w14:paraId="14B95D38"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1AABB88" w14:textId="77777777">
            <w:pPr>
              <w:spacing w:after="0" w:line="240" w:lineRule="auto"/>
              <w:ind w:left="0"/>
              <w:rPr>
                <w:rFonts w:cstheme="minorHAnsi"/>
                <w:sz w:val="18"/>
                <w:szCs w:val="18"/>
              </w:rPr>
            </w:pPr>
            <w:r w:rsidRPr="00B42701">
              <w:rPr>
                <w:rFonts w:cstheme="minorHAnsi"/>
                <w:sz w:val="18"/>
                <w:szCs w:val="18"/>
              </w:rPr>
              <w:t>ExporterAddressLine1</w:t>
            </w: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DE9109E"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12F70C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406C4BB" w14:textId="77777777">
            <w:pPr>
              <w:spacing w:after="0" w:line="240" w:lineRule="auto"/>
              <w:ind w:left="0"/>
              <w:rPr>
                <w:rFonts w:cstheme="minorHAnsi"/>
                <w:sz w:val="18"/>
                <w:szCs w:val="18"/>
              </w:rPr>
            </w:pPr>
            <w:r w:rsidRPr="00B42701">
              <w:rPr>
                <w:rFonts w:cstheme="minorHAnsi"/>
                <w:sz w:val="18"/>
                <w:szCs w:val="18"/>
              </w:rPr>
              <w:t>45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2B6218F"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324CCF" w14:textId="77777777">
            <w:pPr>
              <w:spacing w:after="0" w:line="240" w:lineRule="auto"/>
              <w:ind w:left="0"/>
              <w:rPr>
                <w:rFonts w:cstheme="minorHAnsi"/>
                <w:sz w:val="18"/>
                <w:szCs w:val="18"/>
              </w:rPr>
            </w:pPr>
            <w:r w:rsidRPr="00B42701">
              <w:rPr>
                <w:rFonts w:cstheme="minorHAnsi"/>
                <w:sz w:val="18"/>
                <w:szCs w:val="18"/>
              </w:rPr>
              <w:t>Exporter Address1. Mandatory for Intl Outbound Dutiable product</w:t>
            </w:r>
          </w:p>
        </w:tc>
      </w:tr>
      <w:tr w:rsidRPr="00030554" w:rsidR="00B42701" w:rsidTr="00346EB8" w14:paraId="36C083D5"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639F3C7" w14:textId="77777777">
            <w:pPr>
              <w:spacing w:after="0" w:line="240" w:lineRule="auto"/>
              <w:ind w:left="0"/>
              <w:rPr>
                <w:rFonts w:cstheme="minorHAnsi"/>
                <w:sz w:val="18"/>
                <w:szCs w:val="18"/>
              </w:rPr>
            </w:pPr>
            <w:r w:rsidRPr="00B42701">
              <w:rPr>
                <w:rFonts w:cstheme="minorHAnsi"/>
                <w:sz w:val="18"/>
                <w:szCs w:val="18"/>
              </w:rPr>
              <w:t>ExporterAddressLine2</w:t>
            </w: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49E93F"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685C21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473F301" w14:textId="77777777">
            <w:pPr>
              <w:spacing w:after="0" w:line="240" w:lineRule="auto"/>
              <w:ind w:left="0"/>
              <w:rPr>
                <w:rFonts w:cstheme="minorHAnsi"/>
                <w:sz w:val="18"/>
                <w:szCs w:val="18"/>
              </w:rPr>
            </w:pPr>
            <w:r w:rsidRPr="00B42701">
              <w:rPr>
                <w:rFonts w:cstheme="minorHAnsi"/>
                <w:sz w:val="18"/>
                <w:szCs w:val="18"/>
              </w:rPr>
              <w:t>45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F3E307F"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FD76EBF" w14:textId="77777777">
            <w:pPr>
              <w:spacing w:after="0" w:line="240" w:lineRule="auto"/>
              <w:ind w:left="0"/>
              <w:rPr>
                <w:rFonts w:cstheme="minorHAnsi"/>
                <w:sz w:val="18"/>
                <w:szCs w:val="18"/>
              </w:rPr>
            </w:pPr>
            <w:r w:rsidRPr="00B42701">
              <w:rPr>
                <w:rFonts w:cstheme="minorHAnsi"/>
                <w:sz w:val="18"/>
                <w:szCs w:val="18"/>
              </w:rPr>
              <w:t>Exporter Address2. Mandatory for Intl Outbound Dutiable product</w:t>
            </w:r>
          </w:p>
        </w:tc>
      </w:tr>
      <w:tr w:rsidRPr="00030554" w:rsidR="00B42701" w:rsidTr="00346EB8" w14:paraId="3C58C587"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8E5255" w14:textId="77777777">
            <w:pPr>
              <w:spacing w:after="0" w:line="240" w:lineRule="auto"/>
              <w:ind w:left="0"/>
              <w:rPr>
                <w:rFonts w:cstheme="minorHAnsi"/>
                <w:sz w:val="18"/>
                <w:szCs w:val="18"/>
              </w:rPr>
            </w:pPr>
            <w:r w:rsidRPr="00B42701">
              <w:rPr>
                <w:rFonts w:cstheme="minorHAnsi"/>
                <w:sz w:val="18"/>
                <w:szCs w:val="18"/>
              </w:rPr>
              <w:t>ExporterAddressLine3</w:t>
            </w: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8F9331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B29B34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9CF6E01" w14:textId="77777777">
            <w:pPr>
              <w:spacing w:after="0" w:line="240" w:lineRule="auto"/>
              <w:ind w:left="0"/>
              <w:rPr>
                <w:rFonts w:cstheme="minorHAnsi"/>
                <w:sz w:val="18"/>
                <w:szCs w:val="18"/>
              </w:rPr>
            </w:pPr>
            <w:r w:rsidRPr="00B42701">
              <w:rPr>
                <w:rFonts w:cstheme="minorHAnsi"/>
                <w:sz w:val="18"/>
                <w:szCs w:val="18"/>
              </w:rPr>
              <w:t>45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5BBF395"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-Z,0-9,./?;:'~!\\@\"#$%^&amp;*()[]+=_ /-</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67C5F17" w14:textId="77777777">
            <w:pPr>
              <w:spacing w:after="0" w:line="240" w:lineRule="auto"/>
              <w:ind w:left="0"/>
              <w:rPr>
                <w:rFonts w:cstheme="minorHAnsi"/>
                <w:sz w:val="18"/>
                <w:szCs w:val="18"/>
              </w:rPr>
            </w:pPr>
            <w:r w:rsidRPr="00B42701">
              <w:rPr>
                <w:rFonts w:cstheme="minorHAnsi"/>
                <w:sz w:val="18"/>
                <w:szCs w:val="18"/>
              </w:rPr>
              <w:t>Exporter Address3. Mandatory for Intl Outbound Dutiable product</w:t>
            </w:r>
          </w:p>
        </w:tc>
      </w:tr>
      <w:tr w:rsidRPr="00030554" w:rsidR="00B42701" w:rsidTr="00346EB8" w14:paraId="7D46575F"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49EB385" w14:textId="77777777">
            <w:pPr>
              <w:spacing w:after="0" w:line="240" w:lineRule="auto"/>
              <w:ind w:left="0"/>
              <w:rPr>
                <w:rFonts w:cstheme="minorHAnsi"/>
                <w:sz w:val="18"/>
                <w:szCs w:val="18"/>
              </w:rPr>
            </w:pPr>
            <w:proofErr w:type="spellStart"/>
            <w:r w:rsidRPr="00B42701">
              <w:rPr>
                <w:rFonts w:cstheme="minorHAnsi"/>
                <w:sz w:val="18"/>
                <w:szCs w:val="18"/>
              </w:rPr>
              <w:t>ExporterCity</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759C93C"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A89ED6B"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8660DEA"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E30C75C"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5D1048" w14:textId="77777777">
            <w:pPr>
              <w:spacing w:after="0" w:line="240" w:lineRule="auto"/>
              <w:ind w:left="0"/>
              <w:rPr>
                <w:rFonts w:cstheme="minorHAnsi"/>
                <w:sz w:val="18"/>
                <w:szCs w:val="18"/>
              </w:rPr>
            </w:pPr>
            <w:r w:rsidRPr="00B42701">
              <w:rPr>
                <w:rFonts w:cstheme="minorHAnsi"/>
                <w:sz w:val="18"/>
                <w:szCs w:val="18"/>
              </w:rPr>
              <w:t>Exporter City Name. Mandatory for Intl Outbound Dutiable product</w:t>
            </w:r>
          </w:p>
        </w:tc>
      </w:tr>
      <w:tr w:rsidRPr="00030554" w:rsidR="00B42701" w:rsidTr="00346EB8" w14:paraId="21E5C397"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E92C0B7" w14:textId="77777777">
            <w:pPr>
              <w:spacing w:after="0" w:line="240" w:lineRule="auto"/>
              <w:ind w:left="0"/>
              <w:rPr>
                <w:rFonts w:cstheme="minorHAnsi"/>
                <w:sz w:val="18"/>
                <w:szCs w:val="18"/>
              </w:rPr>
            </w:pPr>
            <w:proofErr w:type="spellStart"/>
            <w:r w:rsidRPr="00B42701">
              <w:rPr>
                <w:rFonts w:cstheme="minorHAnsi"/>
                <w:sz w:val="18"/>
                <w:szCs w:val="18"/>
              </w:rPr>
              <w:t>ExporterDivision</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EF7E0D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67A0A1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2E33BED"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7EC5E5"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47AB103" w14:textId="77777777">
            <w:pPr>
              <w:spacing w:after="0" w:line="240" w:lineRule="auto"/>
              <w:ind w:left="0"/>
              <w:rPr>
                <w:rFonts w:cstheme="minorHAnsi"/>
                <w:sz w:val="18"/>
                <w:szCs w:val="18"/>
              </w:rPr>
            </w:pPr>
            <w:r w:rsidRPr="00B42701">
              <w:rPr>
                <w:rFonts w:cstheme="minorHAnsi"/>
                <w:sz w:val="18"/>
                <w:szCs w:val="18"/>
              </w:rPr>
              <w:t>Exporter Division Name. Mandatory for Intl Outbound Dutiable product</w:t>
            </w:r>
          </w:p>
        </w:tc>
      </w:tr>
      <w:tr w:rsidRPr="00030554" w:rsidR="00B42701" w:rsidTr="00346EB8" w14:paraId="03F94B6D"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68D494E" w14:textId="77777777">
            <w:pPr>
              <w:spacing w:after="0" w:line="240" w:lineRule="auto"/>
              <w:ind w:left="0"/>
              <w:rPr>
                <w:rFonts w:cstheme="minorHAnsi"/>
                <w:sz w:val="18"/>
                <w:szCs w:val="18"/>
              </w:rPr>
            </w:pPr>
            <w:proofErr w:type="spellStart"/>
            <w:r w:rsidRPr="00B42701">
              <w:rPr>
                <w:rFonts w:cstheme="minorHAnsi"/>
                <w:sz w:val="18"/>
                <w:szCs w:val="18"/>
              </w:rPr>
              <w:t>ExporterDivisionCode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541F9D1"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F19C7E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B15CD72" w14:textId="77777777">
            <w:pPr>
              <w:spacing w:after="0" w:line="240" w:lineRule="auto"/>
              <w:ind w:left="0"/>
              <w:rPr>
                <w:rFonts w:cstheme="minorHAnsi"/>
                <w:sz w:val="18"/>
                <w:szCs w:val="18"/>
              </w:rPr>
            </w:pPr>
            <w:r w:rsidRPr="00B42701">
              <w:rPr>
                <w:rFonts w:cstheme="minorHAnsi"/>
                <w:sz w:val="18"/>
                <w:szCs w:val="18"/>
              </w:rPr>
              <w:t>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E7745A3"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B75309" w14:textId="77777777">
            <w:pPr>
              <w:spacing w:after="0" w:line="240" w:lineRule="auto"/>
              <w:ind w:left="0"/>
              <w:rPr>
                <w:rFonts w:cstheme="minorHAnsi"/>
                <w:sz w:val="18"/>
                <w:szCs w:val="18"/>
              </w:rPr>
            </w:pPr>
            <w:r w:rsidRPr="00B42701">
              <w:rPr>
                <w:rFonts w:cstheme="minorHAnsi"/>
                <w:sz w:val="18"/>
                <w:szCs w:val="18"/>
              </w:rPr>
              <w:t>Exporter Division / State / Prefecture / Province code. Mandatory for Intl Outbound Dutiable product</w:t>
            </w:r>
          </w:p>
        </w:tc>
      </w:tr>
      <w:tr w:rsidRPr="00030554" w:rsidR="00B42701" w:rsidTr="00346EB8" w14:paraId="3232D0C7"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DCF4F32" w14:textId="77777777">
            <w:pPr>
              <w:spacing w:after="0" w:line="240" w:lineRule="auto"/>
              <w:ind w:left="0"/>
              <w:rPr>
                <w:rFonts w:cstheme="minorHAnsi"/>
                <w:sz w:val="18"/>
                <w:szCs w:val="18"/>
              </w:rPr>
            </w:pPr>
            <w:proofErr w:type="spellStart"/>
            <w:r w:rsidRPr="00B42701">
              <w:rPr>
                <w:rFonts w:cstheme="minorHAnsi"/>
                <w:sz w:val="18"/>
                <w:szCs w:val="18"/>
              </w:rPr>
              <w:t>ExporterPostalCode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51DE64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718766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0833F3D" w14:textId="77777777">
            <w:pPr>
              <w:spacing w:after="0" w:line="240" w:lineRule="auto"/>
              <w:ind w:left="0"/>
              <w:rPr>
                <w:rFonts w:cstheme="minorHAnsi"/>
                <w:sz w:val="18"/>
                <w:szCs w:val="18"/>
              </w:rPr>
            </w:pPr>
            <w:r w:rsidRPr="00B42701">
              <w:rPr>
                <w:rFonts w:cstheme="minorHAnsi"/>
                <w:sz w:val="18"/>
                <w:szCs w:val="18"/>
              </w:rPr>
              <w:t>15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61DB744"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D0C76B6" w14:textId="77777777">
            <w:pPr>
              <w:spacing w:after="0" w:line="240" w:lineRule="auto"/>
              <w:ind w:left="0"/>
              <w:rPr>
                <w:rFonts w:cstheme="minorHAnsi"/>
                <w:sz w:val="18"/>
                <w:szCs w:val="18"/>
              </w:rPr>
            </w:pPr>
            <w:r w:rsidRPr="00B42701">
              <w:rPr>
                <w:rFonts w:cstheme="minorHAnsi"/>
                <w:sz w:val="18"/>
                <w:szCs w:val="18"/>
              </w:rPr>
              <w:t>Exporter Zip / Postal Code. Mandatory for Intl Outbound Dutiable product</w:t>
            </w:r>
          </w:p>
        </w:tc>
      </w:tr>
      <w:tr w:rsidRPr="00030554" w:rsidR="00B42701" w:rsidTr="00346EB8" w14:paraId="1E114CE0"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2801FA8" w14:textId="77777777">
            <w:pPr>
              <w:spacing w:after="0" w:line="240" w:lineRule="auto"/>
              <w:ind w:left="0"/>
              <w:rPr>
                <w:rFonts w:cstheme="minorHAnsi"/>
                <w:sz w:val="18"/>
                <w:szCs w:val="18"/>
              </w:rPr>
            </w:pPr>
            <w:proofErr w:type="spellStart"/>
            <w:r w:rsidRPr="00B42701">
              <w:rPr>
                <w:rFonts w:cstheme="minorHAnsi"/>
                <w:sz w:val="18"/>
                <w:szCs w:val="18"/>
              </w:rPr>
              <w:t>ExporterCountryCode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84B672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FC1AF1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467EB37" w14:textId="77777777">
            <w:pPr>
              <w:spacing w:after="0" w:line="240" w:lineRule="auto"/>
              <w:ind w:left="0"/>
              <w:rPr>
                <w:rFonts w:cstheme="minorHAnsi"/>
                <w:sz w:val="18"/>
                <w:szCs w:val="18"/>
              </w:rPr>
            </w:pPr>
            <w:r w:rsidRPr="00B42701">
              <w:rPr>
                <w:rFonts w:cstheme="minorHAnsi"/>
                <w:sz w:val="18"/>
                <w:szCs w:val="18"/>
              </w:rPr>
              <w:t>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1B7643E" w14:textId="77777777">
            <w:pPr>
              <w:spacing w:after="0" w:line="240" w:lineRule="auto"/>
              <w:ind w:left="0"/>
              <w:rPr>
                <w:rFonts w:cstheme="minorHAnsi"/>
                <w:sz w:val="18"/>
                <w:szCs w:val="18"/>
              </w:rPr>
            </w:pPr>
            <w:r w:rsidRPr="00B42701">
              <w:rPr>
                <w:rFonts w:cstheme="minorHAnsi"/>
                <w:sz w:val="18"/>
                <w:szCs w:val="18"/>
              </w:rPr>
              <w:t>Refer list of DHL Country/Region code below</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38D4809" w14:textId="77777777">
            <w:pPr>
              <w:spacing w:after="0" w:line="240" w:lineRule="auto"/>
              <w:ind w:left="0"/>
              <w:rPr>
                <w:rFonts w:cstheme="minorHAnsi"/>
                <w:sz w:val="18"/>
                <w:szCs w:val="18"/>
              </w:rPr>
            </w:pPr>
            <w:r w:rsidRPr="00B42701">
              <w:rPr>
                <w:rFonts w:cstheme="minorHAnsi"/>
                <w:sz w:val="18"/>
                <w:szCs w:val="18"/>
              </w:rPr>
              <w:t>Exporter Country Code. Mandatory for Intl Outbound Dutiable product</w:t>
            </w:r>
          </w:p>
        </w:tc>
      </w:tr>
      <w:tr w:rsidRPr="00030554" w:rsidR="00B42701" w:rsidTr="00346EB8" w14:paraId="75B6FD9B"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BEEB6B" w14:textId="77777777">
            <w:pPr>
              <w:spacing w:after="0" w:line="240" w:lineRule="auto"/>
              <w:ind w:left="0"/>
              <w:rPr>
                <w:rFonts w:cstheme="minorHAnsi"/>
                <w:sz w:val="18"/>
                <w:szCs w:val="18"/>
              </w:rPr>
            </w:pPr>
            <w:proofErr w:type="spellStart"/>
            <w:r w:rsidRPr="00B42701">
              <w:rPr>
                <w:rFonts w:cstheme="minorHAnsi"/>
                <w:sz w:val="18"/>
                <w:szCs w:val="18"/>
              </w:rPr>
              <w:t>ExporterCountryName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F5A2AA1"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1225C9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E481C99" w14:textId="77777777">
            <w:pPr>
              <w:spacing w:after="0" w:line="240" w:lineRule="auto"/>
              <w:ind w:left="0"/>
              <w:rPr>
                <w:rFonts w:cstheme="minorHAnsi"/>
                <w:sz w:val="18"/>
                <w:szCs w:val="18"/>
              </w:rPr>
            </w:pPr>
            <w:r w:rsidRPr="00B42701">
              <w:rPr>
                <w:rFonts w:cstheme="minorHAnsi"/>
                <w:sz w:val="18"/>
                <w:szCs w:val="18"/>
              </w:rPr>
              <w:t>30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F7DF585" w14:textId="77777777">
            <w:pPr>
              <w:spacing w:after="0" w:line="240" w:lineRule="auto"/>
              <w:ind w:left="0"/>
              <w:rPr>
                <w:rFonts w:cstheme="minorHAnsi"/>
                <w:sz w:val="18"/>
                <w:szCs w:val="18"/>
              </w:rPr>
            </w:pPr>
            <w:r w:rsidRPr="00B42701">
              <w:rPr>
                <w:rFonts w:cstheme="minorHAnsi"/>
                <w:sz w:val="18"/>
                <w:szCs w:val="18"/>
              </w:rPr>
              <w:t>Refer list of DHL Country/Region code below</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E40C449" w14:textId="77777777">
            <w:pPr>
              <w:spacing w:after="0" w:line="240" w:lineRule="auto"/>
              <w:ind w:left="0"/>
              <w:rPr>
                <w:rFonts w:cstheme="minorHAnsi"/>
                <w:sz w:val="18"/>
                <w:szCs w:val="18"/>
              </w:rPr>
            </w:pPr>
            <w:r w:rsidRPr="00B42701">
              <w:rPr>
                <w:rFonts w:cstheme="minorHAnsi"/>
                <w:sz w:val="18"/>
                <w:szCs w:val="18"/>
              </w:rPr>
              <w:t>Exporter Country Name. Mandatory for Intl Outbound Dutiable product</w:t>
            </w:r>
          </w:p>
        </w:tc>
      </w:tr>
      <w:tr w:rsidRPr="00030554" w:rsidR="00B42701" w:rsidTr="00346EB8" w14:paraId="641B179C"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82C2264" w14:textId="77777777">
            <w:pPr>
              <w:spacing w:after="0" w:line="240" w:lineRule="auto"/>
              <w:ind w:left="0"/>
              <w:rPr>
                <w:rFonts w:cstheme="minorHAnsi"/>
                <w:sz w:val="18"/>
                <w:szCs w:val="18"/>
              </w:rPr>
            </w:pPr>
            <w:proofErr w:type="spellStart"/>
            <w:r w:rsidRPr="00B42701">
              <w:rPr>
                <w:rFonts w:cstheme="minorHAnsi"/>
                <w:sz w:val="18"/>
                <w:szCs w:val="18"/>
              </w:rPr>
              <w:t>ExporterPersonName</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0300C34"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E50F15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248921E"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51A6330"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05BFD8F" w14:textId="77777777">
            <w:pPr>
              <w:spacing w:after="0" w:line="240" w:lineRule="auto"/>
              <w:ind w:left="0"/>
              <w:rPr>
                <w:rFonts w:cstheme="minorHAnsi"/>
                <w:sz w:val="18"/>
                <w:szCs w:val="18"/>
              </w:rPr>
            </w:pPr>
            <w:r w:rsidRPr="00B42701">
              <w:rPr>
                <w:rFonts w:cstheme="minorHAnsi"/>
                <w:sz w:val="18"/>
                <w:szCs w:val="18"/>
              </w:rPr>
              <w:t>Exporter Name. Mandatory for Intl Outbound Dutiable product</w:t>
            </w:r>
          </w:p>
        </w:tc>
      </w:tr>
      <w:tr w:rsidRPr="00030554" w:rsidR="00B42701" w:rsidTr="00346EB8" w14:paraId="01F99339"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E65B282" w14:textId="77777777">
            <w:pPr>
              <w:spacing w:after="0" w:line="240" w:lineRule="auto"/>
              <w:ind w:left="0"/>
              <w:rPr>
                <w:rFonts w:cstheme="minorHAnsi"/>
                <w:sz w:val="18"/>
                <w:szCs w:val="18"/>
              </w:rPr>
            </w:pPr>
            <w:proofErr w:type="spellStart"/>
            <w:r w:rsidRPr="00B42701">
              <w:rPr>
                <w:rFonts w:cstheme="minorHAnsi"/>
                <w:sz w:val="18"/>
                <w:szCs w:val="18"/>
              </w:rPr>
              <w:t>ExporterPhoneNumber</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E7E109A"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54FA2A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B200882" w14:textId="77777777">
            <w:pPr>
              <w:spacing w:after="0" w:line="240" w:lineRule="auto"/>
              <w:ind w:left="0"/>
              <w:rPr>
                <w:rFonts w:cstheme="minorHAnsi"/>
                <w:sz w:val="18"/>
                <w:szCs w:val="18"/>
              </w:rPr>
            </w:pPr>
            <w:r w:rsidRPr="00B42701">
              <w:rPr>
                <w:rFonts w:cstheme="minorHAnsi"/>
                <w:sz w:val="18"/>
                <w:szCs w:val="18"/>
              </w:rPr>
              <w:t>25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6F33845"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BC28F20" w14:textId="77777777">
            <w:pPr>
              <w:spacing w:after="0" w:line="240" w:lineRule="auto"/>
              <w:ind w:left="0"/>
              <w:rPr>
                <w:rFonts w:cstheme="minorHAnsi"/>
                <w:sz w:val="18"/>
                <w:szCs w:val="18"/>
              </w:rPr>
            </w:pPr>
            <w:r w:rsidRPr="00B42701">
              <w:rPr>
                <w:rFonts w:cstheme="minorHAnsi"/>
                <w:sz w:val="18"/>
                <w:szCs w:val="18"/>
              </w:rPr>
              <w:t>Exporter telephone number. Mandatory for Intl Outbound Dutiable product</w:t>
            </w:r>
          </w:p>
        </w:tc>
      </w:tr>
      <w:tr w:rsidRPr="00030554" w:rsidR="00B42701" w:rsidTr="00346EB8" w14:paraId="584275C4" w14:textId="77777777">
        <w:trPr>
          <w:trHeight w:val="484"/>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E91A7F4" w14:textId="77777777">
            <w:pPr>
              <w:spacing w:after="0" w:line="240" w:lineRule="auto"/>
              <w:ind w:left="0"/>
              <w:rPr>
                <w:rFonts w:cstheme="minorHAnsi"/>
                <w:sz w:val="18"/>
                <w:szCs w:val="18"/>
              </w:rPr>
            </w:pPr>
            <w:proofErr w:type="spellStart"/>
            <w:r w:rsidRPr="00B42701">
              <w:rPr>
                <w:rFonts w:cstheme="minorHAnsi"/>
                <w:sz w:val="18"/>
                <w:szCs w:val="18"/>
              </w:rPr>
              <w:t>ExporterFaxNumber</w:t>
            </w:r>
            <w:proofErr w:type="spellEnd"/>
          </w:p>
          <w:p w:rsidRPr="00B42701" w:rsidR="00B42701" w:rsidP="00B42701" w:rsidRDefault="00B42701" w14:paraId="14E528F7"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66156BC"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F493D51"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7C23028" w14:textId="77777777">
            <w:pPr>
              <w:spacing w:after="0" w:line="240" w:lineRule="auto"/>
              <w:ind w:left="0"/>
              <w:rPr>
                <w:rFonts w:cstheme="minorHAnsi"/>
                <w:sz w:val="18"/>
                <w:szCs w:val="18"/>
              </w:rPr>
            </w:pPr>
            <w:r w:rsidRPr="00B42701">
              <w:rPr>
                <w:rFonts w:cstheme="minorHAnsi"/>
                <w:sz w:val="18"/>
                <w:szCs w:val="18"/>
              </w:rPr>
              <w:t>25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FBE3F4D"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08F65D5" w14:textId="77777777">
            <w:pPr>
              <w:spacing w:after="0" w:line="240" w:lineRule="auto"/>
              <w:ind w:left="0"/>
              <w:rPr>
                <w:rFonts w:cstheme="minorHAnsi"/>
                <w:sz w:val="18"/>
                <w:szCs w:val="18"/>
              </w:rPr>
            </w:pPr>
            <w:r w:rsidRPr="00B42701">
              <w:rPr>
                <w:rFonts w:cstheme="minorHAnsi"/>
                <w:sz w:val="18"/>
                <w:szCs w:val="18"/>
              </w:rPr>
              <w:t>Exporter fax number. Optional for Intl Outbound Dutiable product</w:t>
            </w:r>
          </w:p>
        </w:tc>
      </w:tr>
      <w:tr w:rsidRPr="00030554" w:rsidR="00B42701" w:rsidTr="00346EB8" w14:paraId="562D4B22"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8ACD4CC" w14:textId="77777777">
            <w:pPr>
              <w:spacing w:after="0" w:line="240" w:lineRule="auto"/>
              <w:ind w:left="0"/>
              <w:rPr>
                <w:rFonts w:cstheme="minorHAnsi"/>
                <w:sz w:val="18"/>
                <w:szCs w:val="18"/>
              </w:rPr>
            </w:pPr>
            <w:proofErr w:type="spellStart"/>
            <w:r w:rsidRPr="00B42701">
              <w:rPr>
                <w:rFonts w:cstheme="minorHAnsi"/>
                <w:sz w:val="18"/>
                <w:szCs w:val="18"/>
              </w:rPr>
              <w:t>ExporterEmail</w:t>
            </w:r>
            <w:proofErr w:type="spellEnd"/>
          </w:p>
          <w:p w:rsidRPr="00B42701" w:rsidR="00B42701" w:rsidP="00B42701" w:rsidRDefault="00B42701" w14:paraId="696C3B7F"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833697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624E33"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15EF57C" w14:textId="77777777">
            <w:pPr>
              <w:spacing w:after="0" w:line="240" w:lineRule="auto"/>
              <w:ind w:left="0"/>
              <w:rPr>
                <w:rFonts w:cstheme="minorHAnsi"/>
                <w:sz w:val="18"/>
                <w:szCs w:val="18"/>
              </w:rPr>
            </w:pPr>
            <w:r w:rsidRPr="00B42701">
              <w:rPr>
                <w:rFonts w:cstheme="minorHAnsi"/>
                <w:sz w:val="18"/>
                <w:szCs w:val="18"/>
              </w:rPr>
              <w:t>50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2FC72A8" w14:textId="77777777">
            <w:pPr>
              <w:spacing w:after="0" w:line="240" w:lineRule="auto"/>
              <w:ind w:left="0"/>
              <w:rPr>
                <w:rFonts w:cstheme="minorHAnsi"/>
                <w:sz w:val="18"/>
                <w:szCs w:val="18"/>
              </w:rPr>
            </w:pPr>
            <w:r w:rsidRPr="00B42701">
              <w:rPr>
                <w:rFonts w:cstheme="minorHAnsi"/>
                <w:sz w:val="18"/>
                <w:szCs w:val="18"/>
              </w:rPr>
              <w:t>Standard email id format</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9C7845A" w14:textId="77777777">
            <w:pPr>
              <w:spacing w:after="0" w:line="240" w:lineRule="auto"/>
              <w:ind w:left="0"/>
              <w:rPr>
                <w:rFonts w:cstheme="minorHAnsi"/>
                <w:sz w:val="18"/>
                <w:szCs w:val="18"/>
              </w:rPr>
            </w:pPr>
            <w:r w:rsidRPr="00B42701">
              <w:rPr>
                <w:rFonts w:cstheme="minorHAnsi"/>
                <w:sz w:val="18"/>
                <w:szCs w:val="18"/>
              </w:rPr>
              <w:t>Exporter Email ID. Mandatory for Intl Outbound Dutiable product</w:t>
            </w:r>
          </w:p>
        </w:tc>
      </w:tr>
      <w:tr w:rsidRPr="00030554" w:rsidR="00B42701" w:rsidTr="00346EB8" w14:paraId="1AF26AF8"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A83A69" w14:textId="77777777">
            <w:pPr>
              <w:spacing w:after="0" w:line="240" w:lineRule="auto"/>
              <w:ind w:left="0"/>
              <w:rPr>
                <w:rFonts w:cstheme="minorHAnsi"/>
                <w:sz w:val="18"/>
                <w:szCs w:val="18"/>
              </w:rPr>
            </w:pPr>
            <w:proofErr w:type="spellStart"/>
            <w:r w:rsidRPr="00B42701">
              <w:rPr>
                <w:rFonts w:cstheme="minorHAnsi"/>
                <w:sz w:val="18"/>
                <w:szCs w:val="18"/>
              </w:rPr>
              <w:t>ExporterMobilePhoneNumber</w:t>
            </w:r>
            <w:proofErr w:type="spellEnd"/>
          </w:p>
          <w:p w:rsidRPr="00B42701" w:rsidR="00B42701" w:rsidP="00B42701" w:rsidRDefault="00B42701" w14:paraId="2AD58691"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C9839E6"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6F2027F"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D56A917" w14:textId="77777777">
            <w:pPr>
              <w:spacing w:after="0" w:line="240" w:lineRule="auto"/>
              <w:ind w:left="0"/>
              <w:rPr>
                <w:rFonts w:cstheme="minorHAnsi"/>
                <w:sz w:val="18"/>
                <w:szCs w:val="18"/>
              </w:rPr>
            </w:pPr>
            <w:r w:rsidRPr="00B42701">
              <w:rPr>
                <w:rFonts w:cstheme="minorHAnsi"/>
                <w:sz w:val="18"/>
                <w:szCs w:val="18"/>
              </w:rPr>
              <w:t>25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0A1A0DD"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3A4F907" w14:textId="77777777">
            <w:pPr>
              <w:spacing w:after="0" w:line="240" w:lineRule="auto"/>
              <w:ind w:left="0"/>
              <w:rPr>
                <w:rFonts w:cstheme="minorHAnsi"/>
                <w:sz w:val="18"/>
                <w:szCs w:val="18"/>
              </w:rPr>
            </w:pPr>
            <w:r w:rsidRPr="00B42701">
              <w:rPr>
                <w:rFonts w:cstheme="minorHAnsi"/>
                <w:sz w:val="18"/>
                <w:szCs w:val="18"/>
              </w:rPr>
              <w:t>Exporter Mobile Number. Optional for Intl Outbound Dutiable product</w:t>
            </w:r>
          </w:p>
        </w:tc>
      </w:tr>
      <w:tr w:rsidRPr="00030554" w:rsidR="00B42701" w:rsidTr="00346EB8" w14:paraId="172D4FEE"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0FE7572" w14:textId="77777777">
            <w:pPr>
              <w:spacing w:after="0" w:line="240" w:lineRule="auto"/>
              <w:ind w:left="0"/>
              <w:rPr>
                <w:rFonts w:cstheme="minorHAnsi"/>
                <w:sz w:val="18"/>
                <w:szCs w:val="18"/>
              </w:rPr>
            </w:pPr>
            <w:proofErr w:type="spellStart"/>
            <w:r w:rsidRPr="00B42701">
              <w:rPr>
                <w:rFonts w:cstheme="minorHAnsi"/>
                <w:sz w:val="18"/>
                <w:szCs w:val="18"/>
              </w:rPr>
              <w:t>ExporterRegistrationNumber</w:t>
            </w:r>
            <w:proofErr w:type="spellEnd"/>
          </w:p>
          <w:p w:rsidRPr="00B42701" w:rsidR="00B42701" w:rsidP="00B42701" w:rsidRDefault="00B42701" w14:paraId="1CEC8FF3"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A5B2895"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630A4A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329BAA4"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E9F7DA"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4D62A9B" w14:textId="77777777">
            <w:pPr>
              <w:spacing w:after="0" w:line="240" w:lineRule="auto"/>
              <w:ind w:left="0"/>
              <w:rPr>
                <w:rFonts w:cstheme="minorHAnsi"/>
                <w:sz w:val="18"/>
                <w:szCs w:val="18"/>
              </w:rPr>
            </w:pPr>
            <w:r w:rsidRPr="00B42701">
              <w:rPr>
                <w:rFonts w:cstheme="minorHAnsi"/>
                <w:sz w:val="18"/>
                <w:szCs w:val="18"/>
              </w:rPr>
              <w:t>Exporter Registration Number. Mandatory for Intl Outbound Dutiable product</w:t>
            </w:r>
          </w:p>
        </w:tc>
      </w:tr>
      <w:tr w:rsidRPr="00030554" w:rsidR="00B42701" w:rsidTr="00346EB8" w14:paraId="48A8B39C"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0602C36" w14:textId="77777777">
            <w:pPr>
              <w:spacing w:after="0" w:line="240" w:lineRule="auto"/>
              <w:ind w:left="0"/>
              <w:rPr>
                <w:rFonts w:cstheme="minorHAnsi"/>
                <w:sz w:val="18"/>
                <w:szCs w:val="18"/>
              </w:rPr>
            </w:pPr>
            <w:proofErr w:type="spellStart"/>
            <w:r w:rsidRPr="00B42701">
              <w:rPr>
                <w:rFonts w:cstheme="minorHAnsi"/>
                <w:sz w:val="18"/>
                <w:szCs w:val="18"/>
              </w:rPr>
              <w:t>ExporterRegistrationNumberTypeCode</w:t>
            </w:r>
            <w:proofErr w:type="spellEnd"/>
          </w:p>
          <w:p w:rsidRPr="00B42701" w:rsidR="00B42701" w:rsidP="00B42701" w:rsidRDefault="00B42701" w14:paraId="448CE9C9"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CF19983"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B9B1A1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844ECF3" w14:textId="77777777">
            <w:pPr>
              <w:spacing w:after="0" w:line="240" w:lineRule="auto"/>
              <w:ind w:left="0"/>
              <w:rPr>
                <w:rFonts w:cstheme="minorHAnsi"/>
                <w:sz w:val="18"/>
                <w:szCs w:val="18"/>
              </w:rPr>
            </w:pPr>
            <w:r w:rsidRPr="00B42701">
              <w:rPr>
                <w:rFonts w:cstheme="minorHAnsi"/>
                <w:sz w:val="18"/>
                <w:szCs w:val="18"/>
              </w:rPr>
              <w:t>3</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430522" w14:textId="77777777">
            <w:pPr>
              <w:spacing w:after="0" w:line="240" w:lineRule="auto"/>
              <w:ind w:left="0"/>
              <w:rPr>
                <w:rFonts w:cstheme="minorHAnsi"/>
                <w:sz w:val="18"/>
                <w:szCs w:val="18"/>
              </w:rPr>
            </w:pPr>
            <w:r w:rsidRPr="00B42701">
              <w:rPr>
                <w:rFonts w:cstheme="minorHAnsi"/>
                <w:sz w:val="18"/>
                <w:szCs w:val="18"/>
              </w:rPr>
              <w:t>SDT=IOSS (Import One-Stop-Shop),</w:t>
            </w:r>
          </w:p>
          <w:p w:rsidRPr="00B42701" w:rsidR="00B42701" w:rsidP="00B42701" w:rsidRDefault="00B42701" w14:paraId="1128E7E9" w14:textId="77777777">
            <w:pPr>
              <w:spacing w:after="0" w:line="240" w:lineRule="auto"/>
              <w:ind w:left="0"/>
              <w:rPr>
                <w:rFonts w:cstheme="minorHAnsi"/>
                <w:sz w:val="18"/>
                <w:szCs w:val="18"/>
              </w:rPr>
            </w:pPr>
            <w:r w:rsidRPr="00B42701">
              <w:rPr>
                <w:rFonts w:cstheme="minorHAnsi"/>
                <w:sz w:val="18"/>
                <w:szCs w:val="18"/>
              </w:rPr>
              <w:t>SDT=LVG (Overseas Registered Supplier),</w:t>
            </w:r>
          </w:p>
          <w:p w:rsidRPr="00B42701" w:rsidR="00B42701" w:rsidP="00B42701" w:rsidRDefault="00B42701" w14:paraId="6955811A" w14:textId="77777777">
            <w:pPr>
              <w:spacing w:after="0" w:line="240" w:lineRule="auto"/>
              <w:ind w:left="0"/>
              <w:rPr>
                <w:rFonts w:cstheme="minorHAnsi"/>
                <w:sz w:val="18"/>
                <w:szCs w:val="18"/>
              </w:rPr>
            </w:pPr>
            <w:r w:rsidRPr="00B42701">
              <w:rPr>
                <w:rFonts w:cstheme="minorHAnsi"/>
                <w:sz w:val="18"/>
                <w:szCs w:val="18"/>
              </w:rPr>
              <w:t>SDT=VOEC (VAT on E-Commerce),</w:t>
            </w:r>
          </w:p>
          <w:p w:rsidRPr="00B42701" w:rsidR="00B42701" w:rsidP="00B42701" w:rsidRDefault="00B42701" w14:paraId="1046A9C6" w14:textId="77777777">
            <w:pPr>
              <w:spacing w:after="0" w:line="240" w:lineRule="auto"/>
              <w:ind w:left="0"/>
              <w:rPr>
                <w:rFonts w:cstheme="minorHAnsi"/>
                <w:sz w:val="18"/>
                <w:szCs w:val="18"/>
              </w:rPr>
            </w:pPr>
            <w:r w:rsidRPr="00B42701">
              <w:rPr>
                <w:rFonts w:cstheme="minorHAnsi"/>
                <w:sz w:val="18"/>
                <w:szCs w:val="18"/>
              </w:rPr>
              <w:t>VAT=VAT/GST (VAT Registration),</w:t>
            </w:r>
          </w:p>
          <w:p w:rsidRPr="00B42701" w:rsidR="00B42701" w:rsidP="00B42701" w:rsidRDefault="00B42701" w14:paraId="01EBD6EB" w14:textId="77777777">
            <w:pPr>
              <w:spacing w:after="0" w:line="240" w:lineRule="auto"/>
              <w:ind w:left="0"/>
              <w:rPr>
                <w:rFonts w:cstheme="minorHAnsi"/>
                <w:sz w:val="18"/>
                <w:szCs w:val="18"/>
              </w:rPr>
            </w:pPr>
            <w:r w:rsidRPr="00B42701">
              <w:rPr>
                <w:rFonts w:cstheme="minorHAnsi"/>
                <w:sz w:val="18"/>
                <w:szCs w:val="18"/>
              </w:rPr>
              <w:t>FTZ=FTZ (Free Trade Zone ID),</w:t>
            </w:r>
          </w:p>
          <w:p w:rsidRPr="00B42701" w:rsidR="00B42701" w:rsidP="00B42701" w:rsidRDefault="00B42701" w14:paraId="4FA09B82" w14:textId="77777777">
            <w:pPr>
              <w:spacing w:after="0" w:line="240" w:lineRule="auto"/>
              <w:ind w:left="0"/>
              <w:rPr>
                <w:rFonts w:cstheme="minorHAnsi"/>
                <w:sz w:val="18"/>
                <w:szCs w:val="18"/>
              </w:rPr>
            </w:pPr>
            <w:r w:rsidRPr="00B42701">
              <w:rPr>
                <w:rFonts w:cstheme="minorHAnsi"/>
                <w:sz w:val="18"/>
                <w:szCs w:val="18"/>
              </w:rPr>
              <w:t>DAN=DAN (Deferment Account Duties Only),</w:t>
            </w:r>
          </w:p>
          <w:p w:rsidRPr="00B42701" w:rsidR="00B42701" w:rsidP="00B42701" w:rsidRDefault="00B42701" w14:paraId="5F7AB586" w14:textId="77777777">
            <w:pPr>
              <w:spacing w:after="0" w:line="240" w:lineRule="auto"/>
              <w:ind w:left="0"/>
              <w:rPr>
                <w:rFonts w:cstheme="minorHAnsi"/>
                <w:sz w:val="18"/>
                <w:szCs w:val="18"/>
              </w:rPr>
            </w:pPr>
            <w:r w:rsidRPr="00B42701">
              <w:rPr>
                <w:rFonts w:cstheme="minorHAnsi"/>
                <w:sz w:val="18"/>
                <w:szCs w:val="18"/>
              </w:rPr>
              <w:t>TAN=TAN (Deferment Account Tax Only),</w:t>
            </w:r>
          </w:p>
          <w:p w:rsidRPr="00B42701" w:rsidR="00B42701" w:rsidP="00B42701" w:rsidRDefault="00B42701" w14:paraId="0192CAB9" w14:textId="77777777">
            <w:pPr>
              <w:spacing w:after="0" w:line="240" w:lineRule="auto"/>
              <w:ind w:left="0"/>
              <w:rPr>
                <w:rFonts w:cstheme="minorHAnsi"/>
                <w:sz w:val="18"/>
                <w:szCs w:val="18"/>
              </w:rPr>
            </w:pPr>
            <w:r w:rsidRPr="00B42701">
              <w:rPr>
                <w:rFonts w:cstheme="minorHAnsi"/>
                <w:sz w:val="18"/>
                <w:szCs w:val="18"/>
              </w:rPr>
              <w:t>DTF=DTF (Deferment Account Duties, Taxes and Fees Only)</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777C40A" w14:textId="77777777">
            <w:pPr>
              <w:spacing w:after="0" w:line="240" w:lineRule="auto"/>
              <w:ind w:left="0"/>
              <w:rPr>
                <w:rFonts w:cstheme="minorHAnsi"/>
                <w:sz w:val="18"/>
                <w:szCs w:val="18"/>
              </w:rPr>
            </w:pPr>
            <w:r w:rsidRPr="00B42701">
              <w:rPr>
                <w:rFonts w:cstheme="minorHAnsi"/>
                <w:sz w:val="18"/>
                <w:szCs w:val="18"/>
              </w:rPr>
              <w:t>Exporter Registration Number Type Code. Mandatory for Intl Outbound Dutiable product</w:t>
            </w:r>
          </w:p>
        </w:tc>
      </w:tr>
      <w:tr w:rsidRPr="00030554" w:rsidR="00B42701" w:rsidTr="00346EB8" w14:paraId="7FDE69F6"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AFF5658" w14:textId="77777777">
            <w:pPr>
              <w:spacing w:after="0" w:line="240" w:lineRule="auto"/>
              <w:ind w:left="0"/>
              <w:rPr>
                <w:rFonts w:cstheme="minorHAnsi"/>
                <w:sz w:val="18"/>
                <w:szCs w:val="18"/>
              </w:rPr>
            </w:pPr>
            <w:proofErr w:type="spellStart"/>
            <w:r w:rsidRPr="00B42701">
              <w:rPr>
                <w:rFonts w:cstheme="minorHAnsi"/>
                <w:sz w:val="18"/>
                <w:szCs w:val="18"/>
              </w:rPr>
              <w:t>ExporterRegistrationNumberIssuerCountryCode</w:t>
            </w:r>
            <w:proofErr w:type="spellEnd"/>
          </w:p>
          <w:p w:rsidRPr="00B42701" w:rsidR="00B42701" w:rsidP="00B42701" w:rsidRDefault="00B42701" w14:paraId="00A02C50"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BD0B156"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2FF38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A9E6BBB" w14:textId="77777777">
            <w:pPr>
              <w:spacing w:after="0" w:line="240" w:lineRule="auto"/>
              <w:ind w:left="0"/>
              <w:rPr>
                <w:rFonts w:cstheme="minorHAnsi"/>
                <w:sz w:val="18"/>
                <w:szCs w:val="18"/>
              </w:rPr>
            </w:pPr>
            <w:r w:rsidRPr="00B42701">
              <w:rPr>
                <w:rFonts w:cstheme="minorHAnsi"/>
                <w:sz w:val="18"/>
                <w:szCs w:val="18"/>
              </w:rPr>
              <w:t>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97B36B" w14:textId="77777777">
            <w:pPr>
              <w:spacing w:after="0" w:line="240" w:lineRule="auto"/>
              <w:ind w:left="0"/>
              <w:rPr>
                <w:rFonts w:cstheme="minorHAnsi"/>
                <w:sz w:val="18"/>
                <w:szCs w:val="18"/>
              </w:rPr>
            </w:pPr>
            <w:r w:rsidRPr="00B42701">
              <w:rPr>
                <w:rFonts w:cstheme="minorHAnsi"/>
                <w:sz w:val="18"/>
                <w:szCs w:val="18"/>
              </w:rPr>
              <w:t>Refer list of DHL Country/Region code below</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8CB0728" w14:textId="77777777">
            <w:pPr>
              <w:spacing w:after="0" w:line="240" w:lineRule="auto"/>
              <w:ind w:left="0"/>
              <w:rPr>
                <w:rFonts w:cstheme="minorHAnsi"/>
                <w:sz w:val="18"/>
                <w:szCs w:val="18"/>
              </w:rPr>
            </w:pPr>
            <w:r w:rsidRPr="00B42701">
              <w:rPr>
                <w:rFonts w:cstheme="minorHAnsi"/>
                <w:sz w:val="18"/>
                <w:szCs w:val="18"/>
              </w:rPr>
              <w:t>Exporter Registration Number Country Code. Mandatory for Intl Outbound Dutiable product</w:t>
            </w:r>
          </w:p>
        </w:tc>
      </w:tr>
      <w:tr w:rsidRPr="00030554" w:rsidR="00B42701" w:rsidTr="00346EB8" w14:paraId="12E73D39"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93F9CE" w14:textId="77777777">
            <w:pPr>
              <w:spacing w:after="0" w:line="240" w:lineRule="auto"/>
              <w:ind w:left="0"/>
              <w:rPr>
                <w:rFonts w:cstheme="minorHAnsi"/>
                <w:sz w:val="18"/>
                <w:szCs w:val="18"/>
              </w:rPr>
            </w:pPr>
            <w:proofErr w:type="spellStart"/>
            <w:r w:rsidRPr="00B42701">
              <w:rPr>
                <w:rFonts w:cstheme="minorHAnsi"/>
                <w:sz w:val="18"/>
                <w:szCs w:val="18"/>
              </w:rPr>
              <w:t>ExporterBusinessPartyTypeCode</w:t>
            </w:r>
            <w:proofErr w:type="spellEnd"/>
          </w:p>
          <w:p w:rsidRPr="00B42701" w:rsidR="00B42701" w:rsidP="00B42701" w:rsidRDefault="00B42701" w14:paraId="51E31BFE"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0B5B60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6158483"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2895821" w14:textId="77777777">
            <w:pPr>
              <w:spacing w:after="0" w:line="240" w:lineRule="auto"/>
              <w:ind w:left="0"/>
              <w:rPr>
                <w:rFonts w:cstheme="minorHAnsi"/>
                <w:sz w:val="18"/>
                <w:szCs w:val="18"/>
              </w:rPr>
            </w:pPr>
            <w:r w:rsidRPr="00B42701">
              <w:rPr>
                <w:rFonts w:cstheme="minorHAnsi"/>
                <w:sz w:val="18"/>
                <w:szCs w:val="18"/>
              </w:rPr>
              <w:t>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A06A8DB" w14:textId="77777777">
            <w:pPr>
              <w:spacing w:after="0" w:line="240" w:lineRule="auto"/>
              <w:ind w:left="0"/>
              <w:rPr>
                <w:rFonts w:cstheme="minorHAnsi"/>
                <w:sz w:val="18"/>
                <w:szCs w:val="18"/>
              </w:rPr>
            </w:pPr>
            <w:r w:rsidRPr="00B42701">
              <w:rPr>
                <w:rFonts w:cstheme="minorHAnsi"/>
                <w:sz w:val="18"/>
                <w:szCs w:val="18"/>
              </w:rPr>
              <w:t>BU – Business</w:t>
            </w:r>
          </w:p>
          <w:p w:rsidRPr="00B42701" w:rsidR="00B42701" w:rsidP="00B42701" w:rsidRDefault="00B42701" w14:paraId="3C889C3F" w14:textId="77777777">
            <w:pPr>
              <w:spacing w:after="0" w:line="240" w:lineRule="auto"/>
              <w:ind w:left="0"/>
              <w:rPr>
                <w:rFonts w:cstheme="minorHAnsi"/>
                <w:sz w:val="18"/>
                <w:szCs w:val="18"/>
              </w:rPr>
            </w:pPr>
            <w:r w:rsidRPr="00B42701">
              <w:rPr>
                <w:rFonts w:cstheme="minorHAnsi"/>
                <w:sz w:val="18"/>
                <w:szCs w:val="18"/>
              </w:rPr>
              <w:t>DC - Direct Consumer</w:t>
            </w:r>
          </w:p>
          <w:p w:rsidRPr="00B42701" w:rsidR="00B42701" w:rsidP="00B42701" w:rsidRDefault="00B42701" w14:paraId="5FDEE9B0" w14:textId="77777777">
            <w:pPr>
              <w:spacing w:after="0" w:line="240" w:lineRule="auto"/>
              <w:ind w:left="0"/>
              <w:rPr>
                <w:rFonts w:cstheme="minorHAnsi"/>
                <w:sz w:val="18"/>
                <w:szCs w:val="18"/>
              </w:rPr>
            </w:pPr>
            <w:r w:rsidRPr="00B42701">
              <w:rPr>
                <w:rFonts w:cstheme="minorHAnsi"/>
                <w:sz w:val="18"/>
                <w:szCs w:val="18"/>
              </w:rPr>
              <w:t>GV – Government</w:t>
            </w:r>
          </w:p>
          <w:p w:rsidRPr="00B42701" w:rsidR="00B42701" w:rsidP="00B42701" w:rsidRDefault="00B42701" w14:paraId="05B7E5C0" w14:textId="77777777">
            <w:pPr>
              <w:spacing w:after="0" w:line="240" w:lineRule="auto"/>
              <w:ind w:left="0"/>
              <w:rPr>
                <w:rFonts w:cstheme="minorHAnsi"/>
                <w:sz w:val="18"/>
                <w:szCs w:val="18"/>
              </w:rPr>
            </w:pPr>
            <w:r w:rsidRPr="00B42701">
              <w:rPr>
                <w:rFonts w:cstheme="minorHAnsi"/>
                <w:sz w:val="18"/>
                <w:szCs w:val="18"/>
              </w:rPr>
              <w:t>OT – Other</w:t>
            </w:r>
          </w:p>
          <w:p w:rsidRPr="00B42701" w:rsidR="00B42701" w:rsidP="00B42701" w:rsidRDefault="00B42701" w14:paraId="7AF59DEF" w14:textId="77777777">
            <w:pPr>
              <w:spacing w:after="0" w:line="240" w:lineRule="auto"/>
              <w:ind w:left="0"/>
              <w:rPr>
                <w:rFonts w:cstheme="minorHAnsi"/>
                <w:sz w:val="18"/>
                <w:szCs w:val="18"/>
              </w:rPr>
            </w:pPr>
            <w:r w:rsidRPr="00B42701">
              <w:rPr>
                <w:rFonts w:cstheme="minorHAnsi"/>
                <w:sz w:val="18"/>
                <w:szCs w:val="18"/>
              </w:rPr>
              <w:t>PR – Private</w:t>
            </w:r>
          </w:p>
          <w:p w:rsidRPr="00B42701" w:rsidR="00B42701" w:rsidP="00B42701" w:rsidRDefault="00B42701" w14:paraId="3BB8D9F4" w14:textId="77777777">
            <w:pPr>
              <w:spacing w:after="0" w:line="240" w:lineRule="auto"/>
              <w:ind w:left="0"/>
              <w:rPr>
                <w:rFonts w:cstheme="minorHAnsi"/>
                <w:sz w:val="18"/>
                <w:szCs w:val="18"/>
              </w:rPr>
            </w:pPr>
            <w:r w:rsidRPr="00B42701">
              <w:rPr>
                <w:rFonts w:cstheme="minorHAnsi"/>
                <w:sz w:val="18"/>
                <w:szCs w:val="18"/>
              </w:rPr>
              <w:t>RE – Reseller</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D8E307F" w14:textId="77777777">
            <w:pPr>
              <w:spacing w:after="0" w:line="240" w:lineRule="auto"/>
              <w:ind w:left="0"/>
              <w:rPr>
                <w:rFonts w:cstheme="minorHAnsi"/>
                <w:sz w:val="18"/>
                <w:szCs w:val="18"/>
              </w:rPr>
            </w:pPr>
            <w:r w:rsidRPr="00B42701">
              <w:rPr>
                <w:rFonts w:cstheme="minorHAnsi"/>
                <w:sz w:val="18"/>
                <w:szCs w:val="18"/>
              </w:rPr>
              <w:t>Exporter Business Party Type Code. Mandatory for Intl Outbound Dutiable product</w:t>
            </w:r>
          </w:p>
        </w:tc>
      </w:tr>
      <w:tr w:rsidRPr="00030554" w:rsidR="00B42701" w:rsidTr="00346EB8" w14:paraId="20278C0F"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C247951" w14:textId="77777777">
            <w:pPr>
              <w:spacing w:after="0" w:line="240" w:lineRule="auto"/>
              <w:ind w:left="0"/>
              <w:rPr>
                <w:rFonts w:cstheme="minorHAnsi"/>
                <w:sz w:val="18"/>
                <w:szCs w:val="18"/>
              </w:rPr>
            </w:pPr>
            <w:proofErr w:type="spellStart"/>
            <w:r w:rsidRPr="00B42701">
              <w:rPr>
                <w:rFonts w:cstheme="minorHAnsi"/>
                <w:sz w:val="18"/>
                <w:szCs w:val="18"/>
              </w:rPr>
              <w:t>SignatureName</w:t>
            </w:r>
            <w:proofErr w:type="spellEnd"/>
          </w:p>
          <w:p w:rsidRPr="00B42701" w:rsidR="00B42701" w:rsidP="00B42701" w:rsidRDefault="00B42701" w14:paraId="2E4EE873"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4385D52"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160C897"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FC0C5E"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733EE1"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83FF137" w14:textId="77777777">
            <w:pPr>
              <w:spacing w:after="0" w:line="240" w:lineRule="auto"/>
              <w:ind w:left="0"/>
              <w:rPr>
                <w:rFonts w:cstheme="minorHAnsi"/>
                <w:sz w:val="18"/>
                <w:szCs w:val="18"/>
              </w:rPr>
            </w:pPr>
            <w:r w:rsidRPr="00B42701">
              <w:rPr>
                <w:rFonts w:cstheme="minorHAnsi"/>
                <w:sz w:val="18"/>
                <w:szCs w:val="18"/>
              </w:rPr>
              <w:t>Name of signatory. Optional for Intl Outbound Dutiable product</w:t>
            </w:r>
          </w:p>
          <w:p w:rsidRPr="00B42701" w:rsidR="00B42701" w:rsidP="00B42701" w:rsidRDefault="00B42701" w14:paraId="68159CA6" w14:textId="77777777">
            <w:pPr>
              <w:spacing w:after="0" w:line="240" w:lineRule="auto"/>
              <w:ind w:left="0"/>
              <w:rPr>
                <w:rFonts w:cstheme="minorHAnsi"/>
                <w:sz w:val="18"/>
                <w:szCs w:val="18"/>
              </w:rPr>
            </w:pPr>
          </w:p>
        </w:tc>
      </w:tr>
      <w:tr w:rsidRPr="00030554" w:rsidR="00B42701" w:rsidTr="00346EB8" w14:paraId="5110BF31"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834E9AD" w14:textId="77777777">
            <w:pPr>
              <w:spacing w:after="0" w:line="240" w:lineRule="auto"/>
              <w:ind w:left="0"/>
              <w:rPr>
                <w:rFonts w:cstheme="minorHAnsi"/>
                <w:sz w:val="18"/>
                <w:szCs w:val="18"/>
              </w:rPr>
            </w:pPr>
            <w:proofErr w:type="spellStart"/>
            <w:r w:rsidRPr="00B42701">
              <w:rPr>
                <w:rFonts w:cstheme="minorHAnsi"/>
                <w:sz w:val="18"/>
                <w:szCs w:val="18"/>
              </w:rPr>
              <w:t>SignatureTitle</w:t>
            </w:r>
            <w:proofErr w:type="spellEnd"/>
          </w:p>
          <w:p w:rsidRPr="00B42701" w:rsidR="00B42701" w:rsidP="00B42701" w:rsidRDefault="00B42701" w14:paraId="10F55D9A"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014A8ED"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3A1469E"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D1EEFEA" w14:textId="77777777">
            <w:pPr>
              <w:spacing w:after="0" w:line="240" w:lineRule="auto"/>
              <w:ind w:left="0"/>
              <w:rPr>
                <w:rFonts w:cstheme="minorHAnsi"/>
                <w:sz w:val="18"/>
                <w:szCs w:val="18"/>
              </w:rPr>
            </w:pPr>
            <w:r w:rsidRPr="00B42701">
              <w:rPr>
                <w:rFonts w:cstheme="minorHAnsi"/>
                <w:sz w:val="18"/>
                <w:szCs w:val="18"/>
              </w:rPr>
              <w:t>35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6E6E004"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22CC49C" w14:textId="77777777">
            <w:pPr>
              <w:spacing w:after="0" w:line="240" w:lineRule="auto"/>
              <w:ind w:left="0"/>
              <w:rPr>
                <w:rFonts w:cstheme="minorHAnsi"/>
                <w:sz w:val="18"/>
                <w:szCs w:val="18"/>
              </w:rPr>
            </w:pPr>
            <w:r w:rsidRPr="00B42701">
              <w:rPr>
                <w:rFonts w:cstheme="minorHAnsi"/>
                <w:sz w:val="18"/>
                <w:szCs w:val="18"/>
              </w:rPr>
              <w:t>Title of signatory. Optional for Intl Outbound Dutiable product</w:t>
            </w:r>
          </w:p>
          <w:p w:rsidRPr="00B42701" w:rsidR="00B42701" w:rsidP="00B42701" w:rsidRDefault="00B42701" w14:paraId="0A7F4F45" w14:textId="77777777">
            <w:pPr>
              <w:spacing w:after="0" w:line="240" w:lineRule="auto"/>
              <w:ind w:left="0"/>
              <w:rPr>
                <w:rFonts w:cstheme="minorHAnsi"/>
                <w:sz w:val="18"/>
                <w:szCs w:val="18"/>
              </w:rPr>
            </w:pPr>
          </w:p>
        </w:tc>
      </w:tr>
      <w:tr w:rsidRPr="00030554" w:rsidR="00B42701" w:rsidTr="00346EB8" w14:paraId="794C49A0"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A83A352" w14:textId="77777777">
            <w:pPr>
              <w:spacing w:after="0" w:line="240" w:lineRule="auto"/>
              <w:ind w:left="0"/>
              <w:rPr>
                <w:rFonts w:cstheme="minorHAnsi"/>
                <w:sz w:val="18"/>
                <w:szCs w:val="18"/>
              </w:rPr>
            </w:pPr>
            <w:r w:rsidRPr="00B42701">
              <w:rPr>
                <w:rFonts w:cstheme="minorHAnsi"/>
                <w:sz w:val="18"/>
                <w:szCs w:val="18"/>
              </w:rPr>
              <w:t>ECCN</w:t>
            </w: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71D33E3"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65C8706"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6B4B8E4" w14:textId="77777777">
            <w:pPr>
              <w:spacing w:after="0" w:line="240" w:lineRule="auto"/>
              <w:ind w:left="0"/>
              <w:rPr>
                <w:rFonts w:cstheme="minorHAnsi"/>
                <w:sz w:val="18"/>
                <w:szCs w:val="18"/>
              </w:rPr>
            </w:pPr>
            <w:r w:rsidRPr="00B42701">
              <w:rPr>
                <w:rFonts w:cstheme="minorHAnsi"/>
                <w:sz w:val="18"/>
                <w:szCs w:val="18"/>
              </w:rPr>
              <w:t>30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E25AFC9" w14:textId="77777777">
            <w:pPr>
              <w:spacing w:after="0" w:line="240" w:lineRule="auto"/>
              <w:ind w:left="0"/>
              <w:rPr>
                <w:rFonts w:cstheme="minorHAnsi"/>
                <w:sz w:val="18"/>
                <w:szCs w:val="18"/>
              </w:rPr>
            </w:pPr>
            <w:r w:rsidRPr="00B42701">
              <w:rPr>
                <w:rFonts w:cstheme="minorHAnsi"/>
                <w:sz w:val="18"/>
                <w:szCs w:val="18"/>
              </w:rPr>
              <w:t>a-</w:t>
            </w:r>
            <w:proofErr w:type="gramStart"/>
            <w:r w:rsidRPr="00B42701">
              <w:rPr>
                <w:rFonts w:cstheme="minorHAnsi"/>
                <w:sz w:val="18"/>
                <w:szCs w:val="18"/>
              </w:rPr>
              <w:t>z,A</w:t>
            </w:r>
            <w:proofErr w:type="gramEnd"/>
            <w:r w:rsidRPr="00B42701">
              <w:rPr>
                <w:rFonts w:cstheme="minorHAnsi"/>
                <w:sz w:val="18"/>
                <w:szCs w:val="18"/>
              </w:rPr>
              <w:t>-Z,0-9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6D58B42" w14:textId="77777777">
            <w:pPr>
              <w:spacing w:after="0" w:line="240" w:lineRule="auto"/>
              <w:ind w:left="0"/>
              <w:rPr>
                <w:rFonts w:cstheme="minorHAnsi"/>
                <w:sz w:val="18"/>
                <w:szCs w:val="18"/>
              </w:rPr>
            </w:pPr>
            <w:r w:rsidRPr="00B42701">
              <w:rPr>
                <w:rFonts w:cstheme="minorHAnsi"/>
                <w:sz w:val="18"/>
                <w:szCs w:val="18"/>
              </w:rPr>
              <w:t>Export Control Classification Number. Optional for Intl Outbound Dutiable product</w:t>
            </w:r>
          </w:p>
        </w:tc>
      </w:tr>
      <w:tr w:rsidRPr="00030554" w:rsidR="00B42701" w:rsidTr="00346EB8" w14:paraId="22452F9B"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EB179A1" w14:textId="77777777">
            <w:pPr>
              <w:spacing w:after="0" w:line="240" w:lineRule="auto"/>
              <w:ind w:left="0"/>
              <w:rPr>
                <w:rFonts w:cstheme="minorHAnsi"/>
                <w:sz w:val="18"/>
                <w:szCs w:val="18"/>
              </w:rPr>
            </w:pPr>
            <w:proofErr w:type="spellStart"/>
            <w:r w:rsidRPr="00B42701">
              <w:rPr>
                <w:rFonts w:cstheme="minorHAnsi"/>
                <w:sz w:val="18"/>
                <w:szCs w:val="18"/>
              </w:rPr>
              <w:t>FreightCharge</w:t>
            </w:r>
            <w:proofErr w:type="spellEnd"/>
          </w:p>
          <w:p w:rsidRPr="00B42701" w:rsidR="00B42701" w:rsidP="00B42701" w:rsidRDefault="00B42701" w14:paraId="79941517"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0F9FA15"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0FBD2AB"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CDB832"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A203A58"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16B1631" w14:textId="77777777">
            <w:pPr>
              <w:spacing w:after="0" w:line="240" w:lineRule="auto"/>
              <w:ind w:left="0"/>
              <w:rPr>
                <w:rFonts w:cstheme="minorHAnsi"/>
                <w:sz w:val="18"/>
                <w:szCs w:val="18"/>
              </w:rPr>
            </w:pPr>
            <w:r w:rsidRPr="00B42701">
              <w:rPr>
                <w:rFonts w:cstheme="minorHAnsi"/>
                <w:sz w:val="18"/>
                <w:szCs w:val="18"/>
              </w:rPr>
              <w:t>FRT Charges of the shipment. Optional for Intl Outbound Dutiable product</w:t>
            </w:r>
          </w:p>
          <w:p w:rsidRPr="00B42701" w:rsidR="00B42701" w:rsidP="00B42701" w:rsidRDefault="00B42701" w14:paraId="243F0F93" w14:textId="77777777">
            <w:pPr>
              <w:spacing w:after="0" w:line="240" w:lineRule="auto"/>
              <w:ind w:left="0"/>
              <w:rPr>
                <w:rFonts w:cstheme="minorHAnsi"/>
                <w:sz w:val="18"/>
                <w:szCs w:val="18"/>
              </w:rPr>
            </w:pPr>
          </w:p>
        </w:tc>
      </w:tr>
      <w:tr w:rsidRPr="00030554" w:rsidR="00B42701" w:rsidTr="00346EB8" w14:paraId="304DB27A"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33FFF6F" w14:textId="77777777">
            <w:pPr>
              <w:spacing w:after="0" w:line="240" w:lineRule="auto"/>
              <w:ind w:left="0"/>
              <w:rPr>
                <w:rFonts w:cstheme="minorHAnsi"/>
                <w:sz w:val="18"/>
                <w:szCs w:val="18"/>
              </w:rPr>
            </w:pPr>
            <w:proofErr w:type="spellStart"/>
            <w:r w:rsidRPr="00B42701">
              <w:rPr>
                <w:rFonts w:cstheme="minorHAnsi"/>
                <w:sz w:val="18"/>
                <w:szCs w:val="18"/>
              </w:rPr>
              <w:t>InsurenceCharge</w:t>
            </w:r>
            <w:proofErr w:type="spellEnd"/>
          </w:p>
          <w:p w:rsidRPr="00B42701" w:rsidR="00B42701" w:rsidP="00B42701" w:rsidRDefault="00B42701" w14:paraId="59373305"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5AD1DA9"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D57A3E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636AD28"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9D96C5"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AADE918" w14:textId="77777777">
            <w:pPr>
              <w:spacing w:after="0" w:line="240" w:lineRule="auto"/>
              <w:ind w:left="0"/>
              <w:rPr>
                <w:rFonts w:cstheme="minorHAnsi"/>
                <w:sz w:val="18"/>
                <w:szCs w:val="18"/>
              </w:rPr>
            </w:pPr>
            <w:r w:rsidRPr="00B42701">
              <w:rPr>
                <w:rFonts w:cstheme="minorHAnsi"/>
                <w:sz w:val="18"/>
                <w:szCs w:val="18"/>
              </w:rPr>
              <w:t>Insurance Charges of the shipment. Optional for Intl Outbound Dutiable product</w:t>
            </w:r>
          </w:p>
          <w:p w:rsidRPr="00B42701" w:rsidR="00B42701" w:rsidP="00B42701" w:rsidRDefault="00B42701" w14:paraId="3CD41C47" w14:textId="77777777">
            <w:pPr>
              <w:spacing w:after="0" w:line="240" w:lineRule="auto"/>
              <w:ind w:left="0"/>
              <w:rPr>
                <w:rFonts w:cstheme="minorHAnsi"/>
                <w:sz w:val="18"/>
                <w:szCs w:val="18"/>
              </w:rPr>
            </w:pPr>
          </w:p>
        </w:tc>
      </w:tr>
      <w:tr w:rsidRPr="00030554" w:rsidR="00B42701" w:rsidTr="00346EB8" w14:paraId="2829EF66"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FC4AE44" w14:textId="77777777">
            <w:pPr>
              <w:spacing w:after="0" w:line="240" w:lineRule="auto"/>
              <w:ind w:left="0"/>
              <w:rPr>
                <w:rFonts w:cstheme="minorHAnsi"/>
                <w:sz w:val="18"/>
                <w:szCs w:val="18"/>
              </w:rPr>
            </w:pPr>
            <w:proofErr w:type="spellStart"/>
            <w:r w:rsidRPr="00B42701">
              <w:rPr>
                <w:rFonts w:cstheme="minorHAnsi"/>
                <w:sz w:val="18"/>
                <w:szCs w:val="18"/>
              </w:rPr>
              <w:t>CessCharge</w:t>
            </w:r>
            <w:proofErr w:type="spellEnd"/>
          </w:p>
          <w:p w:rsidRPr="00B42701" w:rsidR="00B42701" w:rsidP="00B42701" w:rsidRDefault="00B42701" w14:paraId="275E262B"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1EB13B0"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5F3F80"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B13CEF0"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1F6CB4A"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3E1CAB3" w14:textId="77777777">
            <w:pPr>
              <w:spacing w:after="0" w:line="240" w:lineRule="auto"/>
              <w:ind w:left="0"/>
              <w:rPr>
                <w:rFonts w:cstheme="minorHAnsi"/>
                <w:sz w:val="18"/>
                <w:szCs w:val="18"/>
              </w:rPr>
            </w:pPr>
            <w:r w:rsidRPr="00B42701">
              <w:rPr>
                <w:rFonts w:cstheme="minorHAnsi"/>
                <w:sz w:val="18"/>
                <w:szCs w:val="18"/>
              </w:rPr>
              <w:t>CESS Charges of the shipment. Optional for Intl Outbound Dutiable product</w:t>
            </w:r>
          </w:p>
        </w:tc>
      </w:tr>
      <w:tr w:rsidRPr="00030554" w:rsidR="00B42701" w:rsidTr="00346EB8" w14:paraId="10D5853B"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BD1E2A3" w14:textId="77777777">
            <w:pPr>
              <w:spacing w:after="0" w:line="240" w:lineRule="auto"/>
              <w:ind w:left="0"/>
              <w:rPr>
                <w:rFonts w:cstheme="minorHAnsi"/>
                <w:sz w:val="18"/>
                <w:szCs w:val="18"/>
              </w:rPr>
            </w:pPr>
            <w:proofErr w:type="spellStart"/>
            <w:r w:rsidRPr="00B42701">
              <w:rPr>
                <w:rFonts w:cstheme="minorHAnsi"/>
                <w:sz w:val="18"/>
                <w:szCs w:val="18"/>
              </w:rPr>
              <w:t>ReverseCharge</w:t>
            </w:r>
            <w:proofErr w:type="spellEnd"/>
          </w:p>
          <w:p w:rsidRPr="00B42701" w:rsidR="00B42701" w:rsidP="00B42701" w:rsidRDefault="00B42701" w14:paraId="6DF06519"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A6360DA"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1874CE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E9E4596"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8E05525"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12F5B7D" w14:textId="77777777">
            <w:pPr>
              <w:spacing w:after="0" w:line="240" w:lineRule="auto"/>
              <w:ind w:left="0"/>
              <w:rPr>
                <w:rFonts w:cstheme="minorHAnsi"/>
                <w:sz w:val="18"/>
                <w:szCs w:val="18"/>
              </w:rPr>
            </w:pPr>
            <w:r w:rsidRPr="00B42701">
              <w:rPr>
                <w:rFonts w:cstheme="minorHAnsi"/>
                <w:sz w:val="18"/>
                <w:szCs w:val="18"/>
              </w:rPr>
              <w:t>Reverse Charges of the shipment. Optional for Intl Outbound Dutiable product</w:t>
            </w:r>
          </w:p>
        </w:tc>
      </w:tr>
      <w:tr w:rsidRPr="00030554" w:rsidR="00B42701" w:rsidTr="00346EB8" w14:paraId="2C25C9B0"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64F276" w14:textId="77777777">
            <w:pPr>
              <w:spacing w:after="0" w:line="240" w:lineRule="auto"/>
              <w:ind w:left="0"/>
              <w:rPr>
                <w:rFonts w:cstheme="minorHAnsi"/>
                <w:sz w:val="18"/>
                <w:szCs w:val="18"/>
              </w:rPr>
            </w:pPr>
            <w:proofErr w:type="spellStart"/>
            <w:r w:rsidRPr="00B42701">
              <w:rPr>
                <w:rFonts w:cstheme="minorHAnsi"/>
                <w:sz w:val="18"/>
                <w:szCs w:val="18"/>
              </w:rPr>
              <w:t>PayerGSTVAT</w:t>
            </w:r>
            <w:proofErr w:type="spellEnd"/>
          </w:p>
          <w:p w:rsidRPr="00B42701" w:rsidR="00B42701" w:rsidP="00B42701" w:rsidRDefault="00B42701" w14:paraId="3DB68FE4"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FBAF918"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2F2CA55"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7491D10" w14:textId="77777777">
            <w:pPr>
              <w:spacing w:after="0" w:line="240" w:lineRule="auto"/>
              <w:ind w:left="0"/>
              <w:rPr>
                <w:rFonts w:cstheme="minorHAnsi"/>
                <w:sz w:val="18"/>
                <w:szCs w:val="18"/>
              </w:rPr>
            </w:pPr>
            <w:r w:rsidRPr="00B42701">
              <w:rPr>
                <w:rFonts w:cstheme="minorHAnsi"/>
                <w:sz w:val="18"/>
                <w:szCs w:val="18"/>
              </w:rPr>
              <w:t>8,2</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AEC9DCA"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26E4A51" w14:textId="77777777">
            <w:pPr>
              <w:spacing w:after="0" w:line="240" w:lineRule="auto"/>
              <w:ind w:left="0"/>
              <w:rPr>
                <w:rFonts w:cstheme="minorHAnsi"/>
                <w:sz w:val="18"/>
                <w:szCs w:val="18"/>
              </w:rPr>
            </w:pPr>
            <w:r w:rsidRPr="00B42701">
              <w:rPr>
                <w:rFonts w:cstheme="minorHAnsi"/>
                <w:sz w:val="18"/>
                <w:szCs w:val="18"/>
              </w:rPr>
              <w:t>Payer GST VAT. Optional for Intl Outbound Dutiable product</w:t>
            </w:r>
          </w:p>
        </w:tc>
      </w:tr>
      <w:tr w:rsidRPr="00030554" w:rsidR="00B42701" w:rsidTr="00346EB8" w14:paraId="185F086B"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0B72A9F" w14:textId="77777777">
            <w:pPr>
              <w:spacing w:after="0" w:line="240" w:lineRule="auto"/>
              <w:ind w:left="0"/>
              <w:rPr>
                <w:rFonts w:cstheme="minorHAnsi"/>
                <w:sz w:val="18"/>
                <w:szCs w:val="18"/>
              </w:rPr>
            </w:pPr>
            <w:r w:rsidRPr="00B42701">
              <w:rPr>
                <w:rFonts w:cstheme="minorHAnsi"/>
                <w:sz w:val="18"/>
                <w:szCs w:val="18"/>
              </w:rPr>
              <w:t>Additional Declaration</w:t>
            </w:r>
          </w:p>
          <w:p w:rsidRPr="00B42701" w:rsidR="00B42701" w:rsidP="00B42701" w:rsidRDefault="00B42701" w14:paraId="4DEAECC1"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8897D88"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DA1A6F1"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D8E51E8" w14:textId="77777777">
            <w:pPr>
              <w:spacing w:after="0" w:line="240" w:lineRule="auto"/>
              <w:ind w:left="0"/>
              <w:rPr>
                <w:rFonts w:cstheme="minorHAnsi"/>
                <w:sz w:val="18"/>
                <w:szCs w:val="18"/>
              </w:rPr>
            </w:pPr>
            <w:r w:rsidRPr="00B42701">
              <w:rPr>
                <w:rFonts w:cstheme="minorHAnsi"/>
                <w:sz w:val="18"/>
                <w:szCs w:val="18"/>
              </w:rPr>
              <w:t>700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7E8E966"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3D4EF021" w14:textId="77777777">
            <w:pPr>
              <w:spacing w:after="0" w:line="240" w:lineRule="auto"/>
              <w:ind w:left="0"/>
              <w:rPr>
                <w:rFonts w:cstheme="minorHAnsi"/>
                <w:sz w:val="18"/>
                <w:szCs w:val="18"/>
              </w:rPr>
            </w:pPr>
            <w:r w:rsidRPr="00B42701">
              <w:rPr>
                <w:rFonts w:cstheme="minorHAnsi"/>
                <w:sz w:val="18"/>
                <w:szCs w:val="18"/>
              </w:rPr>
              <w:t>Additional Declaration. Optional for Intl Outbound Dutiable product</w:t>
            </w:r>
          </w:p>
        </w:tc>
      </w:tr>
      <w:tr w:rsidRPr="00030554" w:rsidR="00B42701" w:rsidTr="00346EB8" w14:paraId="1BECD2CA"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0D2AFF7" w14:textId="77777777">
            <w:pPr>
              <w:spacing w:after="0" w:line="240" w:lineRule="auto"/>
              <w:ind w:left="0"/>
              <w:rPr>
                <w:rFonts w:cstheme="minorHAnsi"/>
                <w:sz w:val="18"/>
                <w:szCs w:val="18"/>
              </w:rPr>
            </w:pPr>
            <w:proofErr w:type="spellStart"/>
            <w:r w:rsidRPr="00B42701">
              <w:rPr>
                <w:rFonts w:cstheme="minorHAnsi"/>
                <w:sz w:val="18"/>
                <w:szCs w:val="18"/>
              </w:rPr>
              <w:t>NotificationMessage</w:t>
            </w:r>
            <w:proofErr w:type="spellEnd"/>
          </w:p>
          <w:p w:rsidRPr="00B42701" w:rsidR="00B42701" w:rsidP="00B42701" w:rsidRDefault="00B42701" w14:paraId="7DB547F4" w14:textId="77777777">
            <w:pPr>
              <w:spacing w:after="0" w:line="240" w:lineRule="auto"/>
              <w:ind w:left="0"/>
              <w:rPr>
                <w:rFonts w:cstheme="minorHAnsi"/>
                <w:sz w:val="18"/>
                <w:szCs w:val="18"/>
              </w:rPr>
            </w:pPr>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E9668CF"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B3F88C4"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F6EB08E" w14:textId="77777777">
            <w:pPr>
              <w:spacing w:after="0" w:line="240" w:lineRule="auto"/>
              <w:ind w:left="0"/>
              <w:rPr>
                <w:rFonts w:cstheme="minorHAnsi"/>
                <w:sz w:val="18"/>
                <w:szCs w:val="18"/>
              </w:rPr>
            </w:pPr>
            <w:r w:rsidRPr="00B42701">
              <w:rPr>
                <w:rFonts w:cstheme="minorHAnsi"/>
                <w:sz w:val="18"/>
                <w:szCs w:val="18"/>
              </w:rPr>
              <w:t>250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477F9E6"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49BABCE1" w14:textId="77777777">
            <w:pPr>
              <w:spacing w:after="0" w:line="240" w:lineRule="auto"/>
              <w:ind w:left="0"/>
              <w:rPr>
                <w:rFonts w:cstheme="minorHAnsi"/>
                <w:sz w:val="18"/>
                <w:szCs w:val="18"/>
              </w:rPr>
            </w:pPr>
            <w:r w:rsidRPr="00B42701">
              <w:rPr>
                <w:rFonts w:cstheme="minorHAnsi"/>
                <w:sz w:val="18"/>
                <w:szCs w:val="18"/>
              </w:rPr>
              <w:t>Optional for Intl Outbound Dutiable product</w:t>
            </w:r>
          </w:p>
        </w:tc>
      </w:tr>
      <w:tr w:rsidRPr="00030554" w:rsidR="00B42701" w:rsidTr="00346EB8" w14:paraId="01EDC1A0"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675F5B0F" w14:textId="77777777">
            <w:pPr>
              <w:spacing w:after="0" w:line="240" w:lineRule="auto"/>
              <w:ind w:left="0"/>
              <w:rPr>
                <w:rFonts w:cstheme="minorHAnsi"/>
                <w:sz w:val="18"/>
                <w:szCs w:val="18"/>
              </w:rPr>
            </w:pPr>
            <w:proofErr w:type="spellStart"/>
            <w:r w:rsidRPr="00B42701">
              <w:rPr>
                <w:rFonts w:cstheme="minorHAnsi"/>
                <w:sz w:val="18"/>
                <w:szCs w:val="18"/>
              </w:rPr>
              <w:t>IsCargoShipment</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03539D2"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4F8124B"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5BE29B64" w14:textId="77777777">
            <w:pPr>
              <w:spacing w:after="0" w:line="240" w:lineRule="auto"/>
              <w:ind w:left="0"/>
              <w:rPr>
                <w:rFonts w:cstheme="minorHAnsi"/>
                <w:sz w:val="18"/>
                <w:szCs w:val="18"/>
              </w:rPr>
            </w:pPr>
            <w:r w:rsidRPr="00B42701">
              <w:rPr>
                <w:rFonts w:cstheme="minorHAnsi"/>
                <w:sz w:val="18"/>
                <w:szCs w:val="18"/>
              </w:rPr>
              <w:t>5</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F70247F" w14:textId="77777777">
            <w:pPr>
              <w:spacing w:after="0" w:line="240" w:lineRule="auto"/>
              <w:ind w:left="0"/>
              <w:rPr>
                <w:rFonts w:cstheme="minorHAnsi"/>
                <w:sz w:val="18"/>
                <w:szCs w:val="18"/>
              </w:rPr>
            </w:pPr>
            <w:r w:rsidRPr="00B42701">
              <w:rPr>
                <w:rFonts w:cstheme="minorHAnsi"/>
                <w:sz w:val="18"/>
                <w:szCs w:val="18"/>
              </w:rPr>
              <w:t>TRUE/FALSE</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2C34D575" w14:textId="77777777">
            <w:pPr>
              <w:spacing w:after="0" w:line="240" w:lineRule="auto"/>
              <w:ind w:left="0"/>
              <w:rPr>
                <w:rFonts w:cstheme="minorHAnsi"/>
                <w:sz w:val="18"/>
                <w:szCs w:val="18"/>
              </w:rPr>
            </w:pPr>
            <w:r w:rsidRPr="00B42701">
              <w:rPr>
                <w:rFonts w:cstheme="minorHAnsi"/>
                <w:sz w:val="18"/>
                <w:szCs w:val="18"/>
              </w:rPr>
              <w:t xml:space="preserve">If requested shipment is </w:t>
            </w:r>
            <w:proofErr w:type="spellStart"/>
            <w:r w:rsidRPr="00B42701">
              <w:rPr>
                <w:rFonts w:cstheme="minorHAnsi"/>
                <w:sz w:val="18"/>
                <w:szCs w:val="18"/>
              </w:rPr>
              <w:t>corgo</w:t>
            </w:r>
            <w:proofErr w:type="spellEnd"/>
            <w:r w:rsidRPr="00B42701">
              <w:rPr>
                <w:rFonts w:cstheme="minorHAnsi"/>
                <w:sz w:val="18"/>
                <w:szCs w:val="18"/>
              </w:rPr>
              <w:t xml:space="preserve"> then value should be TRUE else FALSE</w:t>
            </w:r>
          </w:p>
        </w:tc>
      </w:tr>
      <w:tr w:rsidRPr="00882486" w:rsidR="00B42701" w:rsidTr="00346EB8" w14:paraId="7892C5E5" w14:textId="77777777">
        <w:trPr>
          <w:trHeight w:val="231"/>
        </w:trPr>
        <w:tc>
          <w:tcPr>
            <w:tcW w:w="2235"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929BB9E" w14:textId="77777777">
            <w:pPr>
              <w:spacing w:after="0" w:line="240" w:lineRule="auto"/>
              <w:ind w:left="0"/>
              <w:rPr>
                <w:rFonts w:cstheme="minorHAnsi"/>
                <w:sz w:val="18"/>
                <w:szCs w:val="18"/>
              </w:rPr>
            </w:pPr>
            <w:proofErr w:type="spellStart"/>
            <w:r w:rsidRPr="00B42701">
              <w:rPr>
                <w:rFonts w:cstheme="minorHAnsi"/>
                <w:sz w:val="18"/>
                <w:szCs w:val="18"/>
              </w:rPr>
              <w:t>ExportReason</w:t>
            </w:r>
            <w:proofErr w:type="spellEnd"/>
          </w:p>
        </w:tc>
        <w:tc>
          <w:tcPr>
            <w:tcW w:w="1276"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10F617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761BAEA8"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F08505B" w14:textId="77777777">
            <w:pPr>
              <w:spacing w:after="0" w:line="240" w:lineRule="auto"/>
              <w:ind w:left="0"/>
              <w:rPr>
                <w:rFonts w:cstheme="minorHAnsi"/>
                <w:sz w:val="18"/>
                <w:szCs w:val="18"/>
              </w:rPr>
            </w:pPr>
            <w:r w:rsidRPr="00B42701">
              <w:rPr>
                <w:rFonts w:cstheme="minorHAnsi"/>
                <w:sz w:val="18"/>
                <w:szCs w:val="18"/>
              </w:rPr>
              <w:t>20</w:t>
            </w:r>
          </w:p>
        </w:tc>
        <w:tc>
          <w:tcPr>
            <w:tcW w:w="1471"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1CFF6723" w14:textId="77777777">
            <w:pPr>
              <w:spacing w:after="0" w:line="240" w:lineRule="auto"/>
              <w:ind w:left="0"/>
              <w:rPr>
                <w:rFonts w:cstheme="minorHAnsi"/>
                <w:sz w:val="18"/>
                <w:szCs w:val="18"/>
              </w:rPr>
            </w:pPr>
            <w:r w:rsidRPr="00B42701">
              <w:rPr>
                <w:rFonts w:cstheme="minorHAnsi"/>
                <w:sz w:val="18"/>
                <w:szCs w:val="18"/>
              </w:rPr>
              <w:t>A-</w:t>
            </w:r>
            <w:proofErr w:type="spellStart"/>
            <w:proofErr w:type="gramStart"/>
            <w:r w:rsidRPr="00B42701">
              <w:rPr>
                <w:rFonts w:cstheme="minorHAnsi"/>
                <w:sz w:val="18"/>
                <w:szCs w:val="18"/>
              </w:rPr>
              <w:t>Z,a</w:t>
            </w:r>
            <w:proofErr w:type="spellEnd"/>
            <w:proofErr w:type="gramEnd"/>
            <w:r w:rsidRPr="00B42701">
              <w:rPr>
                <w:rFonts w:cstheme="minorHAnsi"/>
                <w:sz w:val="18"/>
                <w:szCs w:val="18"/>
              </w:rPr>
              <w:t>-z</w:t>
            </w:r>
          </w:p>
        </w:tc>
        <w:tc>
          <w:tcPr>
            <w:tcW w:w="3483" w:type="dxa"/>
            <w:tcBorders>
              <w:top w:val="single" w:color="auto" w:sz="4" w:space="0"/>
              <w:left w:val="single" w:color="auto" w:sz="4" w:space="0"/>
              <w:bottom w:val="single" w:color="auto" w:sz="4" w:space="0"/>
              <w:right w:val="single" w:color="auto" w:sz="4" w:space="0"/>
            </w:tcBorders>
            <w:shd w:val="clear" w:color="auto" w:fill="auto"/>
          </w:tcPr>
          <w:p w:rsidRPr="00B42701" w:rsidR="00B42701" w:rsidP="00B42701" w:rsidRDefault="00B42701" w14:paraId="0D246669" w14:textId="77777777">
            <w:pPr>
              <w:spacing w:after="0" w:line="240" w:lineRule="auto"/>
              <w:ind w:left="0"/>
              <w:rPr>
                <w:rFonts w:cstheme="minorHAnsi"/>
                <w:sz w:val="18"/>
                <w:szCs w:val="18"/>
              </w:rPr>
            </w:pPr>
            <w:r w:rsidRPr="00B42701">
              <w:rPr>
                <w:rFonts w:cstheme="minorHAnsi"/>
                <w:sz w:val="18"/>
                <w:szCs w:val="18"/>
              </w:rPr>
              <w:t xml:space="preserve">Mandatory for Intl Ecommerce value should be </w:t>
            </w:r>
            <w:proofErr w:type="spellStart"/>
            <w:r w:rsidRPr="00B42701">
              <w:rPr>
                <w:rFonts w:cstheme="minorHAnsi"/>
                <w:sz w:val="18"/>
                <w:szCs w:val="18"/>
              </w:rPr>
              <w:t>Bonafide</w:t>
            </w:r>
            <w:proofErr w:type="spellEnd"/>
            <w:r w:rsidRPr="00B42701">
              <w:rPr>
                <w:rFonts w:cstheme="minorHAnsi"/>
                <w:sz w:val="18"/>
                <w:szCs w:val="18"/>
              </w:rPr>
              <w:t xml:space="preserve"> Sample/ Sample/ Gift for CSB IV and Commercial for CSB V.</w:t>
            </w:r>
          </w:p>
          <w:p w:rsidRPr="00B42701" w:rsidR="00B42701" w:rsidP="00B42701" w:rsidRDefault="00B42701" w14:paraId="48798291" w14:textId="77777777">
            <w:pPr>
              <w:spacing w:after="0" w:line="240" w:lineRule="auto"/>
              <w:ind w:left="0"/>
              <w:rPr>
                <w:rFonts w:cstheme="minorHAnsi"/>
                <w:sz w:val="18"/>
                <w:szCs w:val="18"/>
              </w:rPr>
            </w:pPr>
            <w:r w:rsidRPr="00B42701">
              <w:rPr>
                <w:rFonts w:cstheme="minorHAnsi"/>
                <w:sz w:val="18"/>
                <w:szCs w:val="18"/>
              </w:rPr>
              <w:t>Optional for Intl Outbound value can be anything.</w:t>
            </w:r>
          </w:p>
        </w:tc>
      </w:tr>
      <w:tr w:rsidRPr="0078343C" w:rsidR="00B42701" w:rsidTr="00346EB8" w14:paraId="40826B6B"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1BEDE80" w14:textId="77777777">
            <w:pPr>
              <w:spacing w:after="0" w:line="240" w:lineRule="auto"/>
              <w:ind w:left="0"/>
              <w:rPr>
                <w:rFonts w:cstheme="minorHAnsi"/>
                <w:sz w:val="18"/>
                <w:szCs w:val="18"/>
              </w:rPr>
            </w:pPr>
            <w:proofErr w:type="spellStart"/>
            <w:r w:rsidRPr="00B42701">
              <w:rPr>
                <w:rFonts w:cstheme="minorHAnsi"/>
                <w:sz w:val="18"/>
                <w:szCs w:val="18"/>
              </w:rPr>
              <w:t>BankAccountNumber</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26A952B"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DE93CBB"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7CBAEED" w14:textId="77777777">
            <w:pPr>
              <w:spacing w:after="0" w:line="240" w:lineRule="auto"/>
              <w:ind w:left="0"/>
              <w:rPr>
                <w:rFonts w:cstheme="minorHAnsi"/>
                <w:sz w:val="18"/>
                <w:szCs w:val="18"/>
              </w:rPr>
            </w:pPr>
            <w:r w:rsidRPr="00B42701">
              <w:rPr>
                <w:rFonts w:cstheme="minorHAnsi"/>
                <w:sz w:val="18"/>
                <w:szCs w:val="18"/>
              </w:rPr>
              <w:t>40</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C026E2D" w14:textId="77777777">
            <w:pPr>
              <w:spacing w:after="0" w:line="240" w:lineRule="auto"/>
              <w:ind w:left="0"/>
              <w:rPr>
                <w:rFonts w:cstheme="minorHAnsi"/>
                <w:sz w:val="18"/>
                <w:szCs w:val="18"/>
              </w:rPr>
            </w:pPr>
            <w:r w:rsidRPr="00B42701">
              <w:rPr>
                <w:rFonts w:cstheme="minorHAnsi"/>
                <w:sz w:val="18"/>
                <w:szCs w:val="18"/>
              </w:rPr>
              <w:t>0-9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4497109" w14:textId="77777777">
            <w:pPr>
              <w:spacing w:after="0" w:line="240" w:lineRule="auto"/>
              <w:ind w:left="0"/>
              <w:rPr>
                <w:rFonts w:cstheme="minorHAnsi"/>
                <w:sz w:val="18"/>
                <w:szCs w:val="18"/>
              </w:rPr>
            </w:pPr>
            <w:r w:rsidRPr="00B42701">
              <w:rPr>
                <w:rFonts w:cstheme="minorHAnsi"/>
                <w:sz w:val="18"/>
                <w:szCs w:val="18"/>
              </w:rPr>
              <w:t xml:space="preserve">Shipper Bank Account number which is registered in ICE Gate portal. </w:t>
            </w:r>
            <w:proofErr w:type="spellStart"/>
            <w:r w:rsidRPr="00B42701">
              <w:rPr>
                <w:rFonts w:cstheme="minorHAnsi"/>
                <w:sz w:val="18"/>
                <w:szCs w:val="18"/>
              </w:rPr>
              <w:t>BankAccountNumber</w:t>
            </w:r>
            <w:proofErr w:type="spellEnd"/>
            <w:r w:rsidRPr="00B42701">
              <w:rPr>
                <w:rFonts w:cstheme="minorHAnsi"/>
                <w:sz w:val="18"/>
                <w:szCs w:val="18"/>
              </w:rPr>
              <w:t xml:space="preserve"> is mandatory and applicable only for Intl Outbound CSBV product.</w:t>
            </w:r>
          </w:p>
        </w:tc>
      </w:tr>
      <w:tr w:rsidRPr="0078343C" w:rsidR="00B42701" w:rsidTr="00346EB8" w14:paraId="1ABD8A64"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65FB92B" w14:textId="77777777">
            <w:pPr>
              <w:spacing w:after="0" w:line="240" w:lineRule="auto"/>
              <w:ind w:left="0"/>
              <w:rPr>
                <w:rFonts w:cstheme="minorHAnsi"/>
                <w:sz w:val="18"/>
                <w:szCs w:val="18"/>
              </w:rPr>
            </w:pPr>
            <w:proofErr w:type="spellStart"/>
            <w:r w:rsidRPr="00B42701">
              <w:rPr>
                <w:rFonts w:cstheme="minorHAnsi"/>
                <w:sz w:val="18"/>
                <w:szCs w:val="18"/>
              </w:rPr>
              <w:t>GovNongovType</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14F8389" w14:textId="77777777">
            <w:pPr>
              <w:spacing w:after="0" w:line="240" w:lineRule="auto"/>
              <w:ind w:left="0"/>
              <w:rPr>
                <w:rFonts w:cstheme="minorHAnsi"/>
                <w:sz w:val="18"/>
                <w:szCs w:val="18"/>
              </w:rPr>
            </w:pPr>
            <w:r w:rsidRPr="00B42701">
              <w:rPr>
                <w:rFonts w:cstheme="minorHAnsi"/>
                <w:sz w:val="18"/>
                <w:szCs w:val="18"/>
              </w:rPr>
              <w:t>String</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275DB3C"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E687D0A" w14:textId="77777777">
            <w:pPr>
              <w:spacing w:after="0" w:line="240" w:lineRule="auto"/>
              <w:ind w:left="0"/>
              <w:rPr>
                <w:rFonts w:cstheme="minorHAnsi"/>
                <w:sz w:val="18"/>
                <w:szCs w:val="18"/>
              </w:rPr>
            </w:pPr>
            <w:r w:rsidRPr="00B42701">
              <w:rPr>
                <w:rFonts w:cstheme="minorHAnsi"/>
                <w:sz w:val="18"/>
                <w:szCs w:val="18"/>
              </w:rPr>
              <w:t>1</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991D1AE" w14:textId="77777777">
            <w:pPr>
              <w:spacing w:after="0" w:line="240" w:lineRule="auto"/>
              <w:ind w:left="0"/>
              <w:rPr>
                <w:rFonts w:cstheme="minorHAnsi"/>
                <w:sz w:val="18"/>
                <w:szCs w:val="18"/>
              </w:rPr>
            </w:pPr>
            <w:r w:rsidRPr="00B42701">
              <w:rPr>
                <w:rFonts w:cstheme="minorHAnsi"/>
                <w:sz w:val="18"/>
                <w:szCs w:val="18"/>
              </w:rPr>
              <w:t>G - Government</w:t>
            </w:r>
          </w:p>
          <w:p w:rsidRPr="00B42701" w:rsidR="00B42701" w:rsidP="00B42701" w:rsidRDefault="00B42701" w14:paraId="1A25F361" w14:textId="77777777">
            <w:pPr>
              <w:spacing w:after="0" w:line="240" w:lineRule="auto"/>
              <w:ind w:left="0"/>
              <w:rPr>
                <w:rFonts w:cstheme="minorHAnsi"/>
                <w:sz w:val="18"/>
                <w:szCs w:val="18"/>
              </w:rPr>
            </w:pPr>
            <w:r w:rsidRPr="00B42701">
              <w:rPr>
                <w:rFonts w:cstheme="minorHAnsi"/>
                <w:sz w:val="18"/>
                <w:szCs w:val="18"/>
              </w:rPr>
              <w:t>OR</w:t>
            </w:r>
          </w:p>
          <w:p w:rsidRPr="00B42701" w:rsidR="00B42701" w:rsidP="00B42701" w:rsidRDefault="00B42701" w14:paraId="3CF68AAF" w14:textId="77777777">
            <w:pPr>
              <w:spacing w:after="0" w:line="240" w:lineRule="auto"/>
              <w:ind w:left="0"/>
              <w:rPr>
                <w:rFonts w:cstheme="minorHAnsi"/>
                <w:sz w:val="18"/>
                <w:szCs w:val="18"/>
              </w:rPr>
            </w:pPr>
            <w:r w:rsidRPr="00B42701">
              <w:rPr>
                <w:rFonts w:cstheme="minorHAnsi"/>
                <w:sz w:val="18"/>
                <w:szCs w:val="18"/>
              </w:rPr>
              <w:t xml:space="preserve">P - Private </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9332920" w14:textId="77777777">
            <w:pPr>
              <w:spacing w:after="0" w:line="240" w:lineRule="auto"/>
              <w:ind w:left="0"/>
              <w:rPr>
                <w:rFonts w:cstheme="minorHAnsi"/>
                <w:sz w:val="18"/>
                <w:szCs w:val="18"/>
              </w:rPr>
            </w:pPr>
            <w:r w:rsidRPr="00B42701">
              <w:rPr>
                <w:rFonts w:cstheme="minorHAnsi"/>
                <w:sz w:val="18"/>
                <w:szCs w:val="18"/>
              </w:rPr>
              <w:t xml:space="preserve">This is for the shipper to declare whether they are a </w:t>
            </w:r>
            <w:proofErr w:type="gramStart"/>
            <w:r w:rsidRPr="00B42701">
              <w:rPr>
                <w:rFonts w:cstheme="minorHAnsi"/>
                <w:sz w:val="18"/>
                <w:szCs w:val="18"/>
              </w:rPr>
              <w:t>Government</w:t>
            </w:r>
            <w:proofErr w:type="gramEnd"/>
            <w:r w:rsidRPr="00B42701">
              <w:rPr>
                <w:rFonts w:cstheme="minorHAnsi"/>
                <w:sz w:val="18"/>
                <w:szCs w:val="18"/>
              </w:rPr>
              <w:t xml:space="preserve"> or Non-Government Entity. </w:t>
            </w:r>
            <w:proofErr w:type="spellStart"/>
            <w:r w:rsidRPr="00B42701">
              <w:rPr>
                <w:rFonts w:cstheme="minorHAnsi"/>
                <w:sz w:val="18"/>
                <w:szCs w:val="18"/>
              </w:rPr>
              <w:t>GovNongovType</w:t>
            </w:r>
            <w:proofErr w:type="spellEnd"/>
            <w:r w:rsidRPr="00B42701">
              <w:rPr>
                <w:rFonts w:cstheme="minorHAnsi"/>
                <w:sz w:val="18"/>
                <w:szCs w:val="18"/>
              </w:rPr>
              <w:t xml:space="preserve"> is mandatory and applicable only for Intl Outbound CSBV product.</w:t>
            </w:r>
          </w:p>
        </w:tc>
      </w:tr>
      <w:tr w:rsidRPr="00882486" w:rsidR="00B42701" w:rsidTr="00346EB8" w14:paraId="0BF3E573"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472E907" w14:textId="77777777">
            <w:pPr>
              <w:spacing w:after="0" w:line="240" w:lineRule="auto"/>
              <w:ind w:left="0"/>
              <w:rPr>
                <w:rFonts w:cstheme="minorHAnsi"/>
                <w:sz w:val="18"/>
                <w:szCs w:val="18"/>
              </w:rPr>
            </w:pPr>
            <w:proofErr w:type="spellStart"/>
            <w:r w:rsidRPr="00B42701">
              <w:rPr>
                <w:rFonts w:cstheme="minorHAnsi"/>
                <w:sz w:val="18"/>
                <w:szCs w:val="18"/>
              </w:rPr>
              <w:t>NFEIFlag</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762B56A"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0D697B9"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6387638E" w14:textId="77777777">
            <w:pPr>
              <w:spacing w:after="0" w:line="240" w:lineRule="auto"/>
              <w:ind w:left="0"/>
              <w:rPr>
                <w:rFonts w:cstheme="minorHAnsi"/>
                <w:sz w:val="18"/>
                <w:szCs w:val="18"/>
              </w:rPr>
            </w:pPr>
            <w:r w:rsidRPr="00B42701">
              <w:rPr>
                <w:rFonts w:cstheme="minorHAnsi"/>
                <w:sz w:val="18"/>
                <w:szCs w:val="18"/>
              </w:rPr>
              <w:t>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C032623" w14:textId="77777777">
            <w:pPr>
              <w:spacing w:after="0" w:line="240" w:lineRule="auto"/>
              <w:ind w:left="0"/>
              <w:rPr>
                <w:rFonts w:cstheme="minorHAnsi"/>
                <w:sz w:val="18"/>
                <w:szCs w:val="18"/>
              </w:rPr>
            </w:pPr>
            <w:r w:rsidRPr="00B42701">
              <w:rPr>
                <w:rFonts w:cstheme="minorHAnsi"/>
                <w:sz w:val="18"/>
                <w:szCs w:val="18"/>
              </w:rPr>
              <w:t>TRUE/FALSE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FDAE799" w14:textId="77777777">
            <w:pPr>
              <w:spacing w:after="0" w:line="240" w:lineRule="auto"/>
              <w:ind w:left="0"/>
              <w:rPr>
                <w:rFonts w:cstheme="minorHAnsi"/>
                <w:sz w:val="18"/>
                <w:szCs w:val="18"/>
              </w:rPr>
            </w:pPr>
            <w:r w:rsidRPr="00B42701">
              <w:rPr>
                <w:rFonts w:cstheme="minorHAnsi"/>
                <w:sz w:val="18"/>
                <w:szCs w:val="18"/>
              </w:rPr>
              <w:t xml:space="preserve">Shipper to declare whether there is a Payment to be received or not at shipment level. </w:t>
            </w:r>
            <w:proofErr w:type="spellStart"/>
            <w:r w:rsidRPr="00B42701">
              <w:rPr>
                <w:rFonts w:cstheme="minorHAnsi"/>
                <w:sz w:val="18"/>
                <w:szCs w:val="18"/>
              </w:rPr>
              <w:t>NFEIFlag</w:t>
            </w:r>
            <w:proofErr w:type="spellEnd"/>
            <w:r w:rsidRPr="00B42701">
              <w:rPr>
                <w:rFonts w:cstheme="minorHAnsi"/>
                <w:sz w:val="18"/>
                <w:szCs w:val="18"/>
              </w:rPr>
              <w:t xml:space="preserve"> is mandatory and applicable only for Intl Outbound CSBV product.</w:t>
            </w:r>
          </w:p>
        </w:tc>
      </w:tr>
      <w:tr w:rsidRPr="00882486" w:rsidR="00B42701" w:rsidTr="00346EB8" w14:paraId="37B024E6"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6B632D6" w14:textId="77777777">
            <w:pPr>
              <w:spacing w:after="0" w:line="240" w:lineRule="auto"/>
              <w:ind w:left="0"/>
              <w:rPr>
                <w:rFonts w:cstheme="minorHAnsi"/>
                <w:sz w:val="18"/>
                <w:szCs w:val="18"/>
              </w:rPr>
            </w:pPr>
            <w:proofErr w:type="spellStart"/>
            <w:r w:rsidRPr="00B42701">
              <w:rPr>
                <w:rFonts w:cstheme="minorHAnsi"/>
                <w:sz w:val="18"/>
                <w:szCs w:val="18"/>
              </w:rPr>
              <w:t>noOfDCGiven</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6C90F37" w14:textId="77777777">
            <w:pPr>
              <w:spacing w:after="0" w:line="240" w:lineRule="auto"/>
              <w:ind w:left="0"/>
              <w:rPr>
                <w:rFonts w:cstheme="minorHAnsi"/>
                <w:sz w:val="18"/>
                <w:szCs w:val="18"/>
              </w:rPr>
            </w:pPr>
            <w:r w:rsidRPr="00B42701">
              <w:rPr>
                <w:rFonts w:cstheme="minorHAnsi"/>
                <w:sz w:val="18"/>
                <w:szCs w:val="18"/>
              </w:rPr>
              <w:t>Double</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A5971CB"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46F5728" w14:textId="77777777">
            <w:pPr>
              <w:spacing w:after="0" w:line="240" w:lineRule="auto"/>
              <w:ind w:left="0"/>
              <w:rPr>
                <w:rFonts w:cstheme="minorHAnsi"/>
                <w:sz w:val="18"/>
                <w:szCs w:val="18"/>
              </w:rPr>
            </w:pPr>
            <w:r w:rsidRPr="00B42701">
              <w:rPr>
                <w:rFonts w:cstheme="minorHAnsi"/>
                <w:sz w:val="18"/>
                <w:szCs w:val="18"/>
              </w:rPr>
              <w:t>10,2</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E6F6E47" w14:textId="77777777">
            <w:pPr>
              <w:spacing w:after="0" w:line="240" w:lineRule="auto"/>
              <w:ind w:left="0"/>
              <w:rPr>
                <w:rFonts w:cstheme="minorHAnsi"/>
                <w:sz w:val="18"/>
                <w:szCs w:val="18"/>
              </w:rPr>
            </w:pPr>
            <w:r w:rsidRPr="00B42701">
              <w:rPr>
                <w:rFonts w:cstheme="minorHAnsi"/>
                <w:sz w:val="18"/>
                <w:szCs w:val="18"/>
              </w:rPr>
              <w:t>0-99999999.99</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3E65DFB" w14:textId="77777777">
            <w:pPr>
              <w:spacing w:after="0" w:line="240" w:lineRule="auto"/>
              <w:ind w:left="0"/>
              <w:rPr>
                <w:rFonts w:cstheme="minorHAnsi"/>
                <w:sz w:val="18"/>
                <w:szCs w:val="18"/>
              </w:rPr>
            </w:pPr>
            <w:r w:rsidRPr="00B42701">
              <w:rPr>
                <w:rFonts w:cstheme="minorHAnsi"/>
                <w:sz w:val="18"/>
                <w:szCs w:val="18"/>
              </w:rPr>
              <w:t>Number of delivery challan given</w:t>
            </w:r>
          </w:p>
        </w:tc>
      </w:tr>
      <w:tr w:rsidRPr="004A4DF6" w:rsidR="00B42701" w:rsidTr="00346EB8" w14:paraId="2E10117A"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B8466AA" w14:textId="77777777">
            <w:pPr>
              <w:spacing w:after="0" w:line="240" w:lineRule="auto"/>
              <w:ind w:left="0"/>
              <w:rPr>
                <w:rFonts w:cstheme="minorHAnsi"/>
                <w:sz w:val="18"/>
                <w:szCs w:val="18"/>
              </w:rPr>
            </w:pPr>
            <w:proofErr w:type="spellStart"/>
            <w:r w:rsidRPr="00B42701">
              <w:rPr>
                <w:rFonts w:cstheme="minorHAnsi"/>
                <w:sz w:val="18"/>
                <w:szCs w:val="18"/>
              </w:rPr>
              <w:t>IsCommercialShipment</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163832B"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01ABC265"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54D51E4" w14:textId="77777777">
            <w:pPr>
              <w:spacing w:after="0" w:line="240" w:lineRule="auto"/>
              <w:ind w:left="0"/>
              <w:rPr>
                <w:rFonts w:cstheme="minorHAnsi"/>
                <w:sz w:val="18"/>
                <w:szCs w:val="18"/>
              </w:rPr>
            </w:pPr>
            <w:r w:rsidRPr="00B42701">
              <w:rPr>
                <w:rFonts w:cstheme="minorHAnsi"/>
                <w:sz w:val="18"/>
                <w:szCs w:val="18"/>
              </w:rPr>
              <w:t>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24B7051" w14:textId="77777777">
            <w:pPr>
              <w:spacing w:after="0" w:line="240" w:lineRule="auto"/>
              <w:ind w:left="0"/>
              <w:rPr>
                <w:rFonts w:cstheme="minorHAnsi"/>
                <w:sz w:val="18"/>
                <w:szCs w:val="18"/>
              </w:rPr>
            </w:pPr>
            <w:r w:rsidRPr="00B42701">
              <w:rPr>
                <w:rFonts w:cstheme="minorHAnsi"/>
                <w:sz w:val="18"/>
                <w:szCs w:val="18"/>
              </w:rPr>
              <w:t>TRUE/FALSE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320D81F" w14:textId="77777777">
            <w:pPr>
              <w:spacing w:after="0" w:line="240" w:lineRule="auto"/>
              <w:ind w:left="0"/>
              <w:rPr>
                <w:rFonts w:cstheme="minorHAnsi"/>
                <w:sz w:val="18"/>
                <w:szCs w:val="18"/>
              </w:rPr>
            </w:pPr>
            <w:r w:rsidRPr="00B42701">
              <w:rPr>
                <w:rFonts w:cstheme="minorHAnsi"/>
                <w:sz w:val="18"/>
                <w:szCs w:val="18"/>
              </w:rPr>
              <w:t xml:space="preserve">If requested shipment is </w:t>
            </w:r>
            <w:proofErr w:type="gramStart"/>
            <w:r w:rsidRPr="00B42701">
              <w:rPr>
                <w:rFonts w:cstheme="minorHAnsi"/>
                <w:sz w:val="18"/>
                <w:szCs w:val="18"/>
              </w:rPr>
              <w:t>Commercial</w:t>
            </w:r>
            <w:proofErr w:type="gramEnd"/>
            <w:r w:rsidRPr="00B42701">
              <w:rPr>
                <w:rFonts w:cstheme="minorHAnsi"/>
                <w:sz w:val="18"/>
                <w:szCs w:val="18"/>
              </w:rPr>
              <w:t xml:space="preserve"> then value should be TRUE else FALSE. This applicable only for Intl Dutiable product.</w:t>
            </w:r>
          </w:p>
        </w:tc>
      </w:tr>
      <w:tr w:rsidRPr="00882486" w:rsidR="00B42701" w:rsidTr="00346EB8" w14:paraId="7B0E3D78" w14:textId="77777777">
        <w:trPr>
          <w:trHeight w:val="231"/>
        </w:trPr>
        <w:tc>
          <w:tcPr>
            <w:tcW w:w="2235"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397B4498" w14:textId="77777777">
            <w:pPr>
              <w:spacing w:after="0" w:line="240" w:lineRule="auto"/>
              <w:ind w:left="0"/>
              <w:rPr>
                <w:rFonts w:cstheme="minorHAnsi"/>
                <w:sz w:val="18"/>
                <w:szCs w:val="18"/>
              </w:rPr>
            </w:pPr>
            <w:proofErr w:type="spellStart"/>
            <w:r w:rsidRPr="00B42701">
              <w:rPr>
                <w:rFonts w:cstheme="minorHAnsi"/>
                <w:sz w:val="18"/>
                <w:szCs w:val="18"/>
              </w:rPr>
              <w:t>IsDutyTaxPaidByShipper</w:t>
            </w:r>
            <w:proofErr w:type="spellEnd"/>
          </w:p>
        </w:tc>
        <w:tc>
          <w:tcPr>
            <w:tcW w:w="1276"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49035BCD" w14:textId="77777777">
            <w:pPr>
              <w:spacing w:after="0" w:line="240" w:lineRule="auto"/>
              <w:ind w:left="0"/>
              <w:rPr>
                <w:rFonts w:cstheme="minorHAnsi"/>
                <w:sz w:val="18"/>
                <w:szCs w:val="18"/>
              </w:rPr>
            </w:pPr>
            <w:r w:rsidRPr="00B42701">
              <w:rPr>
                <w:rFonts w:cstheme="minorHAnsi"/>
                <w:sz w:val="18"/>
                <w:szCs w:val="18"/>
              </w:rPr>
              <w:t>Bool</w:t>
            </w:r>
          </w:p>
        </w:tc>
        <w:tc>
          <w:tcPr>
            <w:tcW w:w="969"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0E5A67C" w14:textId="77777777">
            <w:pPr>
              <w:spacing w:after="0" w:line="240" w:lineRule="auto"/>
              <w:ind w:left="0"/>
              <w:rPr>
                <w:rFonts w:cstheme="minorHAnsi"/>
                <w:sz w:val="18"/>
                <w:szCs w:val="18"/>
              </w:rPr>
            </w:pPr>
            <w:r w:rsidRPr="00B42701">
              <w:rPr>
                <w:rFonts w:cstheme="minorHAnsi"/>
                <w:sz w:val="18"/>
                <w:szCs w:val="18"/>
              </w:rPr>
              <w:t>N</w:t>
            </w:r>
          </w:p>
        </w:tc>
        <w:tc>
          <w:tcPr>
            <w:tcW w:w="990"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2530A2D0" w14:textId="77777777">
            <w:pPr>
              <w:spacing w:after="0" w:line="240" w:lineRule="auto"/>
              <w:ind w:left="0"/>
              <w:rPr>
                <w:rFonts w:cstheme="minorHAnsi"/>
                <w:sz w:val="18"/>
                <w:szCs w:val="18"/>
              </w:rPr>
            </w:pPr>
            <w:r w:rsidRPr="00B42701">
              <w:rPr>
                <w:rFonts w:cstheme="minorHAnsi"/>
                <w:sz w:val="18"/>
                <w:szCs w:val="18"/>
              </w:rPr>
              <w:t>5</w:t>
            </w:r>
          </w:p>
        </w:tc>
        <w:tc>
          <w:tcPr>
            <w:tcW w:w="1471"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55E2CF24" w14:textId="77777777">
            <w:pPr>
              <w:spacing w:after="0" w:line="240" w:lineRule="auto"/>
              <w:ind w:left="0"/>
              <w:rPr>
                <w:rFonts w:cstheme="minorHAnsi"/>
                <w:sz w:val="18"/>
                <w:szCs w:val="18"/>
              </w:rPr>
            </w:pPr>
            <w:r w:rsidRPr="00B42701">
              <w:rPr>
                <w:rFonts w:cstheme="minorHAnsi"/>
                <w:sz w:val="18"/>
                <w:szCs w:val="18"/>
              </w:rPr>
              <w:t>TRUE/FALSE</w:t>
            </w:r>
          </w:p>
        </w:tc>
        <w:tc>
          <w:tcPr>
            <w:tcW w:w="3483" w:type="dxa"/>
            <w:tcBorders>
              <w:top w:val="single" w:color="auto" w:sz="4" w:space="0"/>
              <w:left w:val="single" w:color="auto" w:sz="4" w:space="0"/>
              <w:bottom w:val="single" w:color="auto" w:sz="4" w:space="0"/>
              <w:right w:val="single" w:color="auto" w:sz="4" w:space="0"/>
            </w:tcBorders>
          </w:tcPr>
          <w:p w:rsidRPr="00B42701" w:rsidR="00B42701" w:rsidP="00B42701" w:rsidRDefault="00B42701" w14:paraId="79318026" w14:textId="77777777">
            <w:pPr>
              <w:spacing w:after="0" w:line="240" w:lineRule="auto"/>
              <w:ind w:left="0"/>
              <w:rPr>
                <w:rFonts w:cstheme="minorHAnsi"/>
                <w:sz w:val="18"/>
                <w:szCs w:val="18"/>
              </w:rPr>
            </w:pPr>
            <w:r w:rsidRPr="00B42701">
              <w:rPr>
                <w:rFonts w:cstheme="minorHAnsi"/>
                <w:sz w:val="18"/>
                <w:szCs w:val="18"/>
              </w:rPr>
              <w:t xml:space="preserve">If duty tax is paid by </w:t>
            </w:r>
            <w:proofErr w:type="gramStart"/>
            <w:r w:rsidRPr="00B42701">
              <w:rPr>
                <w:rFonts w:cstheme="minorHAnsi"/>
                <w:sz w:val="18"/>
                <w:szCs w:val="18"/>
              </w:rPr>
              <w:t>shipper</w:t>
            </w:r>
            <w:proofErr w:type="gramEnd"/>
            <w:r w:rsidRPr="00B42701">
              <w:rPr>
                <w:rFonts w:cstheme="minorHAnsi"/>
                <w:sz w:val="18"/>
                <w:szCs w:val="18"/>
              </w:rPr>
              <w:t xml:space="preserve"> then value should be TRUE else FALSE. This applicable only for Intl Dutiable product.</w:t>
            </w:r>
          </w:p>
        </w:tc>
      </w:tr>
    </w:tbl>
    <w:p w:rsidRPr="00E46010" w:rsidR="00E46010" w:rsidP="00E46010" w:rsidRDefault="00E46010" w14:paraId="42DAC7B6" w14:textId="64ACC08B">
      <w:pPr>
        <w:ind w:left="0"/>
        <w:rPr>
          <w:rFonts w:cstheme="minorHAnsi"/>
          <w:color w:val="000000" w:themeColor="text1"/>
          <w:u w:val="single"/>
        </w:rPr>
      </w:pPr>
      <w:r w:rsidRPr="00E46010">
        <w:rPr>
          <w:rFonts w:cstheme="minorHAnsi"/>
          <w:color w:val="000000" w:themeColor="text1"/>
          <w:u w:val="single"/>
        </w:rPr>
        <w:t xml:space="preserve">Dimension Definition: </w:t>
      </w:r>
    </w:p>
    <w:tbl>
      <w:tblPr>
        <w:tblStyle w:val="TableGrid"/>
        <w:tblW w:w="10282" w:type="dxa"/>
        <w:tblLayout w:type="fixed"/>
        <w:tblLook w:val="04A0" w:firstRow="1" w:lastRow="0" w:firstColumn="1" w:lastColumn="0" w:noHBand="0" w:noVBand="1"/>
      </w:tblPr>
      <w:tblGrid>
        <w:gridCol w:w="1345"/>
        <w:gridCol w:w="1260"/>
        <w:gridCol w:w="1170"/>
        <w:gridCol w:w="1080"/>
        <w:gridCol w:w="2340"/>
        <w:gridCol w:w="3087"/>
      </w:tblGrid>
      <w:tr w:rsidR="00E46010" w:rsidTr="00E46010" w14:paraId="4ED50E91" w14:textId="77777777">
        <w:trPr>
          <w:trHeight w:val="296"/>
        </w:trPr>
        <w:tc>
          <w:tcPr>
            <w:tcW w:w="1345" w:type="dxa"/>
            <w:shd w:val="clear" w:color="auto" w:fill="1F497D" w:themeFill="text2"/>
          </w:tcPr>
          <w:p w:rsidRPr="00B90623" w:rsidR="00E46010" w:rsidP="00E46010" w:rsidRDefault="00E46010" w14:paraId="5E2C7C6A" w14:textId="77777777">
            <w:pPr>
              <w:ind w:left="0"/>
              <w:rPr>
                <w:rFonts w:ascii="Consolas" w:hAnsi="Consolas" w:cs="Consolas"/>
                <w:color w:val="FFFFFF" w:themeColor="background1"/>
                <w:sz w:val="20"/>
              </w:rPr>
            </w:pPr>
            <w:r>
              <w:rPr>
                <w:rFonts w:ascii="Consolas" w:hAnsi="Consolas" w:cs="Consolas"/>
                <w:b/>
                <w:bCs/>
                <w:color w:val="FFFFFF" w:themeColor="background1"/>
                <w:sz w:val="20"/>
              </w:rPr>
              <w:t>Field Name</w:t>
            </w:r>
          </w:p>
        </w:tc>
        <w:tc>
          <w:tcPr>
            <w:tcW w:w="1260" w:type="dxa"/>
            <w:shd w:val="clear" w:color="auto" w:fill="1F497D" w:themeFill="text2"/>
          </w:tcPr>
          <w:p w:rsidRPr="00B90623" w:rsidR="00E46010" w:rsidP="00E46010" w:rsidRDefault="00E46010" w14:paraId="6BADCC8A"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B90623" w:rsidR="00E46010" w:rsidP="00E46010" w:rsidRDefault="00E46010" w14:paraId="058CC8C4"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1080" w:type="dxa"/>
            <w:shd w:val="clear" w:color="auto" w:fill="1F497D" w:themeFill="text2"/>
          </w:tcPr>
          <w:p w:rsidRPr="00B90623" w:rsidR="00E46010" w:rsidP="00E46010" w:rsidRDefault="00E46010" w14:paraId="04FEB9C9"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Length</w:t>
            </w:r>
          </w:p>
        </w:tc>
        <w:tc>
          <w:tcPr>
            <w:tcW w:w="2340" w:type="dxa"/>
            <w:shd w:val="clear" w:color="auto" w:fill="1F497D" w:themeFill="text2"/>
          </w:tcPr>
          <w:p w:rsidRPr="00B90623" w:rsidR="00E46010" w:rsidP="00E46010" w:rsidRDefault="00E46010" w14:paraId="3B29F86F" w14:textId="77777777">
            <w:pPr>
              <w:ind w:left="0"/>
              <w:jc w:val="both"/>
              <w:rPr>
                <w:rFonts w:ascii="Consolas" w:hAnsi="Consolas" w:cs="Consolas"/>
                <w:color w:val="FFFFFF" w:themeColor="background1"/>
                <w:sz w:val="20"/>
              </w:rPr>
            </w:pPr>
            <w:r w:rsidRPr="00B90623">
              <w:rPr>
                <w:rFonts w:ascii="Consolas" w:hAnsi="Consolas" w:cs="Consolas"/>
                <w:b/>
                <w:bCs/>
                <w:color w:val="FFFFFF" w:themeColor="background1"/>
                <w:sz w:val="20"/>
              </w:rPr>
              <w:t>Allowed Values</w:t>
            </w:r>
          </w:p>
        </w:tc>
        <w:tc>
          <w:tcPr>
            <w:tcW w:w="3087" w:type="dxa"/>
            <w:shd w:val="clear" w:color="auto" w:fill="1F497D" w:themeFill="text2"/>
          </w:tcPr>
          <w:p w:rsidRPr="00B90623" w:rsidR="00E46010" w:rsidP="00E46010" w:rsidRDefault="00E46010" w14:paraId="542C9ECD" w14:textId="77777777">
            <w:pPr>
              <w:ind w:left="0"/>
              <w:rPr>
                <w:rFonts w:ascii="Consolas" w:hAnsi="Consolas" w:cs="Consolas"/>
                <w:color w:val="FFFFFF" w:themeColor="background1"/>
                <w:sz w:val="20"/>
              </w:rPr>
            </w:pPr>
            <w:r w:rsidRPr="00B90623">
              <w:rPr>
                <w:rFonts w:ascii="Consolas" w:hAnsi="Consolas" w:cs="Consolas"/>
                <w:b/>
                <w:bCs/>
                <w:color w:val="FFFFFF" w:themeColor="background1"/>
                <w:sz w:val="20"/>
              </w:rPr>
              <w:t>Description</w:t>
            </w:r>
          </w:p>
        </w:tc>
      </w:tr>
      <w:tr w:rsidR="00E46010" w:rsidTr="00E46010" w14:paraId="1738DA22" w14:textId="77777777">
        <w:trPr>
          <w:trHeight w:val="231"/>
        </w:trPr>
        <w:tc>
          <w:tcPr>
            <w:tcW w:w="1345" w:type="dxa"/>
          </w:tcPr>
          <w:p w:rsidRPr="00E46010" w:rsidR="00E46010" w:rsidP="00E46010" w:rsidRDefault="00E46010" w14:paraId="5E9CA053" w14:textId="77777777">
            <w:pPr>
              <w:spacing w:after="0" w:line="240" w:lineRule="auto"/>
              <w:ind w:left="0"/>
              <w:rPr>
                <w:rFonts w:cstheme="minorHAnsi"/>
                <w:sz w:val="18"/>
                <w:szCs w:val="18"/>
              </w:rPr>
            </w:pPr>
            <w:r w:rsidRPr="00E46010">
              <w:rPr>
                <w:rFonts w:cstheme="minorHAnsi"/>
                <w:sz w:val="18"/>
                <w:szCs w:val="18"/>
              </w:rPr>
              <w:t>Length</w:t>
            </w:r>
          </w:p>
        </w:tc>
        <w:tc>
          <w:tcPr>
            <w:tcW w:w="1260" w:type="dxa"/>
          </w:tcPr>
          <w:p w:rsidRPr="00E46010" w:rsidR="00E46010" w:rsidP="00E46010" w:rsidRDefault="00E46010" w14:paraId="39BF6D37" w14:textId="77777777">
            <w:pPr>
              <w:spacing w:after="0" w:line="240" w:lineRule="auto"/>
              <w:ind w:left="0"/>
              <w:rPr>
                <w:rFonts w:cstheme="minorHAnsi"/>
                <w:sz w:val="18"/>
                <w:szCs w:val="18"/>
              </w:rPr>
            </w:pPr>
            <w:r w:rsidRPr="00E46010">
              <w:rPr>
                <w:rFonts w:cstheme="minorHAnsi"/>
                <w:sz w:val="18"/>
                <w:szCs w:val="18"/>
              </w:rPr>
              <w:t>Double</w:t>
            </w:r>
          </w:p>
        </w:tc>
        <w:tc>
          <w:tcPr>
            <w:tcW w:w="1170" w:type="dxa"/>
          </w:tcPr>
          <w:p w:rsidRPr="00E46010" w:rsidR="00E46010" w:rsidP="00E46010" w:rsidRDefault="00E46010" w14:paraId="7FCDA161" w14:textId="77777777">
            <w:pPr>
              <w:spacing w:after="0" w:line="240" w:lineRule="auto"/>
              <w:ind w:left="0"/>
              <w:rPr>
                <w:rFonts w:cstheme="minorHAnsi"/>
                <w:sz w:val="18"/>
                <w:szCs w:val="18"/>
              </w:rPr>
            </w:pPr>
            <w:r w:rsidRPr="00E46010">
              <w:rPr>
                <w:rFonts w:cstheme="minorHAnsi"/>
                <w:sz w:val="18"/>
                <w:szCs w:val="18"/>
              </w:rPr>
              <w:t>Y</w:t>
            </w:r>
          </w:p>
        </w:tc>
        <w:tc>
          <w:tcPr>
            <w:tcW w:w="1080" w:type="dxa"/>
          </w:tcPr>
          <w:p w:rsidRPr="00E46010" w:rsidR="00E46010" w:rsidP="00E46010" w:rsidRDefault="00E46010" w14:paraId="0EB5149B" w14:textId="77777777">
            <w:pPr>
              <w:spacing w:after="0" w:line="240" w:lineRule="auto"/>
              <w:ind w:left="0"/>
              <w:rPr>
                <w:rFonts w:cstheme="minorHAnsi"/>
                <w:sz w:val="18"/>
                <w:szCs w:val="18"/>
              </w:rPr>
            </w:pPr>
            <w:r w:rsidRPr="00E46010">
              <w:rPr>
                <w:rFonts w:cstheme="minorHAnsi"/>
                <w:sz w:val="18"/>
                <w:szCs w:val="18"/>
              </w:rPr>
              <w:t>6,2</w:t>
            </w:r>
          </w:p>
        </w:tc>
        <w:tc>
          <w:tcPr>
            <w:tcW w:w="2340" w:type="dxa"/>
          </w:tcPr>
          <w:p w:rsidRPr="00E46010" w:rsidR="00E46010" w:rsidP="00E46010" w:rsidRDefault="00E46010" w14:paraId="53E43647" w14:textId="77777777">
            <w:pPr>
              <w:spacing w:after="0" w:line="240" w:lineRule="auto"/>
              <w:ind w:left="0"/>
              <w:rPr>
                <w:rFonts w:cstheme="minorHAnsi"/>
                <w:sz w:val="18"/>
                <w:szCs w:val="18"/>
              </w:rPr>
            </w:pPr>
          </w:p>
        </w:tc>
        <w:tc>
          <w:tcPr>
            <w:tcW w:w="3087" w:type="dxa"/>
          </w:tcPr>
          <w:p w:rsidRPr="00E46010" w:rsidR="00E46010" w:rsidP="00E46010" w:rsidRDefault="00E46010" w14:paraId="750335EE" w14:textId="77777777">
            <w:pPr>
              <w:spacing w:after="0" w:line="240" w:lineRule="auto"/>
              <w:ind w:left="0"/>
              <w:rPr>
                <w:rFonts w:cstheme="minorHAnsi"/>
                <w:sz w:val="18"/>
                <w:szCs w:val="18"/>
              </w:rPr>
            </w:pPr>
            <w:r w:rsidRPr="00E46010">
              <w:rPr>
                <w:rFonts w:cstheme="minorHAnsi"/>
                <w:sz w:val="18"/>
                <w:szCs w:val="18"/>
              </w:rPr>
              <w:t>Length. Mandatory for Intl Outbound Dutiable product</w:t>
            </w:r>
          </w:p>
        </w:tc>
      </w:tr>
      <w:tr w:rsidR="00E46010" w:rsidTr="00E46010" w14:paraId="4361F8B4" w14:textId="77777777">
        <w:trPr>
          <w:trHeight w:val="231"/>
        </w:trPr>
        <w:tc>
          <w:tcPr>
            <w:tcW w:w="1345" w:type="dxa"/>
          </w:tcPr>
          <w:p w:rsidRPr="00E46010" w:rsidR="00E46010" w:rsidP="00E46010" w:rsidRDefault="00E46010" w14:paraId="7B1508C3" w14:textId="77777777">
            <w:pPr>
              <w:spacing w:after="0" w:line="240" w:lineRule="auto"/>
              <w:ind w:left="0"/>
              <w:rPr>
                <w:rFonts w:cstheme="minorHAnsi"/>
                <w:sz w:val="18"/>
                <w:szCs w:val="18"/>
              </w:rPr>
            </w:pPr>
            <w:r w:rsidRPr="00E46010">
              <w:rPr>
                <w:rFonts w:cstheme="minorHAnsi"/>
                <w:sz w:val="18"/>
                <w:szCs w:val="18"/>
              </w:rPr>
              <w:t>Breadth</w:t>
            </w:r>
          </w:p>
        </w:tc>
        <w:tc>
          <w:tcPr>
            <w:tcW w:w="1260" w:type="dxa"/>
          </w:tcPr>
          <w:p w:rsidRPr="00E46010" w:rsidR="00E46010" w:rsidP="00E46010" w:rsidRDefault="00E46010" w14:paraId="70FE2CCE" w14:textId="77777777">
            <w:pPr>
              <w:spacing w:after="0" w:line="240" w:lineRule="auto"/>
              <w:ind w:left="0"/>
              <w:rPr>
                <w:rFonts w:cstheme="minorHAnsi"/>
                <w:sz w:val="18"/>
                <w:szCs w:val="18"/>
              </w:rPr>
            </w:pPr>
            <w:r w:rsidRPr="00E46010">
              <w:rPr>
                <w:rFonts w:cstheme="minorHAnsi"/>
                <w:sz w:val="18"/>
                <w:szCs w:val="18"/>
              </w:rPr>
              <w:t>Double</w:t>
            </w:r>
          </w:p>
        </w:tc>
        <w:tc>
          <w:tcPr>
            <w:tcW w:w="1170" w:type="dxa"/>
          </w:tcPr>
          <w:p w:rsidRPr="00E46010" w:rsidR="00E46010" w:rsidP="00E46010" w:rsidRDefault="00E46010" w14:paraId="6209C05D" w14:textId="77777777">
            <w:pPr>
              <w:spacing w:after="0" w:line="240" w:lineRule="auto"/>
              <w:ind w:left="0"/>
              <w:rPr>
                <w:rFonts w:cstheme="minorHAnsi"/>
                <w:sz w:val="18"/>
                <w:szCs w:val="18"/>
              </w:rPr>
            </w:pPr>
            <w:r w:rsidRPr="00E46010">
              <w:rPr>
                <w:rFonts w:cstheme="minorHAnsi"/>
                <w:sz w:val="18"/>
                <w:szCs w:val="18"/>
              </w:rPr>
              <w:t>Y</w:t>
            </w:r>
          </w:p>
        </w:tc>
        <w:tc>
          <w:tcPr>
            <w:tcW w:w="1080" w:type="dxa"/>
          </w:tcPr>
          <w:p w:rsidRPr="00E46010" w:rsidR="00E46010" w:rsidP="00E46010" w:rsidRDefault="00E46010" w14:paraId="2B258E6C" w14:textId="77777777">
            <w:pPr>
              <w:spacing w:after="0" w:line="240" w:lineRule="auto"/>
              <w:ind w:left="0"/>
              <w:rPr>
                <w:rFonts w:cstheme="minorHAnsi"/>
                <w:sz w:val="18"/>
                <w:szCs w:val="18"/>
              </w:rPr>
            </w:pPr>
            <w:r w:rsidRPr="00E46010">
              <w:rPr>
                <w:rFonts w:cstheme="minorHAnsi"/>
                <w:sz w:val="18"/>
                <w:szCs w:val="18"/>
              </w:rPr>
              <w:t>6,2</w:t>
            </w:r>
          </w:p>
        </w:tc>
        <w:tc>
          <w:tcPr>
            <w:tcW w:w="2340" w:type="dxa"/>
          </w:tcPr>
          <w:p w:rsidRPr="00E46010" w:rsidR="00E46010" w:rsidP="00E46010" w:rsidRDefault="00E46010" w14:paraId="5AD58885" w14:textId="77777777">
            <w:pPr>
              <w:spacing w:after="0" w:line="240" w:lineRule="auto"/>
              <w:ind w:left="0"/>
              <w:rPr>
                <w:rFonts w:cstheme="minorHAnsi"/>
                <w:sz w:val="18"/>
                <w:szCs w:val="18"/>
              </w:rPr>
            </w:pPr>
          </w:p>
        </w:tc>
        <w:tc>
          <w:tcPr>
            <w:tcW w:w="3087" w:type="dxa"/>
          </w:tcPr>
          <w:p w:rsidRPr="00E46010" w:rsidR="00E46010" w:rsidP="00E46010" w:rsidRDefault="00E46010" w14:paraId="4CE33480" w14:textId="77777777">
            <w:pPr>
              <w:spacing w:after="0" w:line="240" w:lineRule="auto"/>
              <w:ind w:left="0"/>
              <w:rPr>
                <w:rFonts w:cstheme="minorHAnsi"/>
                <w:sz w:val="18"/>
                <w:szCs w:val="18"/>
              </w:rPr>
            </w:pPr>
            <w:r w:rsidRPr="00E46010">
              <w:rPr>
                <w:rFonts w:cstheme="minorHAnsi"/>
                <w:sz w:val="18"/>
                <w:szCs w:val="18"/>
              </w:rPr>
              <w:t>Breadth Mandatory for Intl Outbound Dutiable product</w:t>
            </w:r>
          </w:p>
        </w:tc>
      </w:tr>
      <w:tr w:rsidR="00E46010" w:rsidTr="00E46010" w14:paraId="1481DDDC" w14:textId="77777777">
        <w:trPr>
          <w:trHeight w:val="231"/>
        </w:trPr>
        <w:tc>
          <w:tcPr>
            <w:tcW w:w="1345" w:type="dxa"/>
          </w:tcPr>
          <w:p w:rsidRPr="00E46010" w:rsidR="00E46010" w:rsidP="00E46010" w:rsidRDefault="00E46010" w14:paraId="208EE1F1" w14:textId="77777777">
            <w:pPr>
              <w:spacing w:after="0" w:line="240" w:lineRule="auto"/>
              <w:ind w:left="0"/>
              <w:rPr>
                <w:rFonts w:cstheme="minorHAnsi"/>
                <w:sz w:val="18"/>
                <w:szCs w:val="18"/>
              </w:rPr>
            </w:pPr>
            <w:r w:rsidRPr="00E46010">
              <w:rPr>
                <w:rFonts w:cstheme="minorHAnsi"/>
                <w:sz w:val="18"/>
                <w:szCs w:val="18"/>
              </w:rPr>
              <w:t>Height</w:t>
            </w:r>
          </w:p>
        </w:tc>
        <w:tc>
          <w:tcPr>
            <w:tcW w:w="1260" w:type="dxa"/>
          </w:tcPr>
          <w:p w:rsidRPr="00E46010" w:rsidR="00E46010" w:rsidP="00E46010" w:rsidRDefault="00E46010" w14:paraId="247E9825" w14:textId="77777777">
            <w:pPr>
              <w:spacing w:after="0" w:line="240" w:lineRule="auto"/>
              <w:ind w:left="0"/>
              <w:rPr>
                <w:rFonts w:cstheme="minorHAnsi"/>
                <w:sz w:val="18"/>
                <w:szCs w:val="18"/>
              </w:rPr>
            </w:pPr>
            <w:r w:rsidRPr="00E46010">
              <w:rPr>
                <w:rFonts w:cstheme="minorHAnsi"/>
                <w:sz w:val="18"/>
                <w:szCs w:val="18"/>
              </w:rPr>
              <w:t>Double</w:t>
            </w:r>
          </w:p>
        </w:tc>
        <w:tc>
          <w:tcPr>
            <w:tcW w:w="1170" w:type="dxa"/>
          </w:tcPr>
          <w:p w:rsidRPr="00E46010" w:rsidR="00E46010" w:rsidP="00E46010" w:rsidRDefault="00E46010" w14:paraId="279F82C2" w14:textId="77777777">
            <w:pPr>
              <w:spacing w:after="0" w:line="240" w:lineRule="auto"/>
              <w:ind w:left="0"/>
              <w:rPr>
                <w:rFonts w:cstheme="minorHAnsi"/>
                <w:sz w:val="18"/>
                <w:szCs w:val="18"/>
              </w:rPr>
            </w:pPr>
            <w:r w:rsidRPr="00E46010">
              <w:rPr>
                <w:rFonts w:cstheme="minorHAnsi"/>
                <w:sz w:val="18"/>
                <w:szCs w:val="18"/>
              </w:rPr>
              <w:t>Y</w:t>
            </w:r>
          </w:p>
        </w:tc>
        <w:tc>
          <w:tcPr>
            <w:tcW w:w="1080" w:type="dxa"/>
          </w:tcPr>
          <w:p w:rsidRPr="00E46010" w:rsidR="00E46010" w:rsidP="00E46010" w:rsidRDefault="00E46010" w14:paraId="2D68129C" w14:textId="77777777">
            <w:pPr>
              <w:spacing w:after="0" w:line="240" w:lineRule="auto"/>
              <w:ind w:left="0"/>
              <w:rPr>
                <w:rFonts w:cstheme="minorHAnsi"/>
                <w:sz w:val="18"/>
                <w:szCs w:val="18"/>
              </w:rPr>
            </w:pPr>
            <w:r w:rsidRPr="00E46010">
              <w:rPr>
                <w:rFonts w:cstheme="minorHAnsi"/>
                <w:sz w:val="18"/>
                <w:szCs w:val="18"/>
              </w:rPr>
              <w:t>6,2</w:t>
            </w:r>
          </w:p>
        </w:tc>
        <w:tc>
          <w:tcPr>
            <w:tcW w:w="2340" w:type="dxa"/>
          </w:tcPr>
          <w:p w:rsidRPr="00E46010" w:rsidR="00E46010" w:rsidP="00E46010" w:rsidRDefault="00E46010" w14:paraId="0C9EC51D" w14:textId="77777777">
            <w:pPr>
              <w:spacing w:after="0" w:line="240" w:lineRule="auto"/>
              <w:ind w:left="0"/>
              <w:rPr>
                <w:rFonts w:cstheme="minorHAnsi"/>
                <w:sz w:val="18"/>
                <w:szCs w:val="18"/>
              </w:rPr>
            </w:pPr>
          </w:p>
        </w:tc>
        <w:tc>
          <w:tcPr>
            <w:tcW w:w="3087" w:type="dxa"/>
          </w:tcPr>
          <w:p w:rsidRPr="00E46010" w:rsidR="00E46010" w:rsidP="00E46010" w:rsidRDefault="00E46010" w14:paraId="41FCA63A" w14:textId="77777777">
            <w:pPr>
              <w:spacing w:after="0" w:line="240" w:lineRule="auto"/>
              <w:ind w:left="0"/>
              <w:rPr>
                <w:rFonts w:cstheme="minorHAnsi"/>
                <w:sz w:val="18"/>
                <w:szCs w:val="18"/>
              </w:rPr>
            </w:pPr>
            <w:r w:rsidRPr="00E46010">
              <w:rPr>
                <w:rFonts w:cstheme="minorHAnsi"/>
                <w:sz w:val="18"/>
                <w:szCs w:val="18"/>
              </w:rPr>
              <w:t>Height. Mandatory for Intl Outbound Dutiable product</w:t>
            </w:r>
          </w:p>
        </w:tc>
      </w:tr>
      <w:tr w:rsidR="00E46010" w:rsidTr="00E46010" w14:paraId="4AAFE57D" w14:textId="77777777">
        <w:trPr>
          <w:trHeight w:val="231"/>
        </w:trPr>
        <w:tc>
          <w:tcPr>
            <w:tcW w:w="1345" w:type="dxa"/>
          </w:tcPr>
          <w:p w:rsidRPr="00E46010" w:rsidR="00E46010" w:rsidP="00E46010" w:rsidRDefault="00E46010" w14:paraId="5528EBC8" w14:textId="77777777">
            <w:pPr>
              <w:spacing w:after="0" w:line="240" w:lineRule="auto"/>
              <w:ind w:left="0"/>
              <w:rPr>
                <w:rFonts w:cstheme="minorHAnsi"/>
                <w:sz w:val="18"/>
                <w:szCs w:val="18"/>
              </w:rPr>
            </w:pPr>
            <w:r w:rsidRPr="00E46010">
              <w:rPr>
                <w:rFonts w:cstheme="minorHAnsi"/>
                <w:sz w:val="18"/>
                <w:szCs w:val="18"/>
              </w:rPr>
              <w:t>Count</w:t>
            </w:r>
          </w:p>
        </w:tc>
        <w:tc>
          <w:tcPr>
            <w:tcW w:w="1260" w:type="dxa"/>
          </w:tcPr>
          <w:p w:rsidRPr="00E46010" w:rsidR="00E46010" w:rsidP="00E46010" w:rsidRDefault="00E46010" w14:paraId="1DEA2D9A" w14:textId="77777777">
            <w:pPr>
              <w:spacing w:after="0" w:line="240" w:lineRule="auto"/>
              <w:ind w:left="0"/>
              <w:rPr>
                <w:rFonts w:cstheme="minorHAnsi"/>
                <w:sz w:val="18"/>
                <w:szCs w:val="18"/>
              </w:rPr>
            </w:pPr>
            <w:r w:rsidRPr="00E46010">
              <w:rPr>
                <w:rFonts w:cstheme="minorHAnsi"/>
                <w:sz w:val="18"/>
                <w:szCs w:val="18"/>
              </w:rPr>
              <w:t>Int</w:t>
            </w:r>
          </w:p>
        </w:tc>
        <w:tc>
          <w:tcPr>
            <w:tcW w:w="1170" w:type="dxa"/>
          </w:tcPr>
          <w:p w:rsidRPr="00E46010" w:rsidR="00E46010" w:rsidP="00E46010" w:rsidRDefault="00E46010" w14:paraId="3BE42D89" w14:textId="77777777">
            <w:pPr>
              <w:spacing w:after="0" w:line="240" w:lineRule="auto"/>
              <w:ind w:left="0"/>
              <w:rPr>
                <w:rFonts w:cstheme="minorHAnsi"/>
                <w:sz w:val="18"/>
                <w:szCs w:val="18"/>
              </w:rPr>
            </w:pPr>
            <w:r w:rsidRPr="00E46010">
              <w:rPr>
                <w:rFonts w:cstheme="minorHAnsi"/>
                <w:sz w:val="18"/>
                <w:szCs w:val="18"/>
              </w:rPr>
              <w:t>Y</w:t>
            </w:r>
          </w:p>
        </w:tc>
        <w:tc>
          <w:tcPr>
            <w:tcW w:w="1080" w:type="dxa"/>
          </w:tcPr>
          <w:p w:rsidRPr="00E46010" w:rsidR="00E46010" w:rsidP="00E46010" w:rsidRDefault="00E46010" w14:paraId="3BB3AA46" w14:textId="77777777">
            <w:pPr>
              <w:spacing w:after="0" w:line="240" w:lineRule="auto"/>
              <w:ind w:left="0"/>
              <w:rPr>
                <w:rFonts w:cstheme="minorHAnsi"/>
                <w:sz w:val="18"/>
                <w:szCs w:val="18"/>
              </w:rPr>
            </w:pPr>
          </w:p>
        </w:tc>
        <w:tc>
          <w:tcPr>
            <w:tcW w:w="2340" w:type="dxa"/>
          </w:tcPr>
          <w:p w:rsidRPr="00E46010" w:rsidR="00E46010" w:rsidP="00E46010" w:rsidRDefault="00E46010" w14:paraId="76982089" w14:textId="77777777">
            <w:pPr>
              <w:spacing w:after="0" w:line="240" w:lineRule="auto"/>
              <w:ind w:left="0"/>
              <w:rPr>
                <w:rFonts w:cstheme="minorHAnsi"/>
                <w:sz w:val="18"/>
                <w:szCs w:val="18"/>
              </w:rPr>
            </w:pPr>
            <w:r w:rsidRPr="00E46010">
              <w:rPr>
                <w:rFonts w:cstheme="minorHAnsi"/>
                <w:sz w:val="18"/>
                <w:szCs w:val="18"/>
              </w:rPr>
              <w:t>0-9</w:t>
            </w:r>
          </w:p>
        </w:tc>
        <w:tc>
          <w:tcPr>
            <w:tcW w:w="3087" w:type="dxa"/>
          </w:tcPr>
          <w:p w:rsidRPr="00E46010" w:rsidR="00E46010" w:rsidP="00E46010" w:rsidRDefault="00E46010" w14:paraId="45251132" w14:textId="77777777">
            <w:pPr>
              <w:spacing w:after="0" w:line="240" w:lineRule="auto"/>
              <w:ind w:left="0"/>
              <w:rPr>
                <w:rFonts w:cstheme="minorHAnsi"/>
                <w:sz w:val="18"/>
                <w:szCs w:val="18"/>
              </w:rPr>
            </w:pPr>
            <w:r w:rsidRPr="00E46010">
              <w:rPr>
                <w:rFonts w:cstheme="minorHAnsi"/>
                <w:sz w:val="18"/>
                <w:szCs w:val="18"/>
              </w:rPr>
              <w:t xml:space="preserve">Piece Count for respective </w:t>
            </w:r>
          </w:p>
          <w:p w:rsidRPr="00E46010" w:rsidR="00E46010" w:rsidP="00E46010" w:rsidRDefault="00E46010" w14:paraId="3A117485" w14:textId="77777777">
            <w:pPr>
              <w:spacing w:after="0" w:line="240" w:lineRule="auto"/>
              <w:ind w:left="0"/>
              <w:rPr>
                <w:rFonts w:cstheme="minorHAnsi"/>
                <w:sz w:val="18"/>
                <w:szCs w:val="18"/>
              </w:rPr>
            </w:pPr>
            <w:r w:rsidRPr="00E46010">
              <w:rPr>
                <w:rFonts w:cstheme="minorHAnsi"/>
                <w:sz w:val="18"/>
                <w:szCs w:val="18"/>
              </w:rPr>
              <w:t>dimension entry</w:t>
            </w:r>
          </w:p>
        </w:tc>
      </w:tr>
    </w:tbl>
    <w:p w:rsidRPr="00E46010" w:rsidR="00E46010" w:rsidP="00E46010" w:rsidRDefault="00E46010" w14:paraId="5903B7B6" w14:textId="77777777">
      <w:pPr>
        <w:ind w:left="0"/>
        <w:rPr>
          <w:rFonts w:cstheme="minorHAnsi"/>
          <w:color w:val="000000" w:themeColor="text1"/>
          <w:u w:val="single"/>
        </w:rPr>
      </w:pPr>
      <w:r w:rsidRPr="00E46010">
        <w:rPr>
          <w:rFonts w:cstheme="minorHAnsi"/>
          <w:color w:val="000000" w:themeColor="text1"/>
          <w:u w:val="single"/>
        </w:rPr>
        <w:t xml:space="preserve">Commodity Detail Definition: </w:t>
      </w:r>
    </w:p>
    <w:tbl>
      <w:tblPr>
        <w:tblStyle w:val="TableGrid"/>
        <w:tblW w:w="10282" w:type="dxa"/>
        <w:tblLayout w:type="fixed"/>
        <w:tblLook w:val="04A0" w:firstRow="1" w:lastRow="0" w:firstColumn="1" w:lastColumn="0" w:noHBand="0" w:noVBand="1"/>
      </w:tblPr>
      <w:tblGrid>
        <w:gridCol w:w="1615"/>
        <w:gridCol w:w="1733"/>
        <w:gridCol w:w="990"/>
        <w:gridCol w:w="990"/>
        <w:gridCol w:w="2250"/>
        <w:gridCol w:w="2704"/>
      </w:tblGrid>
      <w:tr w:rsidR="00E46010" w:rsidTr="00E46010" w14:paraId="32B9D0BA" w14:textId="77777777">
        <w:trPr>
          <w:trHeight w:val="278"/>
        </w:trPr>
        <w:tc>
          <w:tcPr>
            <w:tcW w:w="1615" w:type="dxa"/>
            <w:shd w:val="clear" w:color="auto" w:fill="1F497D" w:themeFill="text2"/>
          </w:tcPr>
          <w:p w:rsidRPr="00B90623" w:rsidR="00E46010" w:rsidP="00E46010" w:rsidRDefault="00E46010" w14:paraId="7EABB002"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Field Name</w:t>
            </w:r>
          </w:p>
        </w:tc>
        <w:tc>
          <w:tcPr>
            <w:tcW w:w="1733" w:type="dxa"/>
            <w:shd w:val="clear" w:color="auto" w:fill="1F497D" w:themeFill="text2"/>
          </w:tcPr>
          <w:p w:rsidRPr="00B90623" w:rsidR="00E46010" w:rsidP="00E46010" w:rsidRDefault="00E46010" w14:paraId="1B8C3656"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Data Type</w:t>
            </w:r>
          </w:p>
        </w:tc>
        <w:tc>
          <w:tcPr>
            <w:tcW w:w="990" w:type="dxa"/>
            <w:shd w:val="clear" w:color="auto" w:fill="1F497D" w:themeFill="text2"/>
          </w:tcPr>
          <w:p w:rsidRPr="00E46010" w:rsidR="00E46010" w:rsidP="00E46010" w:rsidRDefault="00E46010" w14:paraId="6D0D5396"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Require</w:t>
            </w:r>
          </w:p>
        </w:tc>
        <w:tc>
          <w:tcPr>
            <w:tcW w:w="990" w:type="dxa"/>
            <w:shd w:val="clear" w:color="auto" w:fill="1F497D" w:themeFill="text2"/>
          </w:tcPr>
          <w:p w:rsidRPr="00B90623" w:rsidR="00E46010" w:rsidP="00E46010" w:rsidRDefault="00E46010" w14:paraId="334C933C"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Length</w:t>
            </w:r>
          </w:p>
        </w:tc>
        <w:tc>
          <w:tcPr>
            <w:tcW w:w="2250" w:type="dxa"/>
            <w:shd w:val="clear" w:color="auto" w:fill="1F497D" w:themeFill="text2"/>
          </w:tcPr>
          <w:p w:rsidRPr="00B90623" w:rsidR="00E46010" w:rsidP="00E46010" w:rsidRDefault="00E46010" w14:paraId="1BB93473" w14:textId="77777777">
            <w:pPr>
              <w:ind w:left="0"/>
              <w:jc w:val="both"/>
              <w:rPr>
                <w:rFonts w:ascii="Consolas" w:hAnsi="Consolas" w:cs="Consolas"/>
                <w:color w:val="FFFFFF" w:themeColor="background1"/>
                <w:sz w:val="20"/>
              </w:rPr>
            </w:pPr>
            <w:r w:rsidRPr="00E46010">
              <w:rPr>
                <w:rFonts w:ascii="Consolas" w:hAnsi="Consolas" w:cs="Consolas"/>
                <w:color w:val="FFFFFF" w:themeColor="background1"/>
                <w:sz w:val="20"/>
              </w:rPr>
              <w:t>Allowed Values</w:t>
            </w:r>
          </w:p>
        </w:tc>
        <w:tc>
          <w:tcPr>
            <w:tcW w:w="2704" w:type="dxa"/>
            <w:shd w:val="clear" w:color="auto" w:fill="1F497D" w:themeFill="text2"/>
          </w:tcPr>
          <w:p w:rsidRPr="00B90623" w:rsidR="00E46010" w:rsidP="00E46010" w:rsidRDefault="00E46010" w14:paraId="2B1DD67A"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Description</w:t>
            </w:r>
          </w:p>
        </w:tc>
      </w:tr>
      <w:tr w:rsidR="00E46010" w:rsidTr="00E46010" w14:paraId="1E3F119D" w14:textId="77777777">
        <w:trPr>
          <w:trHeight w:val="231"/>
        </w:trPr>
        <w:tc>
          <w:tcPr>
            <w:tcW w:w="1615" w:type="dxa"/>
          </w:tcPr>
          <w:p w:rsidRPr="00E46010" w:rsidR="00E46010" w:rsidP="00E46010" w:rsidRDefault="00E46010" w14:paraId="1D893136" w14:textId="77777777">
            <w:pPr>
              <w:spacing w:after="0" w:line="240" w:lineRule="auto"/>
              <w:ind w:left="0"/>
              <w:rPr>
                <w:rFonts w:cstheme="minorHAnsi"/>
                <w:sz w:val="18"/>
                <w:szCs w:val="18"/>
              </w:rPr>
            </w:pPr>
            <w:r w:rsidRPr="00E46010">
              <w:rPr>
                <w:rFonts w:cstheme="minorHAnsi"/>
                <w:sz w:val="18"/>
                <w:szCs w:val="18"/>
              </w:rPr>
              <w:t>CommodityDetail1</w:t>
            </w:r>
          </w:p>
        </w:tc>
        <w:tc>
          <w:tcPr>
            <w:tcW w:w="1733" w:type="dxa"/>
          </w:tcPr>
          <w:p w:rsidRPr="00E46010" w:rsidR="00E46010" w:rsidP="00E46010" w:rsidRDefault="00E46010" w14:paraId="33319C97"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11511AA2"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6F778128"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56A2C03C"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3CB59C6F" w14:textId="77777777">
            <w:pPr>
              <w:spacing w:after="0" w:line="240" w:lineRule="auto"/>
              <w:ind w:left="0"/>
              <w:rPr>
                <w:rFonts w:cstheme="minorHAnsi"/>
                <w:sz w:val="18"/>
                <w:szCs w:val="18"/>
              </w:rPr>
            </w:pPr>
            <w:r w:rsidRPr="00E46010">
              <w:rPr>
                <w:rFonts w:cstheme="minorHAnsi"/>
                <w:sz w:val="18"/>
                <w:szCs w:val="18"/>
              </w:rPr>
              <w:t>Commodity Detail1</w:t>
            </w:r>
          </w:p>
        </w:tc>
      </w:tr>
      <w:tr w:rsidR="00E46010" w:rsidTr="00E46010" w14:paraId="3CA4D0A6" w14:textId="77777777">
        <w:trPr>
          <w:trHeight w:val="231"/>
        </w:trPr>
        <w:tc>
          <w:tcPr>
            <w:tcW w:w="1615" w:type="dxa"/>
          </w:tcPr>
          <w:p w:rsidRPr="00E46010" w:rsidR="00E46010" w:rsidP="00E46010" w:rsidRDefault="00E46010" w14:paraId="74936BDB" w14:textId="77777777">
            <w:pPr>
              <w:spacing w:after="0" w:line="240" w:lineRule="auto"/>
              <w:ind w:left="0"/>
              <w:rPr>
                <w:rFonts w:cstheme="minorHAnsi"/>
                <w:sz w:val="18"/>
                <w:szCs w:val="18"/>
              </w:rPr>
            </w:pPr>
            <w:r w:rsidRPr="00E46010">
              <w:rPr>
                <w:rFonts w:cstheme="minorHAnsi"/>
                <w:sz w:val="18"/>
                <w:szCs w:val="18"/>
              </w:rPr>
              <w:t>CommodityDetail2</w:t>
            </w:r>
          </w:p>
        </w:tc>
        <w:tc>
          <w:tcPr>
            <w:tcW w:w="1733" w:type="dxa"/>
          </w:tcPr>
          <w:p w:rsidRPr="00E46010" w:rsidR="00E46010" w:rsidP="00E46010" w:rsidRDefault="00E46010" w14:paraId="569D96C2"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6AD8762"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A2FC4EA"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15A25134"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0F11E5AD" w14:textId="77777777">
            <w:pPr>
              <w:spacing w:after="0" w:line="240" w:lineRule="auto"/>
              <w:ind w:left="0"/>
              <w:rPr>
                <w:rFonts w:cstheme="minorHAnsi"/>
                <w:sz w:val="18"/>
                <w:szCs w:val="18"/>
              </w:rPr>
            </w:pPr>
            <w:r w:rsidRPr="00E46010">
              <w:rPr>
                <w:rFonts w:cstheme="minorHAnsi"/>
                <w:sz w:val="18"/>
                <w:szCs w:val="18"/>
              </w:rPr>
              <w:t>Commodity Detail2</w:t>
            </w:r>
          </w:p>
        </w:tc>
      </w:tr>
      <w:tr w:rsidR="00E46010" w:rsidTr="00E46010" w14:paraId="0100E1E9" w14:textId="77777777">
        <w:trPr>
          <w:trHeight w:val="231"/>
        </w:trPr>
        <w:tc>
          <w:tcPr>
            <w:tcW w:w="1615" w:type="dxa"/>
          </w:tcPr>
          <w:p w:rsidRPr="00E46010" w:rsidR="00E46010" w:rsidP="00E46010" w:rsidRDefault="00E46010" w14:paraId="19E54FFE" w14:textId="77777777">
            <w:pPr>
              <w:spacing w:after="0" w:line="240" w:lineRule="auto"/>
              <w:ind w:left="0"/>
              <w:rPr>
                <w:rFonts w:cstheme="minorHAnsi"/>
                <w:sz w:val="18"/>
                <w:szCs w:val="18"/>
              </w:rPr>
            </w:pPr>
            <w:r w:rsidRPr="00E46010">
              <w:rPr>
                <w:rFonts w:cstheme="minorHAnsi"/>
                <w:sz w:val="18"/>
                <w:szCs w:val="18"/>
              </w:rPr>
              <w:t>CommodityDetail3</w:t>
            </w:r>
          </w:p>
        </w:tc>
        <w:tc>
          <w:tcPr>
            <w:tcW w:w="1733" w:type="dxa"/>
          </w:tcPr>
          <w:p w:rsidRPr="00E46010" w:rsidR="00E46010" w:rsidP="00E46010" w:rsidRDefault="00E46010" w14:paraId="0D3A7507"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16A8586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53540623"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597C58AF"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126327F7" w14:textId="77777777">
            <w:pPr>
              <w:spacing w:after="0" w:line="240" w:lineRule="auto"/>
              <w:ind w:left="0"/>
              <w:rPr>
                <w:rFonts w:cstheme="minorHAnsi"/>
                <w:sz w:val="18"/>
                <w:szCs w:val="18"/>
              </w:rPr>
            </w:pPr>
            <w:r w:rsidRPr="00E46010">
              <w:rPr>
                <w:rFonts w:cstheme="minorHAnsi"/>
                <w:sz w:val="18"/>
                <w:szCs w:val="18"/>
              </w:rPr>
              <w:t>Commodity Detail3</w:t>
            </w:r>
          </w:p>
        </w:tc>
      </w:tr>
    </w:tbl>
    <w:p w:rsidRPr="00E46010" w:rsidR="00E46010" w:rsidP="00E46010" w:rsidRDefault="00E46010" w14:paraId="19E75D72" w14:textId="77777777">
      <w:pPr>
        <w:ind w:left="0"/>
        <w:rPr>
          <w:rFonts w:cstheme="minorHAnsi"/>
          <w:color w:val="000000" w:themeColor="text1"/>
          <w:u w:val="single"/>
        </w:rPr>
      </w:pPr>
      <w:proofErr w:type="spellStart"/>
      <w:r w:rsidRPr="00E46010">
        <w:rPr>
          <w:rFonts w:cstheme="minorHAnsi"/>
          <w:color w:val="000000" w:themeColor="text1"/>
          <w:u w:val="single"/>
        </w:rPr>
        <w:t>ItemDtl</w:t>
      </w:r>
      <w:proofErr w:type="spellEnd"/>
      <w:r w:rsidRPr="00E46010">
        <w:rPr>
          <w:rFonts w:cstheme="minorHAnsi"/>
          <w:color w:val="000000" w:themeColor="text1"/>
          <w:u w:val="single"/>
        </w:rPr>
        <w:t xml:space="preserve"> Definition:</w:t>
      </w:r>
    </w:p>
    <w:tbl>
      <w:tblPr>
        <w:tblStyle w:val="TableGrid"/>
        <w:tblW w:w="10282" w:type="dxa"/>
        <w:tblLayout w:type="fixed"/>
        <w:tblLook w:val="04A0" w:firstRow="1" w:lastRow="0" w:firstColumn="1" w:lastColumn="0" w:noHBand="0" w:noVBand="1"/>
      </w:tblPr>
      <w:tblGrid>
        <w:gridCol w:w="1435"/>
        <w:gridCol w:w="1913"/>
        <w:gridCol w:w="990"/>
        <w:gridCol w:w="990"/>
        <w:gridCol w:w="2250"/>
        <w:gridCol w:w="2704"/>
      </w:tblGrid>
      <w:tr w:rsidR="00E46010" w:rsidTr="00E46010" w14:paraId="69087B6C" w14:textId="77777777">
        <w:trPr>
          <w:trHeight w:val="574"/>
        </w:trPr>
        <w:tc>
          <w:tcPr>
            <w:tcW w:w="1435" w:type="dxa"/>
            <w:shd w:val="clear" w:color="auto" w:fill="1F497D" w:themeFill="text2"/>
          </w:tcPr>
          <w:p w:rsidRPr="00FD49FC" w:rsidR="00E46010" w:rsidP="00E46010" w:rsidRDefault="00E46010" w14:paraId="5BF8A1ED"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Field Name</w:t>
            </w:r>
          </w:p>
        </w:tc>
        <w:tc>
          <w:tcPr>
            <w:tcW w:w="1913" w:type="dxa"/>
            <w:shd w:val="clear" w:color="auto" w:fill="1F497D" w:themeFill="text2"/>
          </w:tcPr>
          <w:p w:rsidRPr="00FD49FC" w:rsidR="00E46010" w:rsidP="00E46010" w:rsidRDefault="00E46010" w14:paraId="6C68D953"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Data Type</w:t>
            </w:r>
          </w:p>
        </w:tc>
        <w:tc>
          <w:tcPr>
            <w:tcW w:w="990" w:type="dxa"/>
            <w:shd w:val="clear" w:color="auto" w:fill="1F497D" w:themeFill="text2"/>
          </w:tcPr>
          <w:p w:rsidRPr="00E46010" w:rsidR="00E46010" w:rsidP="00E46010" w:rsidRDefault="00E46010" w14:paraId="0D662D9B"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Require</w:t>
            </w:r>
          </w:p>
        </w:tc>
        <w:tc>
          <w:tcPr>
            <w:tcW w:w="990" w:type="dxa"/>
            <w:shd w:val="clear" w:color="auto" w:fill="1F497D" w:themeFill="text2"/>
          </w:tcPr>
          <w:p w:rsidRPr="00FD49FC" w:rsidR="00E46010" w:rsidP="00E46010" w:rsidRDefault="00E46010" w14:paraId="23F04EE1"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Length</w:t>
            </w:r>
          </w:p>
        </w:tc>
        <w:tc>
          <w:tcPr>
            <w:tcW w:w="2250" w:type="dxa"/>
            <w:shd w:val="clear" w:color="auto" w:fill="1F497D" w:themeFill="text2"/>
          </w:tcPr>
          <w:p w:rsidRPr="00FD49FC" w:rsidR="00E46010" w:rsidP="00E46010" w:rsidRDefault="00E46010" w14:paraId="550ED0B9" w14:textId="77777777">
            <w:pPr>
              <w:ind w:left="0"/>
              <w:jc w:val="both"/>
              <w:rPr>
                <w:rFonts w:ascii="Consolas" w:hAnsi="Consolas" w:cs="Consolas"/>
                <w:color w:val="FFFFFF" w:themeColor="background1"/>
                <w:sz w:val="20"/>
              </w:rPr>
            </w:pPr>
            <w:r w:rsidRPr="00E46010">
              <w:rPr>
                <w:rFonts w:ascii="Consolas" w:hAnsi="Consolas" w:cs="Consolas"/>
                <w:color w:val="FFFFFF" w:themeColor="background1"/>
                <w:sz w:val="20"/>
              </w:rPr>
              <w:t>Allowed Values</w:t>
            </w:r>
          </w:p>
        </w:tc>
        <w:tc>
          <w:tcPr>
            <w:tcW w:w="2704" w:type="dxa"/>
            <w:shd w:val="clear" w:color="auto" w:fill="1F497D" w:themeFill="text2"/>
          </w:tcPr>
          <w:p w:rsidRPr="00FD49FC" w:rsidR="00E46010" w:rsidP="00E46010" w:rsidRDefault="00E46010" w14:paraId="346A31E2"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Description</w:t>
            </w:r>
          </w:p>
        </w:tc>
      </w:tr>
      <w:tr w:rsidR="00E46010" w:rsidTr="00E46010" w14:paraId="14BD2848" w14:textId="77777777">
        <w:trPr>
          <w:trHeight w:val="386"/>
        </w:trPr>
        <w:tc>
          <w:tcPr>
            <w:tcW w:w="1435" w:type="dxa"/>
          </w:tcPr>
          <w:p w:rsidRPr="00E46010" w:rsidR="00E46010" w:rsidP="00E46010" w:rsidRDefault="00E46010" w14:paraId="0573D3A7" w14:textId="77777777">
            <w:pPr>
              <w:spacing w:after="0" w:line="240" w:lineRule="auto"/>
              <w:ind w:left="0"/>
              <w:rPr>
                <w:rFonts w:cstheme="minorHAnsi"/>
                <w:sz w:val="18"/>
                <w:szCs w:val="18"/>
              </w:rPr>
            </w:pPr>
            <w:proofErr w:type="spellStart"/>
            <w:r w:rsidRPr="00E46010">
              <w:rPr>
                <w:rFonts w:cstheme="minorHAnsi"/>
                <w:sz w:val="18"/>
                <w:szCs w:val="18"/>
              </w:rPr>
              <w:t>ItemID</w:t>
            </w:r>
            <w:proofErr w:type="spellEnd"/>
          </w:p>
        </w:tc>
        <w:tc>
          <w:tcPr>
            <w:tcW w:w="1913" w:type="dxa"/>
          </w:tcPr>
          <w:p w:rsidRPr="00E46010" w:rsidR="00E46010" w:rsidP="00E46010" w:rsidRDefault="00E46010" w14:paraId="478B52FB" w14:textId="77777777">
            <w:pPr>
              <w:spacing w:after="0" w:line="240" w:lineRule="auto"/>
              <w:ind w:left="0"/>
              <w:rPr>
                <w:rFonts w:cstheme="minorHAnsi"/>
                <w:sz w:val="18"/>
                <w:szCs w:val="18"/>
              </w:rPr>
            </w:pPr>
            <w:r w:rsidRPr="00E46010">
              <w:rPr>
                <w:rFonts w:cstheme="minorHAnsi"/>
                <w:sz w:val="18"/>
                <w:szCs w:val="18"/>
              </w:rPr>
              <w:t xml:space="preserve">string </w:t>
            </w:r>
          </w:p>
        </w:tc>
        <w:tc>
          <w:tcPr>
            <w:tcW w:w="990" w:type="dxa"/>
          </w:tcPr>
          <w:p w:rsidRPr="00E46010" w:rsidR="00E46010" w:rsidP="00E46010" w:rsidRDefault="00E46010" w14:paraId="46FB528E"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29AF697" w14:textId="77777777">
            <w:pPr>
              <w:spacing w:after="0" w:line="240" w:lineRule="auto"/>
              <w:ind w:left="0"/>
              <w:rPr>
                <w:rFonts w:cstheme="minorHAnsi"/>
                <w:sz w:val="18"/>
                <w:szCs w:val="18"/>
              </w:rPr>
            </w:pPr>
            <w:r w:rsidRPr="00E46010">
              <w:rPr>
                <w:rFonts w:cstheme="minorHAnsi"/>
                <w:sz w:val="18"/>
                <w:szCs w:val="18"/>
              </w:rPr>
              <w:t>15</w:t>
            </w:r>
          </w:p>
          <w:p w:rsidRPr="00E46010" w:rsidR="00E46010" w:rsidP="00E46010" w:rsidRDefault="00E46010" w14:paraId="7DF2D2FF" w14:textId="77777777">
            <w:pPr>
              <w:spacing w:after="0" w:line="240" w:lineRule="auto"/>
              <w:ind w:left="0"/>
              <w:rPr>
                <w:rFonts w:cstheme="minorHAnsi"/>
                <w:sz w:val="18"/>
                <w:szCs w:val="18"/>
              </w:rPr>
            </w:pPr>
          </w:p>
        </w:tc>
        <w:tc>
          <w:tcPr>
            <w:tcW w:w="2250" w:type="dxa"/>
          </w:tcPr>
          <w:p w:rsidRPr="00E46010" w:rsidR="00E46010" w:rsidP="00E46010" w:rsidRDefault="00E46010" w14:paraId="6795802A"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RDefault="00E46010" w14:paraId="6D62AB17"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Item ID</w:t>
            </w:r>
          </w:p>
          <w:p w:rsidRPr="00E46010" w:rsidR="00E46010" w:rsidRDefault="00E46010" w14:paraId="7D4A7768"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For Intl outbound CSB V product value should be </w:t>
            </w:r>
            <w:proofErr w:type="gramStart"/>
            <w:r w:rsidRPr="00E46010">
              <w:rPr>
                <w:rFonts w:cstheme="minorHAnsi"/>
                <w:sz w:val="18"/>
                <w:szCs w:val="18"/>
              </w:rPr>
              <w:t>numeric</w:t>
            </w:r>
            <w:proofErr w:type="gramEnd"/>
            <w:r w:rsidRPr="00E46010">
              <w:rPr>
                <w:rFonts w:cstheme="minorHAnsi"/>
                <w:sz w:val="18"/>
                <w:szCs w:val="18"/>
              </w:rPr>
              <w:t xml:space="preserve"> and length should be 10</w:t>
            </w:r>
          </w:p>
          <w:p w:rsidRPr="00E46010" w:rsidR="00E46010" w:rsidRDefault="00E46010" w14:paraId="2CD3B9E8"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Sr. Number of the Line Items of Invoice for product</w:t>
            </w:r>
          </w:p>
          <w:p w:rsidRPr="00E46010" w:rsidR="00E46010" w:rsidP="00E46010" w:rsidRDefault="00E46010" w14:paraId="518FCD20" w14:textId="77777777">
            <w:pPr>
              <w:pStyle w:val="ListParagraph"/>
              <w:spacing w:after="0" w:line="240" w:lineRule="auto"/>
              <w:ind w:left="0"/>
              <w:rPr>
                <w:rFonts w:cstheme="minorHAnsi"/>
                <w:sz w:val="18"/>
                <w:szCs w:val="18"/>
              </w:rPr>
            </w:pPr>
          </w:p>
        </w:tc>
      </w:tr>
      <w:tr w:rsidR="00E46010" w:rsidTr="00E46010" w14:paraId="19665EEF" w14:textId="77777777">
        <w:trPr>
          <w:trHeight w:val="231"/>
        </w:trPr>
        <w:tc>
          <w:tcPr>
            <w:tcW w:w="1435" w:type="dxa"/>
          </w:tcPr>
          <w:p w:rsidRPr="00E46010" w:rsidR="00E46010" w:rsidP="00E46010" w:rsidRDefault="00E46010" w14:paraId="37BF1BF6" w14:textId="77777777">
            <w:pPr>
              <w:spacing w:after="0" w:line="240" w:lineRule="auto"/>
              <w:ind w:left="0"/>
              <w:rPr>
                <w:rFonts w:cstheme="minorHAnsi"/>
                <w:sz w:val="18"/>
                <w:szCs w:val="18"/>
              </w:rPr>
            </w:pPr>
            <w:proofErr w:type="spellStart"/>
            <w:r w:rsidRPr="00E46010">
              <w:rPr>
                <w:rFonts w:cstheme="minorHAnsi"/>
                <w:sz w:val="18"/>
                <w:szCs w:val="18"/>
              </w:rPr>
              <w:t>ItemName</w:t>
            </w:r>
            <w:proofErr w:type="spellEnd"/>
          </w:p>
        </w:tc>
        <w:tc>
          <w:tcPr>
            <w:tcW w:w="1913" w:type="dxa"/>
          </w:tcPr>
          <w:p w:rsidRPr="00E46010" w:rsidR="00E46010" w:rsidP="00E46010" w:rsidRDefault="00E46010" w14:paraId="39A082FC"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5DCDD67C" w14:textId="77777777">
            <w:pPr>
              <w:spacing w:after="0" w:line="240" w:lineRule="auto"/>
              <w:ind w:left="0"/>
              <w:rPr>
                <w:rFonts w:cstheme="minorHAnsi"/>
                <w:sz w:val="18"/>
                <w:szCs w:val="18"/>
              </w:rPr>
            </w:pPr>
            <w:r w:rsidRPr="00E46010">
              <w:rPr>
                <w:rFonts w:cstheme="minorHAnsi"/>
                <w:sz w:val="18"/>
                <w:szCs w:val="18"/>
              </w:rPr>
              <w:t>Y</w:t>
            </w:r>
          </w:p>
        </w:tc>
        <w:tc>
          <w:tcPr>
            <w:tcW w:w="990" w:type="dxa"/>
          </w:tcPr>
          <w:p w:rsidRPr="00E46010" w:rsidR="00E46010" w:rsidP="00E46010" w:rsidRDefault="00E46010" w14:paraId="3CAA4430"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6B06C9EA"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RDefault="00E46010" w14:paraId="7E7D0619" w14:textId="77777777">
            <w:pPr>
              <w:pStyle w:val="ListParagraph"/>
              <w:numPr>
                <w:ilvl w:val="0"/>
                <w:numId w:val="17"/>
              </w:numPr>
              <w:spacing w:after="0" w:line="240" w:lineRule="auto"/>
              <w:ind w:left="0"/>
              <w:rPr>
                <w:rFonts w:cstheme="minorHAnsi"/>
                <w:sz w:val="18"/>
                <w:szCs w:val="18"/>
              </w:rPr>
            </w:pPr>
            <w:r w:rsidRPr="00E46010">
              <w:rPr>
                <w:rFonts w:cstheme="minorHAnsi"/>
                <w:sz w:val="18"/>
                <w:szCs w:val="18"/>
              </w:rPr>
              <w:t xml:space="preserve">Item name, like Phone, T-Shirt, Sofa etc. </w:t>
            </w:r>
            <w:proofErr w:type="gramStart"/>
            <w:r w:rsidRPr="00E46010">
              <w:rPr>
                <w:rFonts w:cstheme="minorHAnsi"/>
                <w:sz w:val="18"/>
                <w:szCs w:val="18"/>
              </w:rPr>
              <w:t>( Mandatory</w:t>
            </w:r>
            <w:proofErr w:type="gramEnd"/>
            <w:r w:rsidRPr="00E46010">
              <w:rPr>
                <w:rFonts w:cstheme="minorHAnsi"/>
                <w:sz w:val="18"/>
                <w:szCs w:val="18"/>
              </w:rPr>
              <w:t xml:space="preserve"> only when </w:t>
            </w:r>
            <w:proofErr w:type="spellStart"/>
            <w:r w:rsidRPr="00E46010">
              <w:rPr>
                <w:rFonts w:cstheme="minorHAnsi"/>
                <w:sz w:val="18"/>
                <w:szCs w:val="18"/>
              </w:rPr>
              <w:t>PickupType</w:t>
            </w:r>
            <w:proofErr w:type="spellEnd"/>
            <w:r w:rsidRPr="00E46010">
              <w:rPr>
                <w:rFonts w:cstheme="minorHAnsi"/>
                <w:sz w:val="18"/>
                <w:szCs w:val="18"/>
              </w:rPr>
              <w:t>='O')</w:t>
            </w:r>
          </w:p>
          <w:p w:rsidRPr="00E46010" w:rsidR="00E46010" w:rsidRDefault="00E46010" w14:paraId="1D5FE319"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Mandatory for Intl Ecommerce/Cross Border/ Cross Border CSB </w:t>
            </w:r>
            <w:proofErr w:type="gramStart"/>
            <w:r w:rsidRPr="00E46010">
              <w:rPr>
                <w:rFonts w:cstheme="minorHAnsi"/>
                <w:sz w:val="18"/>
                <w:szCs w:val="18"/>
              </w:rPr>
              <w:t>IV  product</w:t>
            </w:r>
            <w:proofErr w:type="gramEnd"/>
            <w:r w:rsidRPr="00E46010">
              <w:rPr>
                <w:rFonts w:cstheme="minorHAnsi"/>
                <w:sz w:val="18"/>
                <w:szCs w:val="18"/>
              </w:rPr>
              <w:t>/ Intl outbound product</w:t>
            </w:r>
          </w:p>
          <w:p w:rsidRPr="00E46010" w:rsidR="00E46010" w:rsidRDefault="00E46010" w14:paraId="0297ECDC"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Description of the Line Items of Invoice for CSB V product</w:t>
            </w:r>
          </w:p>
        </w:tc>
      </w:tr>
      <w:tr w:rsidR="00E46010" w:rsidTr="00E46010" w14:paraId="70D16856" w14:textId="77777777">
        <w:trPr>
          <w:trHeight w:val="231"/>
        </w:trPr>
        <w:tc>
          <w:tcPr>
            <w:tcW w:w="1435" w:type="dxa"/>
          </w:tcPr>
          <w:p w:rsidRPr="00E46010" w:rsidR="00E46010" w:rsidP="00E46010" w:rsidRDefault="00E46010" w14:paraId="0754B459" w14:textId="77777777">
            <w:pPr>
              <w:spacing w:after="0" w:line="240" w:lineRule="auto"/>
              <w:ind w:left="0"/>
              <w:rPr>
                <w:rFonts w:cstheme="minorHAnsi"/>
                <w:sz w:val="18"/>
                <w:szCs w:val="18"/>
              </w:rPr>
            </w:pPr>
            <w:r w:rsidRPr="00E46010">
              <w:rPr>
                <w:rFonts w:cstheme="minorHAnsi"/>
                <w:sz w:val="18"/>
                <w:szCs w:val="18"/>
              </w:rPr>
              <w:t>ProductDesc1</w:t>
            </w:r>
          </w:p>
        </w:tc>
        <w:tc>
          <w:tcPr>
            <w:tcW w:w="1913" w:type="dxa"/>
          </w:tcPr>
          <w:p w:rsidRPr="00E46010" w:rsidR="00E46010" w:rsidP="00E46010" w:rsidRDefault="00E46010" w14:paraId="57976351"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65CA01FA"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1BAAEB6"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41CD3C42"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RDefault="00E46010" w14:paraId="798D7608" w14:textId="77777777">
            <w:pPr>
              <w:pStyle w:val="ListParagraph"/>
              <w:numPr>
                <w:ilvl w:val="0"/>
                <w:numId w:val="17"/>
              </w:numPr>
              <w:spacing w:after="0" w:line="240" w:lineRule="auto"/>
              <w:ind w:left="0"/>
              <w:rPr>
                <w:rFonts w:cstheme="minorHAnsi"/>
                <w:sz w:val="18"/>
                <w:szCs w:val="18"/>
              </w:rPr>
            </w:pPr>
            <w:r w:rsidRPr="00E46010">
              <w:rPr>
                <w:rFonts w:cstheme="minorHAnsi"/>
                <w:sz w:val="18"/>
                <w:szCs w:val="18"/>
              </w:rPr>
              <w:t>Brand name like Samsung, Reebok etc.</w:t>
            </w:r>
          </w:p>
          <w:p w:rsidRPr="00E46010" w:rsidR="00E46010" w:rsidRDefault="00E46010" w14:paraId="42F60ABD"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Mandatory for Intl Ecommerce/Cross Border/ Cross Border CSB </w:t>
            </w:r>
            <w:proofErr w:type="gramStart"/>
            <w:r w:rsidRPr="00E46010">
              <w:rPr>
                <w:rFonts w:cstheme="minorHAnsi"/>
                <w:sz w:val="18"/>
                <w:szCs w:val="18"/>
              </w:rPr>
              <w:t>IV  product</w:t>
            </w:r>
            <w:proofErr w:type="gramEnd"/>
          </w:p>
          <w:p w:rsidRPr="00E46010" w:rsidR="00E46010" w:rsidRDefault="00E46010" w14:paraId="7406DBFC"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Mandatory For Intl outbound product/ Intl Ecommerce /Cross Border CSBV</w:t>
            </w:r>
          </w:p>
          <w:p w:rsidRPr="00E46010" w:rsidR="00E46010" w:rsidP="00E46010" w:rsidRDefault="00E46010" w14:paraId="46323EE5" w14:textId="77777777">
            <w:pPr>
              <w:pStyle w:val="ListParagraph"/>
              <w:spacing w:after="0" w:line="240" w:lineRule="auto"/>
              <w:ind w:left="0"/>
              <w:rPr>
                <w:rFonts w:cstheme="minorHAnsi"/>
                <w:sz w:val="18"/>
                <w:szCs w:val="18"/>
              </w:rPr>
            </w:pPr>
            <w:r w:rsidRPr="00E46010">
              <w:rPr>
                <w:rFonts w:cstheme="minorHAnsi"/>
                <w:sz w:val="18"/>
                <w:szCs w:val="18"/>
              </w:rPr>
              <w:t>refer product description master</w:t>
            </w:r>
          </w:p>
          <w:p w:rsidRPr="00E46010" w:rsidR="00E46010" w:rsidRDefault="00E46010" w14:paraId="10A3A3D9"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Commodity Type for CSB V product</w:t>
            </w:r>
          </w:p>
        </w:tc>
      </w:tr>
      <w:tr w:rsidR="00E46010" w:rsidTr="00E46010" w14:paraId="0EB1E0B0" w14:textId="77777777">
        <w:trPr>
          <w:trHeight w:val="231"/>
        </w:trPr>
        <w:tc>
          <w:tcPr>
            <w:tcW w:w="1435" w:type="dxa"/>
          </w:tcPr>
          <w:p w:rsidRPr="00E46010" w:rsidR="00E46010" w:rsidP="00E46010" w:rsidRDefault="00E46010" w14:paraId="2C9CA766" w14:textId="77777777">
            <w:pPr>
              <w:spacing w:after="0" w:line="240" w:lineRule="auto"/>
              <w:ind w:left="0"/>
              <w:rPr>
                <w:rFonts w:cstheme="minorHAnsi"/>
                <w:sz w:val="18"/>
                <w:szCs w:val="18"/>
              </w:rPr>
            </w:pPr>
            <w:r w:rsidRPr="00E46010">
              <w:rPr>
                <w:rFonts w:cstheme="minorHAnsi"/>
                <w:sz w:val="18"/>
                <w:szCs w:val="18"/>
              </w:rPr>
              <w:t>ProductDesc2</w:t>
            </w:r>
          </w:p>
        </w:tc>
        <w:tc>
          <w:tcPr>
            <w:tcW w:w="1913" w:type="dxa"/>
          </w:tcPr>
          <w:p w:rsidRPr="00E46010" w:rsidR="00E46010" w:rsidP="00E46010" w:rsidRDefault="00E46010" w14:paraId="10CECD26"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68A0DD28"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E5123C4"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09D6070C"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72D9201D" w14:textId="77777777">
            <w:pPr>
              <w:spacing w:after="0" w:line="240" w:lineRule="auto"/>
              <w:ind w:left="0"/>
              <w:rPr>
                <w:rFonts w:cstheme="minorHAnsi"/>
                <w:sz w:val="18"/>
                <w:szCs w:val="18"/>
              </w:rPr>
            </w:pPr>
            <w:r w:rsidRPr="00E46010">
              <w:rPr>
                <w:rFonts w:cstheme="minorHAnsi"/>
                <w:sz w:val="18"/>
                <w:szCs w:val="18"/>
              </w:rPr>
              <w:t xml:space="preserve">Product description like Size 8, Note 2, black </w:t>
            </w:r>
            <w:proofErr w:type="spellStart"/>
            <w:r w:rsidRPr="00E46010">
              <w:rPr>
                <w:rFonts w:cstheme="minorHAnsi"/>
                <w:sz w:val="18"/>
                <w:szCs w:val="18"/>
              </w:rPr>
              <w:t>etc</w:t>
            </w:r>
            <w:proofErr w:type="spellEnd"/>
          </w:p>
        </w:tc>
      </w:tr>
      <w:tr w:rsidR="00E46010" w:rsidTr="00E46010" w14:paraId="754D940D" w14:textId="77777777">
        <w:trPr>
          <w:trHeight w:val="231"/>
        </w:trPr>
        <w:tc>
          <w:tcPr>
            <w:tcW w:w="1435" w:type="dxa"/>
          </w:tcPr>
          <w:p w:rsidRPr="00E46010" w:rsidR="00E46010" w:rsidP="00E46010" w:rsidRDefault="00E46010" w14:paraId="590585FF" w14:textId="77777777">
            <w:pPr>
              <w:spacing w:after="0" w:line="240" w:lineRule="auto"/>
              <w:ind w:left="0"/>
              <w:rPr>
                <w:rFonts w:cstheme="minorHAnsi"/>
                <w:sz w:val="18"/>
                <w:szCs w:val="18"/>
              </w:rPr>
            </w:pPr>
            <w:r w:rsidRPr="00E46010">
              <w:rPr>
                <w:rFonts w:cstheme="minorHAnsi"/>
                <w:sz w:val="18"/>
                <w:szCs w:val="18"/>
              </w:rPr>
              <w:t>SubProduct1</w:t>
            </w:r>
          </w:p>
        </w:tc>
        <w:tc>
          <w:tcPr>
            <w:tcW w:w="1913" w:type="dxa"/>
          </w:tcPr>
          <w:p w:rsidRPr="00E46010" w:rsidR="00E46010" w:rsidP="00E46010" w:rsidRDefault="00E46010" w14:paraId="43F25B1B"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439E01FC"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FBEFEF5"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7D47D1BF"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474676EF" w14:textId="77777777">
            <w:pPr>
              <w:spacing w:after="0" w:line="240" w:lineRule="auto"/>
              <w:ind w:left="0"/>
              <w:rPr>
                <w:rFonts w:cstheme="minorHAnsi"/>
                <w:sz w:val="18"/>
                <w:szCs w:val="18"/>
              </w:rPr>
            </w:pPr>
            <w:r w:rsidRPr="00E46010">
              <w:rPr>
                <w:rFonts w:cstheme="minorHAnsi"/>
                <w:sz w:val="18"/>
                <w:szCs w:val="18"/>
              </w:rPr>
              <w:t>Sub product 1 with product</w:t>
            </w:r>
          </w:p>
        </w:tc>
      </w:tr>
      <w:tr w:rsidR="00E46010" w:rsidTr="00E46010" w14:paraId="1E2CABF5" w14:textId="77777777">
        <w:trPr>
          <w:trHeight w:val="231"/>
        </w:trPr>
        <w:tc>
          <w:tcPr>
            <w:tcW w:w="1435" w:type="dxa"/>
          </w:tcPr>
          <w:p w:rsidRPr="00E46010" w:rsidR="00E46010" w:rsidP="00E46010" w:rsidRDefault="00E46010" w14:paraId="3C359FC6" w14:textId="77777777">
            <w:pPr>
              <w:spacing w:after="0" w:line="240" w:lineRule="auto"/>
              <w:ind w:left="0"/>
              <w:rPr>
                <w:rFonts w:cstheme="minorHAnsi"/>
                <w:sz w:val="18"/>
                <w:szCs w:val="18"/>
              </w:rPr>
            </w:pPr>
            <w:r w:rsidRPr="00E46010">
              <w:rPr>
                <w:rFonts w:cstheme="minorHAnsi"/>
                <w:sz w:val="18"/>
                <w:szCs w:val="18"/>
              </w:rPr>
              <w:t>SubProduct2</w:t>
            </w:r>
          </w:p>
        </w:tc>
        <w:tc>
          <w:tcPr>
            <w:tcW w:w="1913" w:type="dxa"/>
          </w:tcPr>
          <w:p w:rsidRPr="00E46010" w:rsidR="00E46010" w:rsidP="00E46010" w:rsidRDefault="00E46010" w14:paraId="703F3BE1"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44E9157B"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CE9FB82"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77626C4F"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15E21AD9" w14:textId="77777777">
            <w:pPr>
              <w:spacing w:after="0" w:line="240" w:lineRule="auto"/>
              <w:ind w:left="0"/>
              <w:rPr>
                <w:rFonts w:cstheme="minorHAnsi"/>
                <w:sz w:val="18"/>
                <w:szCs w:val="18"/>
              </w:rPr>
            </w:pPr>
            <w:r w:rsidRPr="00E46010">
              <w:rPr>
                <w:rFonts w:cstheme="minorHAnsi"/>
                <w:sz w:val="18"/>
                <w:szCs w:val="18"/>
              </w:rPr>
              <w:t>Sub product 2 with product</w:t>
            </w:r>
          </w:p>
        </w:tc>
      </w:tr>
      <w:tr w:rsidR="00E46010" w:rsidTr="00E46010" w14:paraId="5E016331" w14:textId="77777777">
        <w:trPr>
          <w:trHeight w:val="231"/>
        </w:trPr>
        <w:tc>
          <w:tcPr>
            <w:tcW w:w="1435" w:type="dxa"/>
          </w:tcPr>
          <w:p w:rsidRPr="00E46010" w:rsidR="00E46010" w:rsidP="00E46010" w:rsidRDefault="00E46010" w14:paraId="32CDA787" w14:textId="77777777">
            <w:pPr>
              <w:spacing w:after="0" w:line="240" w:lineRule="auto"/>
              <w:ind w:left="0"/>
              <w:rPr>
                <w:rFonts w:cstheme="minorHAnsi"/>
                <w:sz w:val="18"/>
                <w:szCs w:val="18"/>
              </w:rPr>
            </w:pPr>
            <w:r w:rsidRPr="00E46010">
              <w:rPr>
                <w:rFonts w:cstheme="minorHAnsi"/>
                <w:sz w:val="18"/>
                <w:szCs w:val="18"/>
              </w:rPr>
              <w:t>SubProduct3</w:t>
            </w:r>
          </w:p>
        </w:tc>
        <w:tc>
          <w:tcPr>
            <w:tcW w:w="1913" w:type="dxa"/>
          </w:tcPr>
          <w:p w:rsidRPr="00E46010" w:rsidR="00E46010" w:rsidP="00E46010" w:rsidRDefault="00E46010" w14:paraId="16A0B180"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2DC62B9B"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683A450"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23436416"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6B635D5B" w14:textId="77777777">
            <w:pPr>
              <w:spacing w:after="0" w:line="240" w:lineRule="auto"/>
              <w:ind w:left="0"/>
              <w:rPr>
                <w:rFonts w:cstheme="minorHAnsi"/>
                <w:sz w:val="18"/>
                <w:szCs w:val="18"/>
              </w:rPr>
            </w:pPr>
            <w:r w:rsidRPr="00E46010">
              <w:rPr>
                <w:rFonts w:cstheme="minorHAnsi"/>
                <w:sz w:val="18"/>
                <w:szCs w:val="18"/>
              </w:rPr>
              <w:t>Sub product 3 with product</w:t>
            </w:r>
          </w:p>
        </w:tc>
      </w:tr>
      <w:tr w:rsidR="00E46010" w:rsidTr="00E46010" w14:paraId="42860309" w14:textId="77777777">
        <w:trPr>
          <w:trHeight w:val="231"/>
        </w:trPr>
        <w:tc>
          <w:tcPr>
            <w:tcW w:w="1435" w:type="dxa"/>
          </w:tcPr>
          <w:p w:rsidRPr="00E46010" w:rsidR="00E46010" w:rsidP="00E46010" w:rsidRDefault="00E46010" w14:paraId="764747CF" w14:textId="77777777">
            <w:pPr>
              <w:spacing w:after="0" w:line="240" w:lineRule="auto"/>
              <w:ind w:left="0"/>
              <w:rPr>
                <w:rFonts w:cstheme="minorHAnsi"/>
                <w:sz w:val="18"/>
                <w:szCs w:val="18"/>
              </w:rPr>
            </w:pPr>
            <w:r w:rsidRPr="00E46010">
              <w:rPr>
                <w:rFonts w:cstheme="minorHAnsi"/>
                <w:sz w:val="18"/>
                <w:szCs w:val="18"/>
              </w:rPr>
              <w:t>SubProduct4</w:t>
            </w:r>
          </w:p>
        </w:tc>
        <w:tc>
          <w:tcPr>
            <w:tcW w:w="1913" w:type="dxa"/>
          </w:tcPr>
          <w:p w:rsidRPr="00E46010" w:rsidR="00E46010" w:rsidP="00E46010" w:rsidRDefault="00E46010" w14:paraId="279AB774"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57C9C4D"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48853AE5"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3A314606"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0F581E10" w14:textId="77777777">
            <w:pPr>
              <w:spacing w:after="0" w:line="240" w:lineRule="auto"/>
              <w:ind w:left="0"/>
              <w:rPr>
                <w:rFonts w:cstheme="minorHAnsi"/>
                <w:sz w:val="18"/>
                <w:szCs w:val="18"/>
              </w:rPr>
            </w:pPr>
            <w:r w:rsidRPr="00E46010">
              <w:rPr>
                <w:rFonts w:cstheme="minorHAnsi"/>
                <w:sz w:val="18"/>
                <w:szCs w:val="18"/>
              </w:rPr>
              <w:t>Sub product 4 with product</w:t>
            </w:r>
          </w:p>
        </w:tc>
      </w:tr>
      <w:tr w:rsidR="00E46010" w:rsidTr="00E46010" w14:paraId="575E5B09" w14:textId="77777777">
        <w:trPr>
          <w:trHeight w:val="231"/>
        </w:trPr>
        <w:tc>
          <w:tcPr>
            <w:tcW w:w="1435" w:type="dxa"/>
          </w:tcPr>
          <w:p w:rsidRPr="00E46010" w:rsidR="00E46010" w:rsidP="00E46010" w:rsidRDefault="00E46010" w14:paraId="2A2F4517" w14:textId="77777777">
            <w:pPr>
              <w:spacing w:after="0" w:line="240" w:lineRule="auto"/>
              <w:ind w:left="0"/>
              <w:rPr>
                <w:rFonts w:cstheme="minorHAnsi"/>
                <w:sz w:val="18"/>
                <w:szCs w:val="18"/>
              </w:rPr>
            </w:pPr>
            <w:proofErr w:type="spellStart"/>
            <w:r w:rsidRPr="00E46010">
              <w:rPr>
                <w:rFonts w:cstheme="minorHAnsi"/>
                <w:sz w:val="18"/>
                <w:szCs w:val="18"/>
              </w:rPr>
              <w:t>ReturnReason</w:t>
            </w:r>
            <w:proofErr w:type="spellEnd"/>
          </w:p>
        </w:tc>
        <w:tc>
          <w:tcPr>
            <w:tcW w:w="1913" w:type="dxa"/>
          </w:tcPr>
          <w:p w:rsidRPr="00E46010" w:rsidR="00E46010" w:rsidP="00E46010" w:rsidRDefault="00E46010" w14:paraId="727A4E81"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5922B22F"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31A90B7"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4D2E7593"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0A6171FB" w14:textId="77777777">
            <w:pPr>
              <w:spacing w:after="0" w:line="240" w:lineRule="auto"/>
              <w:ind w:left="0"/>
              <w:rPr>
                <w:rFonts w:cstheme="minorHAnsi"/>
                <w:sz w:val="18"/>
                <w:szCs w:val="18"/>
              </w:rPr>
            </w:pPr>
            <w:r w:rsidRPr="00E46010">
              <w:rPr>
                <w:rFonts w:cstheme="minorHAnsi"/>
                <w:sz w:val="18"/>
                <w:szCs w:val="18"/>
              </w:rPr>
              <w:t>Reason for return</w:t>
            </w:r>
          </w:p>
        </w:tc>
      </w:tr>
      <w:tr w:rsidR="00E46010" w:rsidTr="00E46010" w14:paraId="45F05EF6" w14:textId="77777777">
        <w:trPr>
          <w:trHeight w:val="231"/>
        </w:trPr>
        <w:tc>
          <w:tcPr>
            <w:tcW w:w="1435" w:type="dxa"/>
          </w:tcPr>
          <w:p w:rsidRPr="00E46010" w:rsidR="00E46010" w:rsidP="00E46010" w:rsidRDefault="00E46010" w14:paraId="59D75297" w14:textId="77777777">
            <w:pPr>
              <w:spacing w:after="0" w:line="240" w:lineRule="auto"/>
              <w:ind w:left="0"/>
              <w:rPr>
                <w:rFonts w:cstheme="minorHAnsi"/>
                <w:sz w:val="18"/>
                <w:szCs w:val="18"/>
              </w:rPr>
            </w:pPr>
            <w:r w:rsidRPr="00E46010">
              <w:rPr>
                <w:rFonts w:cstheme="minorHAnsi"/>
                <w:sz w:val="18"/>
                <w:szCs w:val="18"/>
              </w:rPr>
              <w:t>Instruction</w:t>
            </w:r>
          </w:p>
        </w:tc>
        <w:tc>
          <w:tcPr>
            <w:tcW w:w="1913" w:type="dxa"/>
          </w:tcPr>
          <w:p w:rsidRPr="00E46010" w:rsidR="00E46010" w:rsidP="00E46010" w:rsidRDefault="00E46010" w14:paraId="34886165"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6F0D20CD"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65B052C1"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3863A0BD"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611A3857" w14:textId="77777777">
            <w:pPr>
              <w:spacing w:after="0" w:line="240" w:lineRule="auto"/>
              <w:ind w:left="0"/>
              <w:rPr>
                <w:rFonts w:cstheme="minorHAnsi"/>
                <w:sz w:val="18"/>
                <w:szCs w:val="18"/>
              </w:rPr>
            </w:pPr>
            <w:r w:rsidRPr="00E46010">
              <w:rPr>
                <w:rFonts w:cstheme="minorHAnsi"/>
                <w:sz w:val="18"/>
                <w:szCs w:val="18"/>
              </w:rPr>
              <w:t xml:space="preserve">Instruction 1 (IMEI number, Tags intact </w:t>
            </w:r>
            <w:proofErr w:type="spellStart"/>
            <w:r w:rsidRPr="00E46010">
              <w:rPr>
                <w:rFonts w:cstheme="minorHAnsi"/>
                <w:sz w:val="18"/>
                <w:szCs w:val="18"/>
              </w:rPr>
              <w:t>etc</w:t>
            </w:r>
            <w:proofErr w:type="spellEnd"/>
            <w:r w:rsidRPr="00E46010">
              <w:rPr>
                <w:rFonts w:cstheme="minorHAnsi"/>
                <w:sz w:val="18"/>
                <w:szCs w:val="18"/>
              </w:rPr>
              <w:t>)</w:t>
            </w:r>
          </w:p>
        </w:tc>
      </w:tr>
      <w:tr w:rsidR="00E46010" w:rsidTr="00E46010" w14:paraId="505C0E93" w14:textId="77777777">
        <w:trPr>
          <w:trHeight w:val="231"/>
        </w:trPr>
        <w:tc>
          <w:tcPr>
            <w:tcW w:w="1435" w:type="dxa"/>
          </w:tcPr>
          <w:p w:rsidRPr="00E46010" w:rsidR="00E46010" w:rsidP="00E46010" w:rsidRDefault="00E46010" w14:paraId="3177D8C9" w14:textId="77777777">
            <w:pPr>
              <w:spacing w:after="0" w:line="240" w:lineRule="auto"/>
              <w:ind w:left="0"/>
              <w:rPr>
                <w:rFonts w:cstheme="minorHAnsi"/>
                <w:sz w:val="18"/>
                <w:szCs w:val="18"/>
              </w:rPr>
            </w:pPr>
            <w:proofErr w:type="spellStart"/>
            <w:r w:rsidRPr="00E46010">
              <w:rPr>
                <w:rFonts w:cstheme="minorHAnsi"/>
                <w:sz w:val="18"/>
                <w:szCs w:val="18"/>
              </w:rPr>
              <w:t>ItemValue</w:t>
            </w:r>
            <w:proofErr w:type="spellEnd"/>
          </w:p>
        </w:tc>
        <w:tc>
          <w:tcPr>
            <w:tcW w:w="1913" w:type="dxa"/>
          </w:tcPr>
          <w:p w:rsidRPr="00E46010" w:rsidR="00E46010" w:rsidP="00E46010" w:rsidRDefault="00E46010" w14:paraId="5DC4738E"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5491F4F0" w14:textId="77777777">
            <w:pPr>
              <w:spacing w:after="0" w:line="240" w:lineRule="auto"/>
              <w:ind w:left="0"/>
              <w:rPr>
                <w:rFonts w:cstheme="minorHAnsi"/>
                <w:sz w:val="18"/>
                <w:szCs w:val="18"/>
              </w:rPr>
            </w:pPr>
            <w:r w:rsidRPr="00E46010">
              <w:rPr>
                <w:rFonts w:cstheme="minorHAnsi"/>
                <w:sz w:val="18"/>
                <w:szCs w:val="18"/>
              </w:rPr>
              <w:t>Y</w:t>
            </w:r>
          </w:p>
        </w:tc>
        <w:tc>
          <w:tcPr>
            <w:tcW w:w="990" w:type="dxa"/>
          </w:tcPr>
          <w:p w:rsidRPr="00E46010" w:rsidR="00E46010" w:rsidP="00E46010" w:rsidRDefault="00E46010" w14:paraId="7E6E79AB" w14:textId="77777777">
            <w:pPr>
              <w:spacing w:after="0" w:line="240" w:lineRule="auto"/>
              <w:ind w:left="0"/>
              <w:rPr>
                <w:rFonts w:cstheme="minorHAnsi"/>
                <w:sz w:val="18"/>
                <w:szCs w:val="18"/>
              </w:rPr>
            </w:pPr>
            <w:r w:rsidRPr="00E46010">
              <w:rPr>
                <w:rFonts w:cstheme="minorHAnsi"/>
                <w:sz w:val="18"/>
                <w:szCs w:val="18"/>
              </w:rPr>
              <w:t>12,2</w:t>
            </w:r>
          </w:p>
        </w:tc>
        <w:tc>
          <w:tcPr>
            <w:tcW w:w="2250" w:type="dxa"/>
          </w:tcPr>
          <w:p w:rsidRPr="00E46010" w:rsidR="00E46010" w:rsidP="00E46010" w:rsidRDefault="00E46010" w14:paraId="6F3E9732"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RDefault="00E46010" w14:paraId="4F3B3F97"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Value of the </w:t>
            </w:r>
            <w:proofErr w:type="gramStart"/>
            <w:r w:rsidRPr="00E46010">
              <w:rPr>
                <w:rFonts w:cstheme="minorHAnsi"/>
                <w:sz w:val="18"/>
                <w:szCs w:val="18"/>
              </w:rPr>
              <w:t>Product( Mandatory</w:t>
            </w:r>
            <w:proofErr w:type="gramEnd"/>
            <w:r w:rsidRPr="00E46010">
              <w:rPr>
                <w:rFonts w:cstheme="minorHAnsi"/>
                <w:sz w:val="18"/>
                <w:szCs w:val="18"/>
              </w:rPr>
              <w:t xml:space="preserve"> only when </w:t>
            </w:r>
            <w:proofErr w:type="spellStart"/>
            <w:r w:rsidRPr="00E46010">
              <w:rPr>
                <w:rFonts w:cstheme="minorHAnsi"/>
                <w:sz w:val="18"/>
                <w:szCs w:val="18"/>
              </w:rPr>
              <w:t>PickupType</w:t>
            </w:r>
            <w:proofErr w:type="spellEnd"/>
            <w:r w:rsidRPr="00E46010">
              <w:rPr>
                <w:rFonts w:cstheme="minorHAnsi"/>
                <w:sz w:val="18"/>
                <w:szCs w:val="18"/>
              </w:rPr>
              <w:t>='O')</w:t>
            </w:r>
          </w:p>
          <w:p w:rsidRPr="00E46010" w:rsidR="00E46010" w:rsidRDefault="00E46010" w14:paraId="2F036962"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Mandatory for Intl Ecommerce/Cross Border/ Cross Border CSB IV and V/ Intl Outbound product</w:t>
            </w:r>
          </w:p>
          <w:p w:rsidRPr="00E46010" w:rsidR="00E46010" w:rsidRDefault="00E46010" w14:paraId="30EEB32A"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FOB Value for CSB V product</w:t>
            </w:r>
          </w:p>
        </w:tc>
      </w:tr>
      <w:tr w:rsidR="00E46010" w:rsidTr="00E46010" w14:paraId="78EDC1DF" w14:textId="77777777">
        <w:trPr>
          <w:trHeight w:val="231"/>
        </w:trPr>
        <w:tc>
          <w:tcPr>
            <w:tcW w:w="1435" w:type="dxa"/>
          </w:tcPr>
          <w:p w:rsidRPr="00E46010" w:rsidR="00E46010" w:rsidP="00E46010" w:rsidRDefault="00E46010" w14:paraId="76A7FFB5" w14:textId="77777777">
            <w:pPr>
              <w:spacing w:after="0" w:line="240" w:lineRule="auto"/>
              <w:ind w:left="0"/>
              <w:rPr>
                <w:rFonts w:cstheme="minorHAnsi"/>
                <w:sz w:val="18"/>
                <w:szCs w:val="18"/>
              </w:rPr>
            </w:pPr>
            <w:proofErr w:type="spellStart"/>
            <w:r w:rsidRPr="00E46010">
              <w:rPr>
                <w:rFonts w:cstheme="minorHAnsi"/>
                <w:sz w:val="18"/>
                <w:szCs w:val="18"/>
              </w:rPr>
              <w:t>SKUNumber</w:t>
            </w:r>
            <w:proofErr w:type="spellEnd"/>
          </w:p>
        </w:tc>
        <w:tc>
          <w:tcPr>
            <w:tcW w:w="1913" w:type="dxa"/>
          </w:tcPr>
          <w:p w:rsidRPr="00E46010" w:rsidR="00E46010" w:rsidP="00E46010" w:rsidRDefault="00E46010" w14:paraId="2609A895"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5B95304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0569C699" w14:textId="77777777">
            <w:pPr>
              <w:spacing w:after="0" w:line="240" w:lineRule="auto"/>
              <w:ind w:left="0"/>
              <w:rPr>
                <w:rFonts w:cstheme="minorHAnsi"/>
                <w:sz w:val="18"/>
                <w:szCs w:val="18"/>
              </w:rPr>
            </w:pPr>
            <w:r w:rsidRPr="00E46010">
              <w:rPr>
                <w:rFonts w:cstheme="minorHAnsi"/>
                <w:sz w:val="18"/>
                <w:szCs w:val="18"/>
              </w:rPr>
              <w:t>20          </w:t>
            </w:r>
          </w:p>
        </w:tc>
        <w:tc>
          <w:tcPr>
            <w:tcW w:w="2250" w:type="dxa"/>
          </w:tcPr>
          <w:p w:rsidRPr="00E46010" w:rsidR="00E46010" w:rsidP="00E46010" w:rsidRDefault="00E46010" w14:paraId="45F494E7"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RDefault="00E46010" w14:paraId="53013A08"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SKU# or Marketplace Item Code of shipment </w:t>
            </w:r>
            <w:proofErr w:type="gramStart"/>
            <w:r w:rsidRPr="00E46010">
              <w:rPr>
                <w:rFonts w:cstheme="minorHAnsi"/>
                <w:sz w:val="18"/>
                <w:szCs w:val="18"/>
              </w:rPr>
              <w:t>content  ,</w:t>
            </w:r>
            <w:proofErr w:type="gramEnd"/>
            <w:r w:rsidRPr="00E46010">
              <w:rPr>
                <w:rFonts w:cstheme="minorHAnsi"/>
                <w:sz w:val="18"/>
                <w:szCs w:val="18"/>
              </w:rPr>
              <w:t xml:space="preserve"> </w:t>
            </w:r>
          </w:p>
          <w:p w:rsidRPr="00E46010" w:rsidR="00E46010" w:rsidP="00E46010" w:rsidRDefault="00E46010" w14:paraId="711C361F" w14:textId="77777777">
            <w:pPr>
              <w:pStyle w:val="ListParagraph"/>
              <w:spacing w:after="0" w:line="240" w:lineRule="auto"/>
              <w:ind w:left="0"/>
              <w:rPr>
                <w:rFonts w:cstheme="minorHAnsi"/>
                <w:sz w:val="18"/>
                <w:szCs w:val="18"/>
              </w:rPr>
            </w:pPr>
          </w:p>
          <w:p w:rsidRPr="00E46010" w:rsidR="00E46010" w:rsidRDefault="00E46010" w14:paraId="62552EB5"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Mandatory for Intl Ecommerce/Cross Border/ Cross Border CSB </w:t>
            </w:r>
            <w:proofErr w:type="gramStart"/>
            <w:r w:rsidRPr="00E46010">
              <w:rPr>
                <w:rFonts w:cstheme="minorHAnsi"/>
                <w:sz w:val="18"/>
                <w:szCs w:val="18"/>
              </w:rPr>
              <w:t>IV  product</w:t>
            </w:r>
            <w:proofErr w:type="gramEnd"/>
          </w:p>
        </w:tc>
      </w:tr>
      <w:tr w:rsidR="00E46010" w:rsidTr="00E46010" w14:paraId="5E5CD3EC" w14:textId="77777777">
        <w:trPr>
          <w:trHeight w:val="231"/>
        </w:trPr>
        <w:tc>
          <w:tcPr>
            <w:tcW w:w="1435" w:type="dxa"/>
          </w:tcPr>
          <w:p w:rsidRPr="00E46010" w:rsidR="00E46010" w:rsidP="00E46010" w:rsidRDefault="00E46010" w14:paraId="54338C56" w14:textId="77777777">
            <w:pPr>
              <w:spacing w:after="0" w:line="240" w:lineRule="auto"/>
              <w:ind w:left="0"/>
              <w:rPr>
                <w:rFonts w:cstheme="minorHAnsi"/>
                <w:sz w:val="18"/>
                <w:szCs w:val="18"/>
              </w:rPr>
            </w:pPr>
            <w:proofErr w:type="spellStart"/>
            <w:r w:rsidRPr="00E46010">
              <w:rPr>
                <w:rFonts w:cstheme="minorHAnsi"/>
                <w:sz w:val="18"/>
                <w:szCs w:val="18"/>
              </w:rPr>
              <w:t>Itemquantity</w:t>
            </w:r>
            <w:proofErr w:type="spellEnd"/>
            <w:r w:rsidRPr="00E46010">
              <w:rPr>
                <w:rFonts w:cstheme="minorHAnsi"/>
                <w:sz w:val="18"/>
                <w:szCs w:val="18"/>
              </w:rPr>
              <w:t> </w:t>
            </w:r>
          </w:p>
        </w:tc>
        <w:tc>
          <w:tcPr>
            <w:tcW w:w="1913" w:type="dxa"/>
          </w:tcPr>
          <w:p w:rsidRPr="00E46010" w:rsidR="00E46010" w:rsidP="00E46010" w:rsidRDefault="00E46010" w14:paraId="589B90B0" w14:textId="77777777">
            <w:pPr>
              <w:spacing w:after="0" w:line="240" w:lineRule="auto"/>
              <w:ind w:left="0"/>
              <w:rPr>
                <w:rFonts w:cstheme="minorHAnsi"/>
                <w:sz w:val="18"/>
                <w:szCs w:val="18"/>
              </w:rPr>
            </w:pPr>
            <w:r w:rsidRPr="00E46010">
              <w:rPr>
                <w:rFonts w:cstheme="minorHAnsi"/>
                <w:sz w:val="18"/>
                <w:szCs w:val="18"/>
              </w:rPr>
              <w:t>Int</w:t>
            </w:r>
          </w:p>
        </w:tc>
        <w:tc>
          <w:tcPr>
            <w:tcW w:w="990" w:type="dxa"/>
          </w:tcPr>
          <w:p w:rsidRPr="00E46010" w:rsidR="00E46010" w:rsidP="00E46010" w:rsidRDefault="00E46010" w14:paraId="630A9AC9"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8E0EB9C" w14:textId="77777777">
            <w:pPr>
              <w:spacing w:after="0" w:line="240" w:lineRule="auto"/>
              <w:ind w:left="0"/>
              <w:rPr>
                <w:rFonts w:cstheme="minorHAnsi"/>
                <w:sz w:val="18"/>
                <w:szCs w:val="18"/>
              </w:rPr>
            </w:pPr>
            <w:r w:rsidRPr="00E46010">
              <w:rPr>
                <w:rFonts w:cstheme="minorHAnsi"/>
                <w:sz w:val="18"/>
                <w:szCs w:val="18"/>
              </w:rPr>
              <w:t>4</w:t>
            </w:r>
          </w:p>
        </w:tc>
        <w:tc>
          <w:tcPr>
            <w:tcW w:w="2250" w:type="dxa"/>
          </w:tcPr>
          <w:p w:rsidRPr="00E46010" w:rsidR="00E46010" w:rsidP="00E46010" w:rsidRDefault="00E46010" w14:paraId="57BB8A4D"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RDefault="00E46010" w14:paraId="50B58284" w14:textId="77777777">
            <w:pPr>
              <w:pStyle w:val="ListParagraph"/>
              <w:numPr>
                <w:ilvl w:val="0"/>
                <w:numId w:val="18"/>
              </w:numPr>
              <w:spacing w:after="0" w:line="240" w:lineRule="auto"/>
              <w:ind w:left="0"/>
              <w:rPr>
                <w:rFonts w:cstheme="minorHAnsi"/>
                <w:sz w:val="18"/>
                <w:szCs w:val="18"/>
              </w:rPr>
            </w:pPr>
            <w:r w:rsidRPr="00E46010">
              <w:rPr>
                <w:rFonts w:cstheme="minorHAnsi"/>
                <w:sz w:val="18"/>
                <w:szCs w:val="18"/>
              </w:rPr>
              <w:t xml:space="preserve">Mandatory for Intl Ecommerce/Cross Border/ Cross </w:t>
            </w:r>
            <w:proofErr w:type="gramStart"/>
            <w:r w:rsidRPr="00E46010">
              <w:rPr>
                <w:rFonts w:cstheme="minorHAnsi"/>
                <w:sz w:val="18"/>
                <w:szCs w:val="18"/>
              </w:rPr>
              <w:t>Border  CSB</w:t>
            </w:r>
            <w:proofErr w:type="gramEnd"/>
            <w:r w:rsidRPr="00E46010">
              <w:rPr>
                <w:rFonts w:cstheme="minorHAnsi"/>
                <w:sz w:val="18"/>
                <w:szCs w:val="18"/>
              </w:rPr>
              <w:t xml:space="preserve"> IV and V/ Intl Outbound product</w:t>
            </w:r>
          </w:p>
        </w:tc>
      </w:tr>
      <w:tr w:rsidR="00E46010" w:rsidTr="00E46010" w14:paraId="5E73ED21" w14:textId="77777777">
        <w:trPr>
          <w:trHeight w:val="231"/>
        </w:trPr>
        <w:tc>
          <w:tcPr>
            <w:tcW w:w="1435" w:type="dxa"/>
          </w:tcPr>
          <w:p w:rsidRPr="00E46010" w:rsidR="00E46010" w:rsidP="00E46010" w:rsidRDefault="00E46010" w14:paraId="2A3AFA00" w14:textId="77777777">
            <w:pPr>
              <w:spacing w:after="0" w:line="240" w:lineRule="auto"/>
              <w:ind w:left="0"/>
              <w:rPr>
                <w:rFonts w:cstheme="minorHAnsi"/>
                <w:sz w:val="18"/>
                <w:szCs w:val="18"/>
              </w:rPr>
            </w:pPr>
            <w:proofErr w:type="spellStart"/>
            <w:r w:rsidRPr="00E46010">
              <w:rPr>
                <w:rFonts w:cstheme="minorHAnsi"/>
                <w:sz w:val="18"/>
                <w:szCs w:val="18"/>
              </w:rPr>
              <w:t>countryOfOrigin</w:t>
            </w:r>
            <w:proofErr w:type="spellEnd"/>
          </w:p>
        </w:tc>
        <w:tc>
          <w:tcPr>
            <w:tcW w:w="1913" w:type="dxa"/>
          </w:tcPr>
          <w:p w:rsidRPr="00E46010" w:rsidR="00E46010" w:rsidP="00E46010" w:rsidRDefault="00E46010" w14:paraId="33958FBE"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0BB83947"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57A16AF" w14:textId="77777777">
            <w:pPr>
              <w:spacing w:after="0" w:line="240" w:lineRule="auto"/>
              <w:ind w:left="0"/>
              <w:rPr>
                <w:rFonts w:cstheme="minorHAnsi"/>
                <w:sz w:val="18"/>
                <w:szCs w:val="18"/>
              </w:rPr>
            </w:pPr>
            <w:r w:rsidRPr="00E46010">
              <w:rPr>
                <w:rFonts w:cstheme="minorHAnsi"/>
                <w:sz w:val="18"/>
                <w:szCs w:val="18"/>
              </w:rPr>
              <w:t>2          </w:t>
            </w:r>
          </w:p>
        </w:tc>
        <w:tc>
          <w:tcPr>
            <w:tcW w:w="2250" w:type="dxa"/>
          </w:tcPr>
          <w:p w:rsidRPr="00E46010" w:rsidR="00E46010" w:rsidP="00E46010" w:rsidRDefault="00E46010" w14:paraId="27C512C4"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4E6D9EDA" w14:textId="77777777">
            <w:pPr>
              <w:spacing w:after="0" w:line="240" w:lineRule="auto"/>
              <w:ind w:left="0"/>
              <w:rPr>
                <w:rFonts w:cstheme="minorHAnsi"/>
                <w:sz w:val="18"/>
                <w:szCs w:val="18"/>
              </w:rPr>
            </w:pPr>
            <w:r w:rsidRPr="00E46010">
              <w:rPr>
                <w:rFonts w:cstheme="minorHAnsi"/>
                <w:sz w:val="18"/>
                <w:szCs w:val="18"/>
              </w:rPr>
              <w:t>Manufactured country code of shipment content</w:t>
            </w:r>
          </w:p>
        </w:tc>
      </w:tr>
      <w:tr w:rsidR="00E46010" w:rsidTr="00E46010" w14:paraId="1A8B4F6D" w14:textId="77777777">
        <w:trPr>
          <w:trHeight w:val="231"/>
        </w:trPr>
        <w:tc>
          <w:tcPr>
            <w:tcW w:w="1435" w:type="dxa"/>
          </w:tcPr>
          <w:p w:rsidRPr="00E46010" w:rsidR="00E46010" w:rsidP="00E46010" w:rsidRDefault="00E46010" w14:paraId="205D0653" w14:textId="77777777">
            <w:pPr>
              <w:spacing w:after="0" w:line="240" w:lineRule="auto"/>
              <w:ind w:left="0"/>
              <w:rPr>
                <w:rFonts w:cstheme="minorHAnsi"/>
                <w:sz w:val="18"/>
                <w:szCs w:val="18"/>
              </w:rPr>
            </w:pPr>
            <w:proofErr w:type="spellStart"/>
            <w:r w:rsidRPr="00E46010">
              <w:rPr>
                <w:rFonts w:cstheme="minorHAnsi"/>
                <w:sz w:val="18"/>
                <w:szCs w:val="18"/>
              </w:rPr>
              <w:t>HSCode</w:t>
            </w:r>
            <w:proofErr w:type="spellEnd"/>
            <w:r w:rsidRPr="00E46010">
              <w:rPr>
                <w:rFonts w:cstheme="minorHAnsi"/>
                <w:sz w:val="18"/>
                <w:szCs w:val="18"/>
              </w:rPr>
              <w:t>                             </w:t>
            </w:r>
          </w:p>
        </w:tc>
        <w:tc>
          <w:tcPr>
            <w:tcW w:w="1913" w:type="dxa"/>
          </w:tcPr>
          <w:p w:rsidRPr="00E46010" w:rsidR="00E46010" w:rsidP="00E46010" w:rsidRDefault="00E46010" w14:paraId="2BC850E1"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3ED3A074"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57BF5E60" w14:textId="77777777">
            <w:pPr>
              <w:spacing w:after="0" w:line="240" w:lineRule="auto"/>
              <w:ind w:left="0"/>
              <w:rPr>
                <w:rFonts w:cstheme="minorHAnsi"/>
                <w:sz w:val="18"/>
                <w:szCs w:val="18"/>
              </w:rPr>
            </w:pPr>
            <w:r w:rsidRPr="00E46010">
              <w:rPr>
                <w:rFonts w:cstheme="minorHAnsi"/>
                <w:sz w:val="18"/>
                <w:szCs w:val="18"/>
              </w:rPr>
              <w:t>20</w:t>
            </w:r>
          </w:p>
        </w:tc>
        <w:tc>
          <w:tcPr>
            <w:tcW w:w="2250" w:type="dxa"/>
          </w:tcPr>
          <w:p w:rsidRPr="00E46010" w:rsidR="00E46010" w:rsidP="00E46010" w:rsidRDefault="00E46010" w14:paraId="639479B7"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520E5073" w14:textId="77777777">
            <w:pPr>
              <w:spacing w:after="0" w:line="240" w:lineRule="auto"/>
              <w:ind w:left="0"/>
              <w:rPr>
                <w:rFonts w:cstheme="minorHAnsi"/>
                <w:sz w:val="18"/>
                <w:szCs w:val="18"/>
              </w:rPr>
            </w:pPr>
            <w:r w:rsidRPr="00E46010">
              <w:rPr>
                <w:rFonts w:cstheme="minorHAnsi"/>
                <w:sz w:val="18"/>
                <w:szCs w:val="18"/>
              </w:rPr>
              <w:t>HS code for commercial clearance. Mandatory for Parcel International Direct shipments going to US,</w:t>
            </w:r>
          </w:p>
          <w:p w:rsidRPr="00E46010" w:rsidR="00E46010" w:rsidP="00E46010" w:rsidRDefault="00E46010" w14:paraId="0A3125FF" w14:textId="77777777">
            <w:pPr>
              <w:spacing w:after="0" w:line="240" w:lineRule="auto"/>
              <w:ind w:left="0"/>
              <w:rPr>
                <w:rFonts w:cstheme="minorHAnsi"/>
                <w:sz w:val="18"/>
                <w:szCs w:val="18"/>
              </w:rPr>
            </w:pPr>
            <w:r w:rsidRPr="00E46010">
              <w:rPr>
                <w:rFonts w:cstheme="minorHAnsi"/>
                <w:sz w:val="18"/>
                <w:szCs w:val="18"/>
              </w:rPr>
              <w:t xml:space="preserve">Mandatory for Intl Outbound product value should be numeric and max </w:t>
            </w:r>
            <w:proofErr w:type="spellStart"/>
            <w:r w:rsidRPr="00E46010">
              <w:rPr>
                <w:rFonts w:cstheme="minorHAnsi"/>
                <w:sz w:val="18"/>
                <w:szCs w:val="18"/>
              </w:rPr>
              <w:t>ength</w:t>
            </w:r>
            <w:proofErr w:type="spellEnd"/>
            <w:r w:rsidRPr="00E46010">
              <w:rPr>
                <w:rFonts w:cstheme="minorHAnsi"/>
                <w:sz w:val="18"/>
                <w:szCs w:val="18"/>
              </w:rPr>
              <w:t xml:space="preserve"> should be 8</w:t>
            </w:r>
          </w:p>
        </w:tc>
      </w:tr>
      <w:tr w:rsidR="00E46010" w:rsidTr="00E46010" w14:paraId="0512F106" w14:textId="77777777">
        <w:trPr>
          <w:trHeight w:val="231"/>
        </w:trPr>
        <w:tc>
          <w:tcPr>
            <w:tcW w:w="1435" w:type="dxa"/>
          </w:tcPr>
          <w:p w:rsidRPr="00E46010" w:rsidR="00E46010" w:rsidP="00E46010" w:rsidRDefault="00E46010" w14:paraId="6D72CD61" w14:textId="77777777">
            <w:pPr>
              <w:spacing w:after="0" w:line="240" w:lineRule="auto"/>
              <w:ind w:left="0"/>
              <w:rPr>
                <w:rFonts w:cstheme="minorHAnsi"/>
                <w:sz w:val="18"/>
                <w:szCs w:val="18"/>
              </w:rPr>
            </w:pPr>
            <w:proofErr w:type="spellStart"/>
            <w:r w:rsidRPr="00E46010">
              <w:rPr>
                <w:rFonts w:cstheme="minorHAnsi"/>
                <w:sz w:val="18"/>
                <w:szCs w:val="18"/>
              </w:rPr>
              <w:t>TaxableAmount</w:t>
            </w:r>
            <w:proofErr w:type="spellEnd"/>
          </w:p>
        </w:tc>
        <w:tc>
          <w:tcPr>
            <w:tcW w:w="1913" w:type="dxa"/>
          </w:tcPr>
          <w:p w:rsidRPr="00E46010" w:rsidR="00E46010" w:rsidP="00E46010" w:rsidRDefault="00E46010" w14:paraId="683DF8B3"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2C7ACB9D"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DE1FEAD"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61F43F56"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722EB642" w14:textId="77777777">
            <w:pPr>
              <w:spacing w:after="0" w:line="240" w:lineRule="auto"/>
              <w:ind w:left="0"/>
              <w:rPr>
                <w:rFonts w:cstheme="minorHAnsi"/>
                <w:sz w:val="18"/>
                <w:szCs w:val="18"/>
              </w:rPr>
            </w:pPr>
            <w:r w:rsidRPr="00E46010">
              <w:rPr>
                <w:rFonts w:cstheme="minorHAnsi"/>
                <w:sz w:val="18"/>
                <w:szCs w:val="18"/>
              </w:rPr>
              <w:t>Taxable amount. Mandatory for Intl Outbound Dutiable product</w:t>
            </w:r>
          </w:p>
        </w:tc>
      </w:tr>
      <w:tr w:rsidR="00E46010" w:rsidTr="00E46010" w14:paraId="684F5E3F" w14:textId="77777777">
        <w:trPr>
          <w:trHeight w:val="231"/>
        </w:trPr>
        <w:tc>
          <w:tcPr>
            <w:tcW w:w="1435" w:type="dxa"/>
          </w:tcPr>
          <w:p w:rsidRPr="00E46010" w:rsidR="00E46010" w:rsidP="00E46010" w:rsidRDefault="00E46010" w14:paraId="42B52E26" w14:textId="77777777">
            <w:pPr>
              <w:spacing w:after="0" w:line="240" w:lineRule="auto"/>
              <w:ind w:left="0"/>
              <w:rPr>
                <w:rFonts w:cstheme="minorHAnsi"/>
                <w:sz w:val="18"/>
                <w:szCs w:val="18"/>
              </w:rPr>
            </w:pPr>
            <w:proofErr w:type="spellStart"/>
            <w:r w:rsidRPr="00E46010">
              <w:rPr>
                <w:rFonts w:cstheme="minorHAnsi"/>
                <w:sz w:val="18"/>
                <w:szCs w:val="18"/>
              </w:rPr>
              <w:t>CGSTAmount</w:t>
            </w:r>
            <w:proofErr w:type="spellEnd"/>
          </w:p>
        </w:tc>
        <w:tc>
          <w:tcPr>
            <w:tcW w:w="1913" w:type="dxa"/>
          </w:tcPr>
          <w:p w:rsidRPr="00E46010" w:rsidR="00E46010" w:rsidP="00E46010" w:rsidRDefault="00E46010" w14:paraId="3BB83FC5"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26734BD9"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0319129"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789A96C0"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5D96412E" w14:textId="77777777">
            <w:pPr>
              <w:spacing w:after="0" w:line="240" w:lineRule="auto"/>
              <w:ind w:left="0"/>
              <w:rPr>
                <w:rFonts w:cstheme="minorHAnsi"/>
                <w:sz w:val="18"/>
                <w:szCs w:val="18"/>
              </w:rPr>
            </w:pPr>
            <w:r w:rsidRPr="00E46010">
              <w:rPr>
                <w:rFonts w:cstheme="minorHAnsi"/>
                <w:sz w:val="18"/>
                <w:szCs w:val="18"/>
              </w:rPr>
              <w:t>CGST</w:t>
            </w:r>
          </w:p>
        </w:tc>
      </w:tr>
      <w:tr w:rsidR="00E46010" w:rsidTr="00E46010" w14:paraId="4F678447" w14:textId="77777777">
        <w:trPr>
          <w:trHeight w:val="231"/>
        </w:trPr>
        <w:tc>
          <w:tcPr>
            <w:tcW w:w="1435" w:type="dxa"/>
          </w:tcPr>
          <w:p w:rsidRPr="00E46010" w:rsidR="00E46010" w:rsidP="00E46010" w:rsidRDefault="00E46010" w14:paraId="47DF7D3D" w14:textId="77777777">
            <w:pPr>
              <w:spacing w:after="0" w:line="240" w:lineRule="auto"/>
              <w:ind w:left="0"/>
              <w:rPr>
                <w:rFonts w:cstheme="minorHAnsi"/>
                <w:sz w:val="18"/>
                <w:szCs w:val="18"/>
              </w:rPr>
            </w:pPr>
            <w:proofErr w:type="spellStart"/>
            <w:r w:rsidRPr="00E46010">
              <w:rPr>
                <w:rFonts w:cstheme="minorHAnsi"/>
                <w:sz w:val="18"/>
                <w:szCs w:val="18"/>
              </w:rPr>
              <w:t>SGSTAmount</w:t>
            </w:r>
            <w:proofErr w:type="spellEnd"/>
          </w:p>
        </w:tc>
        <w:tc>
          <w:tcPr>
            <w:tcW w:w="1913" w:type="dxa"/>
          </w:tcPr>
          <w:p w:rsidRPr="00E46010" w:rsidR="00E46010" w:rsidP="00E46010" w:rsidRDefault="00E46010" w14:paraId="63D46BA5"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673274A7"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5B21119"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6B46AB2B"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11218E94" w14:textId="77777777">
            <w:pPr>
              <w:spacing w:after="0" w:line="240" w:lineRule="auto"/>
              <w:ind w:left="0"/>
              <w:rPr>
                <w:rFonts w:cstheme="minorHAnsi"/>
                <w:sz w:val="18"/>
                <w:szCs w:val="18"/>
              </w:rPr>
            </w:pPr>
            <w:r w:rsidRPr="00E46010">
              <w:rPr>
                <w:rFonts w:cstheme="minorHAnsi"/>
                <w:sz w:val="18"/>
                <w:szCs w:val="18"/>
              </w:rPr>
              <w:t>SGST</w:t>
            </w:r>
          </w:p>
        </w:tc>
      </w:tr>
      <w:tr w:rsidR="00E46010" w:rsidTr="00E46010" w14:paraId="5CE0A01C" w14:textId="77777777">
        <w:trPr>
          <w:trHeight w:val="231"/>
        </w:trPr>
        <w:tc>
          <w:tcPr>
            <w:tcW w:w="1435" w:type="dxa"/>
          </w:tcPr>
          <w:p w:rsidRPr="00E46010" w:rsidR="00E46010" w:rsidP="00E46010" w:rsidRDefault="00E46010" w14:paraId="514A80B1" w14:textId="77777777">
            <w:pPr>
              <w:spacing w:after="0" w:line="240" w:lineRule="auto"/>
              <w:ind w:left="0"/>
              <w:rPr>
                <w:rFonts w:cstheme="minorHAnsi"/>
                <w:sz w:val="18"/>
                <w:szCs w:val="18"/>
              </w:rPr>
            </w:pPr>
            <w:proofErr w:type="spellStart"/>
            <w:r w:rsidRPr="00E46010">
              <w:rPr>
                <w:rFonts w:cstheme="minorHAnsi"/>
                <w:sz w:val="18"/>
                <w:szCs w:val="18"/>
              </w:rPr>
              <w:t>IGSTAmount</w:t>
            </w:r>
            <w:proofErr w:type="spellEnd"/>
          </w:p>
        </w:tc>
        <w:tc>
          <w:tcPr>
            <w:tcW w:w="1913" w:type="dxa"/>
          </w:tcPr>
          <w:p w:rsidRPr="00E46010" w:rsidR="00E46010" w:rsidP="00E46010" w:rsidRDefault="00E46010" w14:paraId="3237EB88"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26538318"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6CD8FC85"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5B5C5B1F"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0120A82E" w14:textId="77777777">
            <w:pPr>
              <w:spacing w:after="0" w:line="240" w:lineRule="auto"/>
              <w:ind w:left="0"/>
              <w:rPr>
                <w:rFonts w:cstheme="minorHAnsi"/>
                <w:sz w:val="18"/>
                <w:szCs w:val="18"/>
              </w:rPr>
            </w:pPr>
            <w:r w:rsidRPr="00E46010">
              <w:rPr>
                <w:rFonts w:cstheme="minorHAnsi"/>
                <w:sz w:val="18"/>
                <w:szCs w:val="18"/>
              </w:rPr>
              <w:t>IGST</w:t>
            </w:r>
          </w:p>
        </w:tc>
      </w:tr>
      <w:tr w:rsidR="00E46010" w:rsidTr="00E46010" w14:paraId="0BDA711C" w14:textId="77777777">
        <w:trPr>
          <w:trHeight w:val="231"/>
        </w:trPr>
        <w:tc>
          <w:tcPr>
            <w:tcW w:w="1435" w:type="dxa"/>
          </w:tcPr>
          <w:p w:rsidRPr="00E46010" w:rsidR="00E46010" w:rsidP="00E46010" w:rsidRDefault="00E46010" w14:paraId="306B433E" w14:textId="77777777">
            <w:pPr>
              <w:spacing w:after="0" w:line="240" w:lineRule="auto"/>
              <w:ind w:left="0"/>
              <w:rPr>
                <w:rFonts w:cstheme="minorHAnsi"/>
                <w:sz w:val="18"/>
                <w:szCs w:val="18"/>
              </w:rPr>
            </w:pPr>
            <w:proofErr w:type="spellStart"/>
            <w:r w:rsidRPr="00E46010">
              <w:rPr>
                <w:rFonts w:cstheme="minorHAnsi"/>
                <w:sz w:val="18"/>
                <w:szCs w:val="18"/>
              </w:rPr>
              <w:t>TotalValue</w:t>
            </w:r>
            <w:proofErr w:type="spellEnd"/>
          </w:p>
        </w:tc>
        <w:tc>
          <w:tcPr>
            <w:tcW w:w="1913" w:type="dxa"/>
          </w:tcPr>
          <w:p w:rsidRPr="00E46010" w:rsidR="00E46010" w:rsidP="00E46010" w:rsidRDefault="00E46010" w14:paraId="1DFF6423"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69B1588C"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539ED7C9"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0FC92D90"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33E5A43C" w14:textId="77777777">
            <w:pPr>
              <w:spacing w:after="0" w:line="240" w:lineRule="auto"/>
              <w:ind w:left="0"/>
              <w:rPr>
                <w:rFonts w:cstheme="minorHAnsi"/>
                <w:sz w:val="18"/>
                <w:szCs w:val="18"/>
              </w:rPr>
            </w:pPr>
            <w:r w:rsidRPr="00E46010">
              <w:rPr>
                <w:rFonts w:cstheme="minorHAnsi"/>
                <w:sz w:val="18"/>
                <w:szCs w:val="18"/>
              </w:rPr>
              <w:t>Total Value</w:t>
            </w:r>
          </w:p>
        </w:tc>
      </w:tr>
      <w:tr w:rsidR="00E46010" w:rsidTr="00E46010" w14:paraId="0FC3DA5A" w14:textId="77777777">
        <w:trPr>
          <w:trHeight w:val="231"/>
        </w:trPr>
        <w:tc>
          <w:tcPr>
            <w:tcW w:w="1435" w:type="dxa"/>
          </w:tcPr>
          <w:p w:rsidRPr="00E46010" w:rsidR="00E46010" w:rsidP="00E46010" w:rsidRDefault="00E46010" w14:paraId="5631F472" w14:textId="77777777">
            <w:pPr>
              <w:spacing w:after="0" w:line="240" w:lineRule="auto"/>
              <w:ind w:left="0"/>
              <w:rPr>
                <w:rFonts w:cstheme="minorHAnsi"/>
                <w:sz w:val="18"/>
                <w:szCs w:val="18"/>
              </w:rPr>
            </w:pPr>
            <w:proofErr w:type="spellStart"/>
            <w:r w:rsidRPr="00E46010">
              <w:rPr>
                <w:rFonts w:cstheme="minorHAnsi"/>
                <w:sz w:val="18"/>
                <w:szCs w:val="18"/>
              </w:rPr>
              <w:t>PlaceofSupply</w:t>
            </w:r>
            <w:proofErr w:type="spellEnd"/>
          </w:p>
        </w:tc>
        <w:tc>
          <w:tcPr>
            <w:tcW w:w="1913" w:type="dxa"/>
          </w:tcPr>
          <w:p w:rsidRPr="00E46010" w:rsidR="00E46010" w:rsidP="00E46010" w:rsidRDefault="00E46010" w14:paraId="557B98DF"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01A48C97"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0B22DB6" w14:textId="77777777">
            <w:pPr>
              <w:spacing w:after="0" w:line="240" w:lineRule="auto"/>
              <w:ind w:left="0"/>
              <w:rPr>
                <w:rFonts w:cstheme="minorHAnsi"/>
                <w:sz w:val="18"/>
                <w:szCs w:val="18"/>
              </w:rPr>
            </w:pPr>
            <w:r w:rsidRPr="00E46010">
              <w:rPr>
                <w:rFonts w:cstheme="minorHAnsi"/>
                <w:sz w:val="18"/>
                <w:szCs w:val="18"/>
              </w:rPr>
              <w:t>15</w:t>
            </w:r>
          </w:p>
        </w:tc>
        <w:tc>
          <w:tcPr>
            <w:tcW w:w="2250" w:type="dxa"/>
          </w:tcPr>
          <w:p w:rsidRPr="00E46010" w:rsidR="00E46010" w:rsidP="00E46010" w:rsidRDefault="00E46010" w14:paraId="6E906313" w14:textId="77777777">
            <w:pPr>
              <w:spacing w:after="0" w:line="240" w:lineRule="auto"/>
              <w:ind w:left="0"/>
              <w:rPr>
                <w:rFonts w:cstheme="minorHAnsi"/>
                <w:sz w:val="18"/>
                <w:szCs w:val="18"/>
              </w:rPr>
            </w:pPr>
            <w:r w:rsidRPr="00E46010">
              <w:rPr>
                <w:rFonts w:cstheme="minorHAnsi"/>
                <w:sz w:val="18"/>
                <w:szCs w:val="18"/>
              </w:rPr>
              <w:t>a-</w:t>
            </w:r>
            <w:proofErr w:type="spellStart"/>
            <w:proofErr w:type="gramStart"/>
            <w:r w:rsidRPr="00E46010">
              <w:rPr>
                <w:rFonts w:cstheme="minorHAnsi"/>
                <w:sz w:val="18"/>
                <w:szCs w:val="18"/>
              </w:rPr>
              <w:t>z,A</w:t>
            </w:r>
            <w:proofErr w:type="spellEnd"/>
            <w:proofErr w:type="gramEnd"/>
            <w:r w:rsidRPr="00E46010">
              <w:rPr>
                <w:rFonts w:cstheme="minorHAnsi"/>
                <w:sz w:val="18"/>
                <w:szCs w:val="18"/>
              </w:rPr>
              <w:t>-Z</w:t>
            </w:r>
          </w:p>
        </w:tc>
        <w:tc>
          <w:tcPr>
            <w:tcW w:w="2704" w:type="dxa"/>
          </w:tcPr>
          <w:p w:rsidRPr="00E46010" w:rsidR="00E46010" w:rsidP="00E46010" w:rsidRDefault="00E46010" w14:paraId="3435D1F1" w14:textId="77777777">
            <w:pPr>
              <w:spacing w:after="0" w:line="240" w:lineRule="auto"/>
              <w:ind w:left="0"/>
              <w:rPr>
                <w:rFonts w:cstheme="minorHAnsi"/>
                <w:sz w:val="18"/>
                <w:szCs w:val="18"/>
              </w:rPr>
            </w:pPr>
            <w:r w:rsidRPr="00E46010">
              <w:rPr>
                <w:rFonts w:cstheme="minorHAnsi"/>
                <w:sz w:val="18"/>
                <w:szCs w:val="18"/>
              </w:rPr>
              <w:t>Place of supply</w:t>
            </w:r>
          </w:p>
        </w:tc>
      </w:tr>
      <w:tr w:rsidR="00E46010" w:rsidTr="00E46010" w14:paraId="0AE6A210" w14:textId="77777777">
        <w:trPr>
          <w:trHeight w:val="231"/>
        </w:trPr>
        <w:tc>
          <w:tcPr>
            <w:tcW w:w="1435" w:type="dxa"/>
          </w:tcPr>
          <w:p w:rsidRPr="00E46010" w:rsidR="00E46010" w:rsidP="00E46010" w:rsidRDefault="00E46010" w14:paraId="679C7354" w14:textId="77777777">
            <w:pPr>
              <w:spacing w:after="0" w:line="240" w:lineRule="auto"/>
              <w:ind w:left="0"/>
              <w:rPr>
                <w:rFonts w:cstheme="minorHAnsi"/>
                <w:sz w:val="18"/>
                <w:szCs w:val="18"/>
              </w:rPr>
            </w:pPr>
            <w:proofErr w:type="spellStart"/>
            <w:r w:rsidRPr="00E46010">
              <w:rPr>
                <w:rFonts w:cstheme="minorHAnsi"/>
                <w:sz w:val="18"/>
                <w:szCs w:val="18"/>
              </w:rPr>
              <w:t>InvoiceNumber</w:t>
            </w:r>
            <w:proofErr w:type="spellEnd"/>
          </w:p>
        </w:tc>
        <w:tc>
          <w:tcPr>
            <w:tcW w:w="1913" w:type="dxa"/>
          </w:tcPr>
          <w:p w:rsidRPr="00E46010" w:rsidR="00E46010" w:rsidP="00E46010" w:rsidRDefault="00E46010" w14:paraId="7801460A"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63E8D661"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675450A" w14:textId="77777777">
            <w:pPr>
              <w:spacing w:after="0" w:line="240" w:lineRule="auto"/>
              <w:ind w:left="0"/>
              <w:rPr>
                <w:rFonts w:cstheme="minorHAnsi"/>
                <w:sz w:val="18"/>
                <w:szCs w:val="18"/>
              </w:rPr>
            </w:pPr>
            <w:r w:rsidRPr="00E46010">
              <w:rPr>
                <w:rFonts w:cstheme="minorHAnsi"/>
                <w:sz w:val="18"/>
                <w:szCs w:val="18"/>
              </w:rPr>
              <w:t>20</w:t>
            </w:r>
          </w:p>
        </w:tc>
        <w:tc>
          <w:tcPr>
            <w:tcW w:w="2250" w:type="dxa"/>
          </w:tcPr>
          <w:p w:rsidRPr="00E46010" w:rsidR="00E46010" w:rsidP="00E46010" w:rsidRDefault="00E46010" w14:paraId="0BE68FDD"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2729D53F" w14:textId="77777777">
            <w:pPr>
              <w:spacing w:after="0" w:line="240" w:lineRule="auto"/>
              <w:ind w:left="0"/>
              <w:rPr>
                <w:rFonts w:cstheme="minorHAnsi"/>
                <w:sz w:val="18"/>
                <w:szCs w:val="18"/>
              </w:rPr>
            </w:pPr>
            <w:r w:rsidRPr="00E46010">
              <w:rPr>
                <w:rFonts w:cstheme="minorHAnsi"/>
                <w:sz w:val="18"/>
                <w:szCs w:val="18"/>
              </w:rPr>
              <w:t>Invoice Number</w:t>
            </w:r>
          </w:p>
        </w:tc>
      </w:tr>
      <w:tr w:rsidR="00E46010" w:rsidTr="00E46010" w14:paraId="41F48695" w14:textId="77777777">
        <w:trPr>
          <w:trHeight w:val="231"/>
        </w:trPr>
        <w:tc>
          <w:tcPr>
            <w:tcW w:w="1435" w:type="dxa"/>
          </w:tcPr>
          <w:p w:rsidRPr="00E46010" w:rsidR="00E46010" w:rsidP="00E46010" w:rsidRDefault="00E46010" w14:paraId="4CE400ED" w14:textId="77777777">
            <w:pPr>
              <w:spacing w:after="0" w:line="240" w:lineRule="auto"/>
              <w:ind w:left="0"/>
              <w:rPr>
                <w:rFonts w:cstheme="minorHAnsi"/>
                <w:sz w:val="18"/>
                <w:szCs w:val="18"/>
              </w:rPr>
            </w:pPr>
            <w:proofErr w:type="spellStart"/>
            <w:r w:rsidRPr="00E46010">
              <w:rPr>
                <w:rFonts w:cstheme="minorHAnsi"/>
                <w:sz w:val="18"/>
                <w:szCs w:val="18"/>
              </w:rPr>
              <w:t>InvoiceDate</w:t>
            </w:r>
            <w:proofErr w:type="spellEnd"/>
          </w:p>
        </w:tc>
        <w:tc>
          <w:tcPr>
            <w:tcW w:w="1913" w:type="dxa"/>
          </w:tcPr>
          <w:p w:rsidRPr="00E46010" w:rsidR="00E46010" w:rsidP="00E46010" w:rsidRDefault="00E46010" w14:paraId="62045804" w14:textId="77777777">
            <w:pPr>
              <w:spacing w:after="0" w:line="240" w:lineRule="auto"/>
              <w:ind w:left="0"/>
              <w:rPr>
                <w:rFonts w:cstheme="minorHAnsi"/>
                <w:sz w:val="18"/>
                <w:szCs w:val="18"/>
              </w:rPr>
            </w:pPr>
            <w:r w:rsidRPr="00E46010">
              <w:rPr>
                <w:rFonts w:cstheme="minorHAnsi"/>
                <w:sz w:val="18"/>
                <w:szCs w:val="18"/>
              </w:rPr>
              <w:t>Date</w:t>
            </w:r>
          </w:p>
        </w:tc>
        <w:tc>
          <w:tcPr>
            <w:tcW w:w="990" w:type="dxa"/>
          </w:tcPr>
          <w:p w:rsidRPr="00E46010" w:rsidR="00E46010" w:rsidP="00E46010" w:rsidRDefault="00E46010" w14:paraId="5BB17C1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42F1D0F3" w14:textId="77777777">
            <w:pPr>
              <w:spacing w:after="0" w:line="240" w:lineRule="auto"/>
              <w:ind w:left="0"/>
              <w:rPr>
                <w:rFonts w:cstheme="minorHAnsi"/>
                <w:sz w:val="18"/>
                <w:szCs w:val="18"/>
              </w:rPr>
            </w:pPr>
            <w:r w:rsidRPr="00E46010">
              <w:rPr>
                <w:rFonts w:cstheme="minorHAnsi"/>
                <w:sz w:val="18"/>
                <w:szCs w:val="18"/>
              </w:rPr>
              <w:t>8</w:t>
            </w:r>
          </w:p>
        </w:tc>
        <w:tc>
          <w:tcPr>
            <w:tcW w:w="2250" w:type="dxa"/>
          </w:tcPr>
          <w:p w:rsidRPr="00E46010" w:rsidR="00E46010" w:rsidP="00E46010" w:rsidRDefault="00E46010" w14:paraId="51E9D145" w14:textId="77777777">
            <w:pPr>
              <w:spacing w:after="0" w:line="240" w:lineRule="auto"/>
              <w:ind w:left="0"/>
              <w:rPr>
                <w:rFonts w:cstheme="minorHAnsi"/>
                <w:sz w:val="18"/>
                <w:szCs w:val="18"/>
              </w:rPr>
            </w:pPr>
            <w:r w:rsidRPr="00E46010">
              <w:rPr>
                <w:rFonts w:cstheme="minorHAnsi"/>
                <w:sz w:val="18"/>
                <w:szCs w:val="18"/>
              </w:rPr>
              <w:t>Date</w:t>
            </w:r>
          </w:p>
        </w:tc>
        <w:tc>
          <w:tcPr>
            <w:tcW w:w="2704" w:type="dxa"/>
          </w:tcPr>
          <w:p w:rsidRPr="00E46010" w:rsidR="00E46010" w:rsidP="00E46010" w:rsidRDefault="00E46010" w14:paraId="120E197D" w14:textId="77777777">
            <w:pPr>
              <w:spacing w:after="0" w:line="240" w:lineRule="auto"/>
              <w:ind w:left="0"/>
              <w:rPr>
                <w:rFonts w:cstheme="minorHAnsi"/>
                <w:sz w:val="18"/>
                <w:szCs w:val="18"/>
              </w:rPr>
            </w:pPr>
            <w:r w:rsidRPr="00E46010">
              <w:rPr>
                <w:rFonts w:cstheme="minorHAnsi"/>
                <w:sz w:val="18"/>
                <w:szCs w:val="18"/>
              </w:rPr>
              <w:t>Invoice Date</w:t>
            </w:r>
          </w:p>
        </w:tc>
      </w:tr>
      <w:tr w:rsidR="00E46010" w:rsidTr="00E46010" w14:paraId="00AFA719" w14:textId="77777777">
        <w:trPr>
          <w:trHeight w:val="231"/>
        </w:trPr>
        <w:tc>
          <w:tcPr>
            <w:tcW w:w="1435" w:type="dxa"/>
          </w:tcPr>
          <w:p w:rsidRPr="00E46010" w:rsidR="00E46010" w:rsidP="00E46010" w:rsidRDefault="00E46010" w14:paraId="5CDBE87B" w14:textId="77777777">
            <w:pPr>
              <w:spacing w:after="0" w:line="240" w:lineRule="auto"/>
              <w:ind w:left="0"/>
              <w:rPr>
                <w:rFonts w:cstheme="minorHAnsi"/>
                <w:sz w:val="18"/>
                <w:szCs w:val="18"/>
              </w:rPr>
            </w:pPr>
            <w:proofErr w:type="spellStart"/>
            <w:r w:rsidRPr="00E46010">
              <w:rPr>
                <w:rFonts w:cstheme="minorHAnsi"/>
                <w:sz w:val="18"/>
                <w:szCs w:val="18"/>
              </w:rPr>
              <w:t>SellerName</w:t>
            </w:r>
            <w:proofErr w:type="spellEnd"/>
          </w:p>
        </w:tc>
        <w:tc>
          <w:tcPr>
            <w:tcW w:w="1913" w:type="dxa"/>
          </w:tcPr>
          <w:p w:rsidRPr="00E46010" w:rsidR="00E46010" w:rsidP="00E46010" w:rsidRDefault="00E46010" w14:paraId="7B72952A"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5D16E55"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E82994D" w14:textId="77777777">
            <w:pPr>
              <w:spacing w:after="0" w:line="240" w:lineRule="auto"/>
              <w:ind w:left="0"/>
              <w:rPr>
                <w:rFonts w:cstheme="minorHAnsi"/>
                <w:sz w:val="18"/>
                <w:szCs w:val="18"/>
              </w:rPr>
            </w:pPr>
            <w:r w:rsidRPr="00E46010">
              <w:rPr>
                <w:rFonts w:cstheme="minorHAnsi"/>
                <w:sz w:val="18"/>
                <w:szCs w:val="18"/>
              </w:rPr>
              <w:t>20</w:t>
            </w:r>
          </w:p>
        </w:tc>
        <w:tc>
          <w:tcPr>
            <w:tcW w:w="2250" w:type="dxa"/>
          </w:tcPr>
          <w:p w:rsidRPr="00E46010" w:rsidR="00E46010" w:rsidP="00E46010" w:rsidRDefault="00E46010" w14:paraId="73402ADC" w14:textId="77777777">
            <w:pPr>
              <w:spacing w:after="0" w:line="240" w:lineRule="auto"/>
              <w:ind w:left="0"/>
              <w:rPr>
                <w:rFonts w:cstheme="minorHAnsi"/>
                <w:sz w:val="18"/>
                <w:szCs w:val="18"/>
              </w:rPr>
            </w:pPr>
            <w:r w:rsidRPr="00E46010">
              <w:rPr>
                <w:rFonts w:cstheme="minorHAnsi"/>
                <w:sz w:val="18"/>
                <w:szCs w:val="18"/>
              </w:rPr>
              <w:t>a-</w:t>
            </w:r>
            <w:proofErr w:type="spellStart"/>
            <w:proofErr w:type="gramStart"/>
            <w:r w:rsidRPr="00E46010">
              <w:rPr>
                <w:rFonts w:cstheme="minorHAnsi"/>
                <w:sz w:val="18"/>
                <w:szCs w:val="18"/>
              </w:rPr>
              <w:t>z,A</w:t>
            </w:r>
            <w:proofErr w:type="spellEnd"/>
            <w:proofErr w:type="gramEnd"/>
            <w:r w:rsidRPr="00E46010">
              <w:rPr>
                <w:rFonts w:cstheme="minorHAnsi"/>
                <w:sz w:val="18"/>
                <w:szCs w:val="18"/>
              </w:rPr>
              <w:t>-Z</w:t>
            </w:r>
          </w:p>
        </w:tc>
        <w:tc>
          <w:tcPr>
            <w:tcW w:w="2704" w:type="dxa"/>
          </w:tcPr>
          <w:p w:rsidRPr="00E46010" w:rsidR="00E46010" w:rsidP="00E46010" w:rsidRDefault="00E46010" w14:paraId="7FB93EEB" w14:textId="77777777">
            <w:pPr>
              <w:spacing w:after="0" w:line="240" w:lineRule="auto"/>
              <w:ind w:left="0"/>
              <w:rPr>
                <w:rFonts w:cstheme="minorHAnsi"/>
                <w:sz w:val="18"/>
                <w:szCs w:val="18"/>
              </w:rPr>
            </w:pPr>
            <w:r w:rsidRPr="00E46010">
              <w:rPr>
                <w:rFonts w:cstheme="minorHAnsi"/>
                <w:sz w:val="18"/>
                <w:szCs w:val="18"/>
              </w:rPr>
              <w:t>Seller name</w:t>
            </w:r>
          </w:p>
        </w:tc>
      </w:tr>
      <w:tr w:rsidR="00E46010" w:rsidTr="00E46010" w14:paraId="79D2C183" w14:textId="77777777">
        <w:trPr>
          <w:trHeight w:val="231"/>
        </w:trPr>
        <w:tc>
          <w:tcPr>
            <w:tcW w:w="1435" w:type="dxa"/>
          </w:tcPr>
          <w:p w:rsidRPr="00E46010" w:rsidR="00E46010" w:rsidP="00E46010" w:rsidRDefault="00E46010" w14:paraId="6DAA28F2" w14:textId="77777777">
            <w:pPr>
              <w:spacing w:after="0" w:line="240" w:lineRule="auto"/>
              <w:ind w:left="0"/>
              <w:rPr>
                <w:rFonts w:cstheme="minorHAnsi"/>
                <w:sz w:val="18"/>
                <w:szCs w:val="18"/>
              </w:rPr>
            </w:pPr>
            <w:proofErr w:type="spellStart"/>
            <w:r w:rsidRPr="00E46010">
              <w:rPr>
                <w:rFonts w:cstheme="minorHAnsi"/>
                <w:sz w:val="18"/>
                <w:szCs w:val="18"/>
              </w:rPr>
              <w:t>SellerGSTNNumber</w:t>
            </w:r>
            <w:proofErr w:type="spellEnd"/>
          </w:p>
        </w:tc>
        <w:tc>
          <w:tcPr>
            <w:tcW w:w="1913" w:type="dxa"/>
          </w:tcPr>
          <w:p w:rsidRPr="00E46010" w:rsidR="00E46010" w:rsidP="00E46010" w:rsidRDefault="00E46010" w14:paraId="33F1B4F7"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5AB84012"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697ED24C" w14:textId="77777777">
            <w:pPr>
              <w:spacing w:after="0" w:line="240" w:lineRule="auto"/>
              <w:ind w:left="0"/>
              <w:rPr>
                <w:rFonts w:cstheme="minorHAnsi"/>
                <w:sz w:val="18"/>
                <w:szCs w:val="18"/>
              </w:rPr>
            </w:pPr>
            <w:r w:rsidRPr="00E46010">
              <w:rPr>
                <w:rFonts w:cstheme="minorHAnsi"/>
                <w:sz w:val="18"/>
                <w:szCs w:val="18"/>
              </w:rPr>
              <w:t>15</w:t>
            </w:r>
          </w:p>
        </w:tc>
        <w:tc>
          <w:tcPr>
            <w:tcW w:w="2250" w:type="dxa"/>
          </w:tcPr>
          <w:p w:rsidRPr="00E46010" w:rsidR="00E46010" w:rsidP="00E46010" w:rsidRDefault="00E46010" w14:paraId="41568CB2"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30604F66" w14:textId="77777777">
            <w:pPr>
              <w:spacing w:after="0" w:line="240" w:lineRule="auto"/>
              <w:ind w:left="0"/>
              <w:rPr>
                <w:rFonts w:cstheme="minorHAnsi"/>
                <w:sz w:val="18"/>
                <w:szCs w:val="18"/>
              </w:rPr>
            </w:pPr>
            <w:r w:rsidRPr="00E46010">
              <w:rPr>
                <w:rFonts w:cstheme="minorHAnsi"/>
                <w:sz w:val="18"/>
                <w:szCs w:val="18"/>
              </w:rPr>
              <w:t>GST no of seller</w:t>
            </w:r>
          </w:p>
        </w:tc>
      </w:tr>
      <w:tr w:rsidRPr="0058311E" w:rsidR="00E46010" w:rsidTr="00E46010" w14:paraId="462898CF" w14:textId="77777777">
        <w:trPr>
          <w:trHeight w:val="231"/>
        </w:trPr>
        <w:tc>
          <w:tcPr>
            <w:tcW w:w="1435" w:type="dxa"/>
          </w:tcPr>
          <w:p w:rsidRPr="00E46010" w:rsidR="00E46010" w:rsidP="00E46010" w:rsidRDefault="00E46010" w14:paraId="2556A70B" w14:textId="77777777">
            <w:pPr>
              <w:spacing w:after="0" w:line="240" w:lineRule="auto"/>
              <w:ind w:left="0"/>
              <w:rPr>
                <w:rFonts w:cstheme="minorHAnsi"/>
                <w:sz w:val="18"/>
                <w:szCs w:val="18"/>
              </w:rPr>
            </w:pPr>
            <w:proofErr w:type="spellStart"/>
            <w:r w:rsidRPr="00E46010">
              <w:rPr>
                <w:rFonts w:cstheme="minorHAnsi"/>
                <w:sz w:val="18"/>
                <w:szCs w:val="18"/>
              </w:rPr>
              <w:t>cessAmount</w:t>
            </w:r>
            <w:proofErr w:type="spellEnd"/>
          </w:p>
        </w:tc>
        <w:tc>
          <w:tcPr>
            <w:tcW w:w="1913" w:type="dxa"/>
          </w:tcPr>
          <w:p w:rsidRPr="00E46010" w:rsidR="00E46010" w:rsidP="00E46010" w:rsidRDefault="00E46010" w14:paraId="08530C91"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7515D9A9"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624C1111"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1B37AFF1"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42656035" w14:textId="77777777">
            <w:pPr>
              <w:spacing w:after="0" w:line="240" w:lineRule="auto"/>
              <w:ind w:left="0"/>
              <w:rPr>
                <w:rFonts w:cstheme="minorHAnsi"/>
                <w:sz w:val="18"/>
                <w:szCs w:val="18"/>
              </w:rPr>
            </w:pPr>
            <w:proofErr w:type="spellStart"/>
            <w:r w:rsidRPr="00E46010">
              <w:rPr>
                <w:rFonts w:cstheme="minorHAnsi"/>
                <w:sz w:val="18"/>
                <w:szCs w:val="18"/>
              </w:rPr>
              <w:t>Cess</w:t>
            </w:r>
            <w:proofErr w:type="spellEnd"/>
            <w:r w:rsidRPr="00E46010">
              <w:rPr>
                <w:rFonts w:cstheme="minorHAnsi"/>
                <w:sz w:val="18"/>
                <w:szCs w:val="18"/>
              </w:rPr>
              <w:t xml:space="preserve"> Amount. Mandatory for Intl Outbound Dutiable product</w:t>
            </w:r>
          </w:p>
        </w:tc>
      </w:tr>
      <w:tr w:rsidRPr="0058311E" w:rsidR="00E46010" w:rsidTr="00E46010" w14:paraId="6F683707" w14:textId="77777777">
        <w:trPr>
          <w:trHeight w:val="231"/>
        </w:trPr>
        <w:tc>
          <w:tcPr>
            <w:tcW w:w="1435" w:type="dxa"/>
          </w:tcPr>
          <w:p w:rsidRPr="00E46010" w:rsidR="00E46010" w:rsidP="00E46010" w:rsidRDefault="00E46010" w14:paraId="1E7B28F3" w14:textId="77777777">
            <w:pPr>
              <w:spacing w:after="0" w:line="240" w:lineRule="auto"/>
              <w:ind w:left="0"/>
              <w:rPr>
                <w:rFonts w:cstheme="minorHAnsi"/>
                <w:sz w:val="18"/>
                <w:szCs w:val="18"/>
              </w:rPr>
            </w:pPr>
            <w:proofErr w:type="spellStart"/>
            <w:r w:rsidRPr="00E46010">
              <w:rPr>
                <w:rFonts w:cstheme="minorHAnsi"/>
                <w:sz w:val="18"/>
                <w:szCs w:val="18"/>
              </w:rPr>
              <w:t>eWaybillNumber</w:t>
            </w:r>
            <w:proofErr w:type="spellEnd"/>
          </w:p>
        </w:tc>
        <w:tc>
          <w:tcPr>
            <w:tcW w:w="1913" w:type="dxa"/>
          </w:tcPr>
          <w:p w:rsidRPr="00E46010" w:rsidR="00E46010" w:rsidP="00E46010" w:rsidRDefault="00E46010" w14:paraId="75DEAD65" w14:textId="77777777">
            <w:pPr>
              <w:spacing w:after="0" w:line="240" w:lineRule="auto"/>
              <w:ind w:left="0"/>
              <w:rPr>
                <w:rFonts w:cstheme="minorHAnsi"/>
                <w:sz w:val="18"/>
                <w:szCs w:val="18"/>
              </w:rPr>
            </w:pPr>
            <w:r w:rsidRPr="00E46010">
              <w:rPr>
                <w:rFonts w:cstheme="minorHAnsi"/>
                <w:sz w:val="18"/>
                <w:szCs w:val="18"/>
              </w:rPr>
              <w:t>Int</w:t>
            </w:r>
          </w:p>
        </w:tc>
        <w:tc>
          <w:tcPr>
            <w:tcW w:w="990" w:type="dxa"/>
          </w:tcPr>
          <w:p w:rsidRPr="00E46010" w:rsidR="00E46010" w:rsidP="00E46010" w:rsidRDefault="00E46010" w14:paraId="7AAEE197"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2115F42" w14:textId="77777777">
            <w:pPr>
              <w:spacing w:after="0" w:line="240" w:lineRule="auto"/>
              <w:ind w:left="0"/>
              <w:rPr>
                <w:rFonts w:cstheme="minorHAnsi"/>
                <w:sz w:val="18"/>
                <w:szCs w:val="18"/>
              </w:rPr>
            </w:pPr>
            <w:r w:rsidRPr="00E46010">
              <w:rPr>
                <w:rFonts w:cstheme="minorHAnsi"/>
                <w:sz w:val="18"/>
                <w:szCs w:val="18"/>
              </w:rPr>
              <w:t>12</w:t>
            </w:r>
          </w:p>
        </w:tc>
        <w:tc>
          <w:tcPr>
            <w:tcW w:w="2250" w:type="dxa"/>
          </w:tcPr>
          <w:p w:rsidRPr="00E46010" w:rsidR="00E46010" w:rsidP="00E46010" w:rsidRDefault="00E46010" w14:paraId="0F803521"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4482F7C6" w14:textId="77777777">
            <w:pPr>
              <w:spacing w:after="0" w:line="240" w:lineRule="auto"/>
              <w:ind w:left="0"/>
              <w:rPr>
                <w:rFonts w:cstheme="minorHAnsi"/>
                <w:sz w:val="18"/>
                <w:szCs w:val="18"/>
              </w:rPr>
            </w:pPr>
            <w:proofErr w:type="spellStart"/>
            <w:r w:rsidRPr="00E46010">
              <w:rPr>
                <w:rFonts w:cstheme="minorHAnsi"/>
                <w:sz w:val="18"/>
                <w:szCs w:val="18"/>
              </w:rPr>
              <w:t>EWayBill</w:t>
            </w:r>
            <w:proofErr w:type="spellEnd"/>
            <w:r w:rsidRPr="00E46010">
              <w:rPr>
                <w:rFonts w:cstheme="minorHAnsi"/>
                <w:sz w:val="18"/>
                <w:szCs w:val="18"/>
              </w:rPr>
              <w:t xml:space="preserve"> number is mandatory for / Intl Ecommerce/Cross Border CSBV product.</w:t>
            </w:r>
          </w:p>
        </w:tc>
      </w:tr>
      <w:tr w:rsidRPr="0058311E" w:rsidR="00E46010" w:rsidTr="00E46010" w14:paraId="019D18F9" w14:textId="77777777">
        <w:trPr>
          <w:trHeight w:val="231"/>
        </w:trPr>
        <w:tc>
          <w:tcPr>
            <w:tcW w:w="1435" w:type="dxa"/>
          </w:tcPr>
          <w:p w:rsidRPr="00E46010" w:rsidR="00E46010" w:rsidP="00E46010" w:rsidRDefault="00E46010" w14:paraId="0C13E80E" w14:textId="77777777">
            <w:pPr>
              <w:spacing w:after="0" w:line="240" w:lineRule="auto"/>
              <w:ind w:left="0"/>
              <w:rPr>
                <w:rFonts w:cstheme="minorHAnsi"/>
                <w:sz w:val="18"/>
                <w:szCs w:val="18"/>
              </w:rPr>
            </w:pPr>
            <w:proofErr w:type="spellStart"/>
            <w:r w:rsidRPr="00E46010">
              <w:rPr>
                <w:rFonts w:cstheme="minorHAnsi"/>
                <w:sz w:val="18"/>
                <w:szCs w:val="18"/>
              </w:rPr>
              <w:t>eWaybillDate</w:t>
            </w:r>
            <w:proofErr w:type="spellEnd"/>
          </w:p>
        </w:tc>
        <w:tc>
          <w:tcPr>
            <w:tcW w:w="1913" w:type="dxa"/>
          </w:tcPr>
          <w:p w:rsidRPr="00E46010" w:rsidR="00E46010" w:rsidP="00E46010" w:rsidRDefault="00E46010" w14:paraId="72BA12C3" w14:textId="77777777">
            <w:pPr>
              <w:spacing w:after="0" w:line="240" w:lineRule="auto"/>
              <w:ind w:left="0"/>
              <w:rPr>
                <w:rFonts w:cstheme="minorHAnsi"/>
                <w:sz w:val="18"/>
                <w:szCs w:val="18"/>
              </w:rPr>
            </w:pPr>
            <w:r w:rsidRPr="00E46010">
              <w:rPr>
                <w:rFonts w:cstheme="minorHAnsi"/>
                <w:sz w:val="18"/>
                <w:szCs w:val="18"/>
              </w:rPr>
              <w:t>Date</w:t>
            </w:r>
          </w:p>
        </w:tc>
        <w:tc>
          <w:tcPr>
            <w:tcW w:w="990" w:type="dxa"/>
          </w:tcPr>
          <w:p w:rsidRPr="00E46010" w:rsidR="00E46010" w:rsidP="00E46010" w:rsidRDefault="00E46010" w14:paraId="676EAD1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BF314B6" w14:textId="77777777">
            <w:pPr>
              <w:spacing w:after="0" w:line="240" w:lineRule="auto"/>
              <w:ind w:left="0"/>
              <w:rPr>
                <w:rFonts w:cstheme="minorHAnsi"/>
                <w:sz w:val="18"/>
                <w:szCs w:val="18"/>
              </w:rPr>
            </w:pPr>
            <w:r w:rsidRPr="00E46010">
              <w:rPr>
                <w:rFonts w:cstheme="minorHAnsi"/>
                <w:sz w:val="18"/>
                <w:szCs w:val="18"/>
              </w:rPr>
              <w:t>8</w:t>
            </w:r>
          </w:p>
        </w:tc>
        <w:tc>
          <w:tcPr>
            <w:tcW w:w="2250" w:type="dxa"/>
          </w:tcPr>
          <w:p w:rsidRPr="00E46010" w:rsidR="00E46010" w:rsidP="00E46010" w:rsidRDefault="00E46010" w14:paraId="576E5D49" w14:textId="77777777">
            <w:pPr>
              <w:spacing w:after="0" w:line="240" w:lineRule="auto"/>
              <w:ind w:left="0"/>
              <w:rPr>
                <w:rFonts w:cstheme="minorHAnsi"/>
                <w:sz w:val="18"/>
                <w:szCs w:val="18"/>
              </w:rPr>
            </w:pPr>
            <w:r w:rsidRPr="00E46010">
              <w:rPr>
                <w:rFonts w:cstheme="minorHAnsi"/>
                <w:sz w:val="18"/>
                <w:szCs w:val="18"/>
              </w:rPr>
              <w:t>Date</w:t>
            </w:r>
          </w:p>
        </w:tc>
        <w:tc>
          <w:tcPr>
            <w:tcW w:w="2704" w:type="dxa"/>
          </w:tcPr>
          <w:p w:rsidRPr="00E46010" w:rsidR="00E46010" w:rsidP="00E46010" w:rsidRDefault="00E46010" w14:paraId="3FFDAB30" w14:textId="77777777">
            <w:pPr>
              <w:spacing w:after="0" w:line="240" w:lineRule="auto"/>
              <w:ind w:left="0"/>
              <w:rPr>
                <w:rFonts w:cstheme="minorHAnsi"/>
                <w:sz w:val="18"/>
                <w:szCs w:val="18"/>
              </w:rPr>
            </w:pPr>
            <w:proofErr w:type="spellStart"/>
            <w:r w:rsidRPr="00E46010">
              <w:rPr>
                <w:rFonts w:cstheme="minorHAnsi"/>
                <w:sz w:val="18"/>
                <w:szCs w:val="18"/>
              </w:rPr>
              <w:t>EWaybill</w:t>
            </w:r>
            <w:proofErr w:type="spellEnd"/>
            <w:r w:rsidRPr="00E46010">
              <w:rPr>
                <w:rFonts w:cstheme="minorHAnsi"/>
                <w:sz w:val="18"/>
                <w:szCs w:val="18"/>
              </w:rPr>
              <w:t xml:space="preserve"> generated date is mandatory for / Intl Ecommerce/Cross Border CSBV product.</w:t>
            </w:r>
          </w:p>
        </w:tc>
      </w:tr>
      <w:tr w:rsidRPr="0058311E" w:rsidR="00E46010" w:rsidTr="00E46010" w14:paraId="7F4BAED4" w14:textId="77777777">
        <w:trPr>
          <w:trHeight w:val="231"/>
        </w:trPr>
        <w:tc>
          <w:tcPr>
            <w:tcW w:w="1435" w:type="dxa"/>
          </w:tcPr>
          <w:p w:rsidRPr="00E46010" w:rsidR="00E46010" w:rsidP="00E46010" w:rsidRDefault="00E46010" w14:paraId="02D3B558" w14:textId="77777777">
            <w:pPr>
              <w:spacing w:after="0" w:line="240" w:lineRule="auto"/>
              <w:ind w:left="0"/>
              <w:rPr>
                <w:rFonts w:cstheme="minorHAnsi"/>
                <w:sz w:val="18"/>
                <w:szCs w:val="18"/>
              </w:rPr>
            </w:pPr>
            <w:proofErr w:type="spellStart"/>
            <w:r w:rsidRPr="00E46010">
              <w:rPr>
                <w:rFonts w:cstheme="minorHAnsi"/>
                <w:sz w:val="18"/>
                <w:szCs w:val="18"/>
              </w:rPr>
              <w:t>supplyType</w:t>
            </w:r>
            <w:proofErr w:type="spellEnd"/>
          </w:p>
        </w:tc>
        <w:tc>
          <w:tcPr>
            <w:tcW w:w="1913" w:type="dxa"/>
          </w:tcPr>
          <w:p w:rsidRPr="00E46010" w:rsidR="00E46010" w:rsidP="00E46010" w:rsidRDefault="00E46010" w14:paraId="0EE09CE2"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59EF33A5"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489D3292" w14:textId="77777777">
            <w:pPr>
              <w:spacing w:after="0" w:line="240" w:lineRule="auto"/>
              <w:ind w:left="0"/>
              <w:rPr>
                <w:rFonts w:cstheme="minorHAnsi"/>
                <w:sz w:val="18"/>
                <w:szCs w:val="18"/>
              </w:rPr>
            </w:pPr>
            <w:r w:rsidRPr="00E46010">
              <w:rPr>
                <w:rFonts w:cstheme="minorHAnsi"/>
                <w:sz w:val="18"/>
                <w:szCs w:val="18"/>
              </w:rPr>
              <w:t>1</w:t>
            </w:r>
          </w:p>
        </w:tc>
        <w:tc>
          <w:tcPr>
            <w:tcW w:w="2250" w:type="dxa"/>
          </w:tcPr>
          <w:p w:rsidRPr="00E46010" w:rsidR="00E46010" w:rsidP="00E46010" w:rsidRDefault="00E46010" w14:paraId="51A9E34E"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7D82001F" w14:textId="77777777">
            <w:pPr>
              <w:spacing w:after="0" w:line="240" w:lineRule="auto"/>
              <w:ind w:left="0"/>
              <w:rPr>
                <w:rFonts w:cstheme="minorHAnsi"/>
                <w:sz w:val="18"/>
                <w:szCs w:val="18"/>
              </w:rPr>
            </w:pPr>
            <w:r w:rsidRPr="00E46010">
              <w:rPr>
                <w:rFonts w:cstheme="minorHAnsi"/>
                <w:sz w:val="18"/>
                <w:szCs w:val="18"/>
              </w:rPr>
              <w:t>Supply Type</w:t>
            </w:r>
          </w:p>
        </w:tc>
      </w:tr>
      <w:tr w:rsidRPr="0058311E" w:rsidR="00E46010" w:rsidTr="00E46010" w14:paraId="4B08955A" w14:textId="77777777">
        <w:trPr>
          <w:trHeight w:val="231"/>
        </w:trPr>
        <w:tc>
          <w:tcPr>
            <w:tcW w:w="1435" w:type="dxa"/>
          </w:tcPr>
          <w:p w:rsidRPr="00E46010" w:rsidR="00E46010" w:rsidP="00E46010" w:rsidRDefault="00E46010" w14:paraId="157EE7BD" w14:textId="77777777">
            <w:pPr>
              <w:spacing w:after="0" w:line="240" w:lineRule="auto"/>
              <w:ind w:left="0"/>
              <w:rPr>
                <w:rFonts w:cstheme="minorHAnsi"/>
                <w:sz w:val="18"/>
                <w:szCs w:val="18"/>
              </w:rPr>
            </w:pPr>
            <w:proofErr w:type="spellStart"/>
            <w:r w:rsidRPr="00E46010">
              <w:rPr>
                <w:rFonts w:cstheme="minorHAnsi"/>
                <w:sz w:val="18"/>
                <w:szCs w:val="18"/>
              </w:rPr>
              <w:t>subSupplyType</w:t>
            </w:r>
            <w:proofErr w:type="spellEnd"/>
          </w:p>
        </w:tc>
        <w:tc>
          <w:tcPr>
            <w:tcW w:w="1913" w:type="dxa"/>
          </w:tcPr>
          <w:p w:rsidRPr="00E46010" w:rsidR="00E46010" w:rsidP="00E46010" w:rsidRDefault="00E46010" w14:paraId="408D06B7" w14:textId="77777777">
            <w:pPr>
              <w:spacing w:after="0" w:line="240" w:lineRule="auto"/>
              <w:ind w:left="0"/>
              <w:rPr>
                <w:rFonts w:cstheme="minorHAnsi"/>
                <w:sz w:val="18"/>
                <w:szCs w:val="18"/>
              </w:rPr>
            </w:pPr>
            <w:r w:rsidRPr="00E46010">
              <w:rPr>
                <w:rFonts w:cstheme="minorHAnsi"/>
                <w:sz w:val="18"/>
                <w:szCs w:val="18"/>
              </w:rPr>
              <w:t>Int</w:t>
            </w:r>
          </w:p>
        </w:tc>
        <w:tc>
          <w:tcPr>
            <w:tcW w:w="990" w:type="dxa"/>
          </w:tcPr>
          <w:p w:rsidRPr="00E46010" w:rsidR="00E46010" w:rsidP="00E46010" w:rsidRDefault="00E46010" w14:paraId="7D47782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9D8D8DE" w14:textId="77777777">
            <w:pPr>
              <w:spacing w:after="0" w:line="240" w:lineRule="auto"/>
              <w:ind w:left="0"/>
              <w:rPr>
                <w:rFonts w:cstheme="minorHAnsi"/>
                <w:sz w:val="18"/>
                <w:szCs w:val="18"/>
              </w:rPr>
            </w:pPr>
            <w:r w:rsidRPr="00E46010">
              <w:rPr>
                <w:rFonts w:cstheme="minorHAnsi"/>
                <w:sz w:val="18"/>
                <w:szCs w:val="18"/>
              </w:rPr>
              <w:t>2</w:t>
            </w:r>
          </w:p>
        </w:tc>
        <w:tc>
          <w:tcPr>
            <w:tcW w:w="2250" w:type="dxa"/>
          </w:tcPr>
          <w:p w:rsidRPr="00E46010" w:rsidR="00E46010" w:rsidP="00E46010" w:rsidRDefault="00E46010" w14:paraId="4F0483C1"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7B3F6B69" w14:textId="77777777">
            <w:pPr>
              <w:spacing w:after="0" w:line="240" w:lineRule="auto"/>
              <w:ind w:left="0"/>
              <w:rPr>
                <w:rFonts w:cstheme="minorHAnsi"/>
                <w:sz w:val="18"/>
                <w:szCs w:val="18"/>
              </w:rPr>
            </w:pPr>
            <w:r w:rsidRPr="00E46010">
              <w:rPr>
                <w:rFonts w:cstheme="minorHAnsi"/>
                <w:sz w:val="18"/>
                <w:szCs w:val="18"/>
              </w:rPr>
              <w:t>Sub Supply Type</w:t>
            </w:r>
          </w:p>
        </w:tc>
      </w:tr>
      <w:tr w:rsidR="00E46010" w:rsidTr="00E46010" w14:paraId="1D441904" w14:textId="77777777">
        <w:trPr>
          <w:trHeight w:val="231"/>
        </w:trPr>
        <w:tc>
          <w:tcPr>
            <w:tcW w:w="1435" w:type="dxa"/>
          </w:tcPr>
          <w:p w:rsidRPr="00E46010" w:rsidR="00E46010" w:rsidP="00E46010" w:rsidRDefault="00E46010" w14:paraId="2356816D" w14:textId="77777777">
            <w:pPr>
              <w:spacing w:after="0" w:line="240" w:lineRule="auto"/>
              <w:ind w:left="0"/>
              <w:rPr>
                <w:rFonts w:cstheme="minorHAnsi"/>
                <w:sz w:val="18"/>
                <w:szCs w:val="18"/>
              </w:rPr>
            </w:pPr>
            <w:proofErr w:type="spellStart"/>
            <w:r w:rsidRPr="00E46010">
              <w:rPr>
                <w:rFonts w:cstheme="minorHAnsi"/>
                <w:sz w:val="18"/>
                <w:szCs w:val="18"/>
              </w:rPr>
              <w:t>docType</w:t>
            </w:r>
            <w:proofErr w:type="spellEnd"/>
          </w:p>
        </w:tc>
        <w:tc>
          <w:tcPr>
            <w:tcW w:w="1913" w:type="dxa"/>
          </w:tcPr>
          <w:p w:rsidRPr="00E46010" w:rsidR="00E46010" w:rsidP="00E46010" w:rsidRDefault="00E46010" w14:paraId="48B0035F"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237E260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984F40B" w14:textId="77777777">
            <w:pPr>
              <w:spacing w:after="0" w:line="240" w:lineRule="auto"/>
              <w:ind w:left="0"/>
              <w:rPr>
                <w:rFonts w:cstheme="minorHAnsi"/>
                <w:sz w:val="18"/>
                <w:szCs w:val="18"/>
              </w:rPr>
            </w:pPr>
            <w:r w:rsidRPr="00E46010">
              <w:rPr>
                <w:rFonts w:cstheme="minorHAnsi"/>
                <w:sz w:val="18"/>
                <w:szCs w:val="18"/>
              </w:rPr>
              <w:t>3</w:t>
            </w:r>
          </w:p>
        </w:tc>
        <w:tc>
          <w:tcPr>
            <w:tcW w:w="2250" w:type="dxa"/>
          </w:tcPr>
          <w:p w:rsidRPr="00E46010" w:rsidR="00E46010" w:rsidP="00E46010" w:rsidRDefault="00E46010" w14:paraId="3C931141"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7109BA7C" w14:textId="77777777">
            <w:pPr>
              <w:spacing w:after="0" w:line="240" w:lineRule="auto"/>
              <w:ind w:left="0"/>
              <w:rPr>
                <w:rFonts w:cstheme="minorHAnsi"/>
                <w:sz w:val="18"/>
                <w:szCs w:val="18"/>
              </w:rPr>
            </w:pPr>
            <w:r w:rsidRPr="00E46010">
              <w:rPr>
                <w:rFonts w:cstheme="minorHAnsi"/>
                <w:sz w:val="18"/>
                <w:szCs w:val="18"/>
              </w:rPr>
              <w:t>Doc Type</w:t>
            </w:r>
          </w:p>
        </w:tc>
      </w:tr>
      <w:tr w:rsidR="00E46010" w:rsidTr="00E46010" w14:paraId="57F05122" w14:textId="77777777">
        <w:trPr>
          <w:trHeight w:val="231"/>
        </w:trPr>
        <w:tc>
          <w:tcPr>
            <w:tcW w:w="1435" w:type="dxa"/>
          </w:tcPr>
          <w:p w:rsidRPr="00E46010" w:rsidR="00E46010" w:rsidP="00E46010" w:rsidRDefault="00E46010" w14:paraId="58806C91" w14:textId="77777777">
            <w:pPr>
              <w:spacing w:after="0" w:line="240" w:lineRule="auto"/>
              <w:ind w:left="0"/>
              <w:rPr>
                <w:rFonts w:cstheme="minorHAnsi"/>
                <w:sz w:val="18"/>
                <w:szCs w:val="18"/>
              </w:rPr>
            </w:pPr>
            <w:proofErr w:type="spellStart"/>
            <w:r w:rsidRPr="00E46010">
              <w:rPr>
                <w:rFonts w:cstheme="minorHAnsi"/>
                <w:sz w:val="18"/>
                <w:szCs w:val="18"/>
              </w:rPr>
              <w:t>IsMEISS</w:t>
            </w:r>
            <w:proofErr w:type="spellEnd"/>
          </w:p>
        </w:tc>
        <w:tc>
          <w:tcPr>
            <w:tcW w:w="1913" w:type="dxa"/>
          </w:tcPr>
          <w:p w:rsidRPr="00E46010" w:rsidR="00E46010" w:rsidP="00E46010" w:rsidRDefault="00E46010" w14:paraId="51D1E6C5"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C8EE33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0AF920B" w14:textId="77777777">
            <w:pPr>
              <w:spacing w:after="0" w:line="240" w:lineRule="auto"/>
              <w:ind w:left="0"/>
              <w:rPr>
                <w:rFonts w:cstheme="minorHAnsi"/>
                <w:sz w:val="18"/>
                <w:szCs w:val="18"/>
              </w:rPr>
            </w:pPr>
            <w:r w:rsidRPr="00E46010">
              <w:rPr>
                <w:rFonts w:cstheme="minorHAnsi"/>
                <w:sz w:val="18"/>
                <w:szCs w:val="18"/>
              </w:rPr>
              <w:t>1</w:t>
            </w:r>
          </w:p>
        </w:tc>
        <w:tc>
          <w:tcPr>
            <w:tcW w:w="2250" w:type="dxa"/>
          </w:tcPr>
          <w:p w:rsidRPr="00E46010" w:rsidR="00E46010" w:rsidP="00E46010" w:rsidRDefault="00E46010" w14:paraId="3A827A8D" w14:textId="77777777">
            <w:pPr>
              <w:spacing w:after="0" w:line="240" w:lineRule="auto"/>
              <w:ind w:left="0"/>
              <w:rPr>
                <w:rFonts w:cstheme="minorHAnsi"/>
                <w:sz w:val="18"/>
                <w:szCs w:val="18"/>
              </w:rPr>
            </w:pPr>
            <w:r w:rsidRPr="00E46010">
              <w:rPr>
                <w:rFonts w:cstheme="minorHAnsi"/>
                <w:sz w:val="18"/>
                <w:szCs w:val="18"/>
              </w:rPr>
              <w:t>1/0</w:t>
            </w:r>
          </w:p>
        </w:tc>
        <w:tc>
          <w:tcPr>
            <w:tcW w:w="2704" w:type="dxa"/>
          </w:tcPr>
          <w:p w:rsidRPr="00E46010" w:rsidR="00E46010" w:rsidP="00E46010" w:rsidRDefault="00E46010" w14:paraId="3AA442CC" w14:textId="77777777">
            <w:pPr>
              <w:spacing w:after="0" w:line="240" w:lineRule="auto"/>
              <w:ind w:left="0"/>
              <w:rPr>
                <w:rFonts w:cstheme="minorHAnsi"/>
                <w:sz w:val="18"/>
                <w:szCs w:val="18"/>
              </w:rPr>
            </w:pPr>
            <w:r w:rsidRPr="00E46010">
              <w:rPr>
                <w:rFonts w:cstheme="minorHAnsi"/>
                <w:sz w:val="18"/>
                <w:szCs w:val="18"/>
              </w:rPr>
              <w:t xml:space="preserve">The Merchandise Export from India Scheme (MEIS Scheme) is a newly launched scheme launched as a part of the new Foreign Trade Policy </w:t>
            </w:r>
            <w:proofErr w:type="gramStart"/>
            <w:r w:rsidRPr="00E46010">
              <w:rPr>
                <w:rFonts w:cstheme="minorHAnsi"/>
                <w:sz w:val="18"/>
                <w:szCs w:val="18"/>
              </w:rPr>
              <w:t>In</w:t>
            </w:r>
            <w:proofErr w:type="gramEnd"/>
            <w:r w:rsidRPr="00E46010">
              <w:rPr>
                <w:rFonts w:cstheme="minorHAnsi"/>
                <w:sz w:val="18"/>
                <w:szCs w:val="18"/>
              </w:rPr>
              <w:t xml:space="preserve"> India which is mandatory for Intl Outbound / Intl Ecommerce/Cross Border CSBV product.</w:t>
            </w:r>
          </w:p>
          <w:p w:rsidRPr="00E46010" w:rsidR="00E46010" w:rsidP="00E46010" w:rsidRDefault="00E46010" w14:paraId="4AA36234" w14:textId="77777777">
            <w:pPr>
              <w:spacing w:after="0" w:line="240" w:lineRule="auto"/>
              <w:ind w:left="0"/>
              <w:rPr>
                <w:rFonts w:cstheme="minorHAnsi"/>
                <w:sz w:val="18"/>
                <w:szCs w:val="18"/>
              </w:rPr>
            </w:pPr>
            <w:r w:rsidRPr="00E46010">
              <w:rPr>
                <w:rFonts w:cstheme="minorHAnsi"/>
                <w:sz w:val="18"/>
                <w:szCs w:val="18"/>
              </w:rPr>
              <w:t>1 – Yes</w:t>
            </w:r>
          </w:p>
          <w:p w:rsidRPr="00E46010" w:rsidR="00E46010" w:rsidP="00E46010" w:rsidRDefault="00E46010" w14:paraId="78FB336A" w14:textId="77777777">
            <w:pPr>
              <w:spacing w:after="0" w:line="240" w:lineRule="auto"/>
              <w:ind w:left="0"/>
              <w:rPr>
                <w:rFonts w:cstheme="minorHAnsi"/>
                <w:sz w:val="18"/>
                <w:szCs w:val="18"/>
              </w:rPr>
            </w:pPr>
            <w:r w:rsidRPr="00E46010">
              <w:rPr>
                <w:rFonts w:cstheme="minorHAnsi"/>
                <w:sz w:val="18"/>
                <w:szCs w:val="18"/>
              </w:rPr>
              <w:t>0 – No</w:t>
            </w:r>
          </w:p>
        </w:tc>
      </w:tr>
      <w:tr w:rsidR="00E46010" w:rsidTr="00E46010" w14:paraId="4FB83125" w14:textId="77777777">
        <w:trPr>
          <w:trHeight w:val="231"/>
        </w:trPr>
        <w:tc>
          <w:tcPr>
            <w:tcW w:w="1435" w:type="dxa"/>
          </w:tcPr>
          <w:p w:rsidRPr="00E46010" w:rsidR="00E46010" w:rsidP="00E46010" w:rsidRDefault="00E46010" w14:paraId="39656749" w14:textId="77777777">
            <w:pPr>
              <w:spacing w:after="0" w:line="240" w:lineRule="auto"/>
              <w:ind w:left="0"/>
              <w:rPr>
                <w:rFonts w:cstheme="minorHAnsi"/>
                <w:sz w:val="18"/>
                <w:szCs w:val="18"/>
              </w:rPr>
            </w:pPr>
            <w:proofErr w:type="spellStart"/>
            <w:r w:rsidRPr="00E46010">
              <w:rPr>
                <w:rFonts w:cstheme="minorHAnsi"/>
                <w:sz w:val="18"/>
                <w:szCs w:val="18"/>
              </w:rPr>
              <w:t>PerUnitRate</w:t>
            </w:r>
            <w:proofErr w:type="spellEnd"/>
          </w:p>
        </w:tc>
        <w:tc>
          <w:tcPr>
            <w:tcW w:w="1913" w:type="dxa"/>
          </w:tcPr>
          <w:p w:rsidRPr="00E46010" w:rsidR="00E46010" w:rsidP="00E46010" w:rsidRDefault="00E46010" w14:paraId="02381E82"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3DF7238A"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4D1B3575"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27DEAF8F" w14:textId="77777777">
            <w:pPr>
              <w:spacing w:after="0" w:line="240" w:lineRule="auto"/>
              <w:ind w:left="0"/>
              <w:rPr>
                <w:rFonts w:cstheme="minorHAnsi"/>
                <w:sz w:val="18"/>
                <w:szCs w:val="18"/>
              </w:rPr>
            </w:pPr>
            <w:r w:rsidRPr="00E46010">
              <w:rPr>
                <w:rFonts w:cstheme="minorHAnsi"/>
                <w:sz w:val="18"/>
                <w:szCs w:val="18"/>
              </w:rPr>
              <w:t>0 – 9999999999.99</w:t>
            </w:r>
          </w:p>
        </w:tc>
        <w:tc>
          <w:tcPr>
            <w:tcW w:w="2704" w:type="dxa"/>
          </w:tcPr>
          <w:p w:rsidRPr="00E46010" w:rsidR="00E46010" w:rsidP="00E46010" w:rsidRDefault="00E46010" w14:paraId="2501C390" w14:textId="77777777">
            <w:pPr>
              <w:spacing w:after="0" w:line="240" w:lineRule="auto"/>
              <w:ind w:left="0"/>
              <w:rPr>
                <w:rFonts w:cstheme="minorHAnsi"/>
                <w:sz w:val="18"/>
                <w:szCs w:val="18"/>
              </w:rPr>
            </w:pPr>
            <w:r w:rsidRPr="00E46010">
              <w:rPr>
                <w:rFonts w:cstheme="minorHAnsi"/>
                <w:sz w:val="18"/>
                <w:szCs w:val="18"/>
              </w:rPr>
              <w:t>Per Unit Rate is mandatory for Intl Outbound product.</w:t>
            </w:r>
          </w:p>
        </w:tc>
      </w:tr>
      <w:tr w:rsidR="00E46010" w:rsidTr="00E46010" w14:paraId="65F27DEE" w14:textId="77777777">
        <w:trPr>
          <w:trHeight w:val="231"/>
        </w:trPr>
        <w:tc>
          <w:tcPr>
            <w:tcW w:w="1435" w:type="dxa"/>
          </w:tcPr>
          <w:p w:rsidRPr="00E46010" w:rsidR="00E46010" w:rsidP="00E46010" w:rsidRDefault="00E46010" w14:paraId="68423D5E" w14:textId="77777777">
            <w:pPr>
              <w:spacing w:after="0" w:line="240" w:lineRule="auto"/>
              <w:ind w:left="0"/>
              <w:rPr>
                <w:rFonts w:cstheme="minorHAnsi"/>
                <w:sz w:val="18"/>
                <w:szCs w:val="18"/>
              </w:rPr>
            </w:pPr>
            <w:proofErr w:type="spellStart"/>
            <w:r w:rsidRPr="00E46010">
              <w:rPr>
                <w:rFonts w:cstheme="minorHAnsi"/>
                <w:sz w:val="18"/>
                <w:szCs w:val="18"/>
              </w:rPr>
              <w:t>PieceID</w:t>
            </w:r>
            <w:proofErr w:type="spellEnd"/>
          </w:p>
        </w:tc>
        <w:tc>
          <w:tcPr>
            <w:tcW w:w="1913" w:type="dxa"/>
          </w:tcPr>
          <w:p w:rsidRPr="00E46010" w:rsidR="00E46010" w:rsidP="00E46010" w:rsidRDefault="00E46010" w14:paraId="503932B0"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3D5A6739"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5036D504" w14:textId="77777777">
            <w:pPr>
              <w:spacing w:after="0" w:line="240" w:lineRule="auto"/>
              <w:ind w:left="0"/>
              <w:rPr>
                <w:rFonts w:cstheme="minorHAnsi"/>
                <w:sz w:val="18"/>
                <w:szCs w:val="18"/>
              </w:rPr>
            </w:pPr>
            <w:r w:rsidRPr="00E46010">
              <w:rPr>
                <w:rFonts w:cstheme="minorHAnsi"/>
                <w:sz w:val="18"/>
                <w:szCs w:val="18"/>
              </w:rPr>
              <w:t>4</w:t>
            </w:r>
          </w:p>
        </w:tc>
        <w:tc>
          <w:tcPr>
            <w:tcW w:w="2250" w:type="dxa"/>
          </w:tcPr>
          <w:p w:rsidRPr="00E46010" w:rsidR="00E46010" w:rsidP="00E46010" w:rsidRDefault="00E46010" w14:paraId="6296D617"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4FA00FD0" w14:textId="77777777">
            <w:pPr>
              <w:spacing w:after="0" w:line="240" w:lineRule="auto"/>
              <w:ind w:left="0"/>
              <w:rPr>
                <w:rFonts w:cstheme="minorHAnsi"/>
                <w:sz w:val="18"/>
                <w:szCs w:val="18"/>
              </w:rPr>
            </w:pPr>
            <w:r w:rsidRPr="00E46010">
              <w:rPr>
                <w:rFonts w:cstheme="minorHAnsi"/>
                <w:sz w:val="18"/>
                <w:szCs w:val="18"/>
              </w:rPr>
              <w:t xml:space="preserve">Box number. </w:t>
            </w:r>
          </w:p>
          <w:p w:rsidRPr="00E46010" w:rsidR="00E46010" w:rsidP="00E46010" w:rsidRDefault="00E46010" w14:paraId="4A8B8823" w14:textId="77777777">
            <w:pPr>
              <w:spacing w:after="0" w:line="240" w:lineRule="auto"/>
              <w:ind w:left="0"/>
              <w:rPr>
                <w:rFonts w:cstheme="minorHAnsi"/>
                <w:sz w:val="18"/>
                <w:szCs w:val="18"/>
              </w:rPr>
            </w:pPr>
            <w:proofErr w:type="spellStart"/>
            <w:r w:rsidRPr="00E46010">
              <w:rPr>
                <w:rFonts w:cstheme="minorHAnsi"/>
                <w:sz w:val="18"/>
                <w:szCs w:val="18"/>
              </w:rPr>
              <w:t>PieceID</w:t>
            </w:r>
            <w:proofErr w:type="spellEnd"/>
            <w:r w:rsidRPr="00E46010">
              <w:rPr>
                <w:rFonts w:cstheme="minorHAnsi"/>
                <w:sz w:val="18"/>
                <w:szCs w:val="18"/>
              </w:rPr>
              <w:t xml:space="preserve"> is mandatory for Intl Outbound product.</w:t>
            </w:r>
          </w:p>
        </w:tc>
      </w:tr>
      <w:tr w:rsidR="00E46010" w:rsidTr="00E46010" w14:paraId="36B002CE" w14:textId="77777777">
        <w:trPr>
          <w:trHeight w:val="231"/>
        </w:trPr>
        <w:tc>
          <w:tcPr>
            <w:tcW w:w="1435" w:type="dxa"/>
          </w:tcPr>
          <w:p w:rsidRPr="00E46010" w:rsidR="00E46010" w:rsidP="00E46010" w:rsidRDefault="00E46010" w14:paraId="22D5FDC9" w14:textId="77777777">
            <w:pPr>
              <w:spacing w:after="0" w:line="240" w:lineRule="auto"/>
              <w:ind w:left="0"/>
              <w:rPr>
                <w:rFonts w:cstheme="minorHAnsi"/>
                <w:sz w:val="18"/>
                <w:szCs w:val="18"/>
              </w:rPr>
            </w:pPr>
            <w:r w:rsidRPr="00E46010">
              <w:rPr>
                <w:rFonts w:cstheme="minorHAnsi"/>
                <w:sz w:val="18"/>
                <w:szCs w:val="18"/>
              </w:rPr>
              <w:t>Unit</w:t>
            </w:r>
          </w:p>
        </w:tc>
        <w:tc>
          <w:tcPr>
            <w:tcW w:w="1913" w:type="dxa"/>
          </w:tcPr>
          <w:p w:rsidRPr="00E46010" w:rsidR="00E46010" w:rsidP="00E46010" w:rsidRDefault="00E46010" w14:paraId="0675D832"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1F3B74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DCAF2B7" w14:textId="77777777">
            <w:pPr>
              <w:spacing w:after="0" w:line="240" w:lineRule="auto"/>
              <w:ind w:left="0"/>
              <w:rPr>
                <w:rFonts w:cstheme="minorHAnsi"/>
                <w:sz w:val="18"/>
                <w:szCs w:val="18"/>
              </w:rPr>
            </w:pPr>
            <w:r w:rsidRPr="00E46010">
              <w:rPr>
                <w:rFonts w:cstheme="minorHAnsi"/>
                <w:sz w:val="18"/>
                <w:szCs w:val="18"/>
              </w:rPr>
              <w:t>3</w:t>
            </w:r>
          </w:p>
        </w:tc>
        <w:tc>
          <w:tcPr>
            <w:tcW w:w="2250" w:type="dxa"/>
          </w:tcPr>
          <w:p w:rsidRPr="00E46010" w:rsidR="00E46010" w:rsidP="00E46010" w:rsidRDefault="00E46010" w14:paraId="5DCE1ABD" w14:textId="77777777">
            <w:pPr>
              <w:spacing w:after="0" w:line="240" w:lineRule="auto"/>
              <w:ind w:left="0"/>
              <w:rPr>
                <w:rFonts w:cstheme="minorHAnsi"/>
                <w:sz w:val="18"/>
                <w:szCs w:val="18"/>
              </w:rPr>
            </w:pPr>
            <w:r w:rsidRPr="00E46010">
              <w:rPr>
                <w:rFonts w:cstheme="minorHAnsi"/>
                <w:sz w:val="18"/>
                <w:szCs w:val="18"/>
              </w:rPr>
              <w:t>A-Z</w:t>
            </w:r>
          </w:p>
        </w:tc>
        <w:tc>
          <w:tcPr>
            <w:tcW w:w="2704" w:type="dxa"/>
          </w:tcPr>
          <w:p w:rsidRPr="00E46010" w:rsidR="00E46010" w:rsidP="00E46010" w:rsidRDefault="00E46010" w14:paraId="46E4B0B5" w14:textId="77777777">
            <w:pPr>
              <w:spacing w:after="0" w:line="240" w:lineRule="auto"/>
              <w:ind w:left="0"/>
              <w:rPr>
                <w:rFonts w:cstheme="minorHAnsi"/>
                <w:sz w:val="18"/>
                <w:szCs w:val="18"/>
              </w:rPr>
            </w:pPr>
            <w:r w:rsidRPr="00E46010">
              <w:rPr>
                <w:rFonts w:cstheme="minorHAnsi"/>
                <w:sz w:val="18"/>
                <w:szCs w:val="18"/>
              </w:rPr>
              <w:t>Unit of Measurement (refer Unit master below).</w:t>
            </w:r>
          </w:p>
          <w:p w:rsidRPr="00E46010" w:rsidR="00E46010" w:rsidP="00E46010" w:rsidRDefault="00E46010" w14:paraId="4E5BE6BF" w14:textId="77777777">
            <w:pPr>
              <w:spacing w:after="0" w:line="240" w:lineRule="auto"/>
              <w:ind w:left="0"/>
              <w:rPr>
                <w:rFonts w:cstheme="minorHAnsi"/>
                <w:sz w:val="18"/>
                <w:szCs w:val="18"/>
              </w:rPr>
            </w:pPr>
            <w:r w:rsidRPr="00E46010">
              <w:rPr>
                <w:rFonts w:cstheme="minorHAnsi"/>
                <w:sz w:val="18"/>
                <w:szCs w:val="18"/>
              </w:rPr>
              <w:t>Unit is mandatory for Intl Outbound product.</w:t>
            </w:r>
          </w:p>
        </w:tc>
      </w:tr>
      <w:tr w:rsidR="00E46010" w:rsidTr="00E46010" w14:paraId="42FED0B3" w14:textId="77777777">
        <w:trPr>
          <w:trHeight w:val="231"/>
        </w:trPr>
        <w:tc>
          <w:tcPr>
            <w:tcW w:w="1435" w:type="dxa"/>
          </w:tcPr>
          <w:p w:rsidRPr="00E46010" w:rsidR="00E46010" w:rsidP="00E46010" w:rsidRDefault="00E46010" w14:paraId="19687560" w14:textId="77777777">
            <w:pPr>
              <w:spacing w:after="0" w:line="240" w:lineRule="auto"/>
              <w:ind w:left="0"/>
              <w:rPr>
                <w:rFonts w:cstheme="minorHAnsi"/>
                <w:sz w:val="18"/>
                <w:szCs w:val="18"/>
              </w:rPr>
            </w:pPr>
            <w:proofErr w:type="spellStart"/>
            <w:r w:rsidRPr="00E46010">
              <w:rPr>
                <w:rFonts w:cstheme="minorHAnsi"/>
                <w:sz w:val="18"/>
                <w:szCs w:val="18"/>
              </w:rPr>
              <w:t>IGSTRate</w:t>
            </w:r>
            <w:proofErr w:type="spellEnd"/>
          </w:p>
        </w:tc>
        <w:tc>
          <w:tcPr>
            <w:tcW w:w="1913" w:type="dxa"/>
          </w:tcPr>
          <w:p w:rsidRPr="00E46010" w:rsidR="00E46010" w:rsidP="00E46010" w:rsidRDefault="00E46010" w14:paraId="576BA3DD"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577A33C5"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0620E848" w14:textId="77777777">
            <w:pPr>
              <w:spacing w:after="0" w:line="240" w:lineRule="auto"/>
              <w:ind w:left="0"/>
              <w:rPr>
                <w:rFonts w:cstheme="minorHAnsi"/>
                <w:sz w:val="18"/>
                <w:szCs w:val="18"/>
              </w:rPr>
            </w:pPr>
            <w:r w:rsidRPr="00E46010">
              <w:rPr>
                <w:rFonts w:cstheme="minorHAnsi"/>
                <w:sz w:val="18"/>
                <w:szCs w:val="18"/>
              </w:rPr>
              <w:t>5,2</w:t>
            </w:r>
          </w:p>
        </w:tc>
        <w:tc>
          <w:tcPr>
            <w:tcW w:w="2250" w:type="dxa"/>
          </w:tcPr>
          <w:p w:rsidRPr="00E46010" w:rsidR="00E46010" w:rsidP="00E46010" w:rsidRDefault="00E46010" w14:paraId="377BD239" w14:textId="77777777">
            <w:pPr>
              <w:spacing w:after="0" w:line="240" w:lineRule="auto"/>
              <w:ind w:left="0"/>
              <w:rPr>
                <w:rFonts w:cstheme="minorHAnsi"/>
                <w:sz w:val="18"/>
                <w:szCs w:val="18"/>
              </w:rPr>
            </w:pPr>
            <w:r w:rsidRPr="00E46010">
              <w:rPr>
                <w:rFonts w:cstheme="minorHAnsi"/>
                <w:sz w:val="18"/>
                <w:szCs w:val="18"/>
              </w:rPr>
              <w:t>0-99999.99</w:t>
            </w:r>
          </w:p>
        </w:tc>
        <w:tc>
          <w:tcPr>
            <w:tcW w:w="2704" w:type="dxa"/>
          </w:tcPr>
          <w:p w:rsidRPr="00E46010" w:rsidR="00E46010" w:rsidP="00E46010" w:rsidRDefault="00E46010" w14:paraId="243C93CC" w14:textId="77777777">
            <w:pPr>
              <w:spacing w:after="0" w:line="240" w:lineRule="auto"/>
              <w:ind w:left="0"/>
              <w:rPr>
                <w:rFonts w:cstheme="minorHAnsi"/>
                <w:sz w:val="18"/>
                <w:szCs w:val="18"/>
              </w:rPr>
            </w:pPr>
            <w:r w:rsidRPr="00E46010">
              <w:rPr>
                <w:rFonts w:cstheme="minorHAnsi"/>
                <w:sz w:val="18"/>
                <w:szCs w:val="18"/>
              </w:rPr>
              <w:t xml:space="preserve">IGST rate is mandatory if IGST is applicable for CSBV Intl Ecommerce/Cross Border </w:t>
            </w:r>
          </w:p>
        </w:tc>
      </w:tr>
      <w:tr w:rsidR="00E46010" w:rsidTr="00E46010" w14:paraId="149A34A6" w14:textId="77777777">
        <w:trPr>
          <w:trHeight w:val="231"/>
        </w:trPr>
        <w:tc>
          <w:tcPr>
            <w:tcW w:w="1435" w:type="dxa"/>
          </w:tcPr>
          <w:p w:rsidRPr="00E46010" w:rsidR="00E46010" w:rsidP="00E46010" w:rsidRDefault="00E46010" w14:paraId="449949D4" w14:textId="77777777">
            <w:pPr>
              <w:spacing w:after="0" w:line="240" w:lineRule="auto"/>
              <w:ind w:left="0"/>
              <w:rPr>
                <w:rFonts w:cstheme="minorHAnsi"/>
                <w:sz w:val="18"/>
                <w:szCs w:val="18"/>
              </w:rPr>
            </w:pPr>
            <w:r w:rsidRPr="00E46010">
              <w:rPr>
                <w:rFonts w:cstheme="minorHAnsi"/>
                <w:sz w:val="18"/>
                <w:szCs w:val="18"/>
              </w:rPr>
              <w:t xml:space="preserve">Discount         </w:t>
            </w:r>
          </w:p>
        </w:tc>
        <w:tc>
          <w:tcPr>
            <w:tcW w:w="1913" w:type="dxa"/>
          </w:tcPr>
          <w:p w:rsidRPr="00E46010" w:rsidR="00E46010" w:rsidP="00E46010" w:rsidRDefault="00E46010" w14:paraId="47B22BF2"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194CCC44"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2450F04" w14:textId="77777777">
            <w:pPr>
              <w:spacing w:after="0" w:line="240" w:lineRule="auto"/>
              <w:ind w:left="0"/>
              <w:rPr>
                <w:rFonts w:cstheme="minorHAnsi"/>
                <w:sz w:val="18"/>
                <w:szCs w:val="18"/>
              </w:rPr>
            </w:pPr>
            <w:r w:rsidRPr="00E46010">
              <w:rPr>
                <w:rFonts w:cstheme="minorHAnsi"/>
                <w:sz w:val="18"/>
                <w:szCs w:val="18"/>
              </w:rPr>
              <w:t>10,2</w:t>
            </w:r>
          </w:p>
        </w:tc>
        <w:tc>
          <w:tcPr>
            <w:tcW w:w="2250" w:type="dxa"/>
          </w:tcPr>
          <w:p w:rsidRPr="00E46010" w:rsidR="00E46010" w:rsidP="00E46010" w:rsidRDefault="00E46010" w14:paraId="1E5DDCC7" w14:textId="77777777">
            <w:pPr>
              <w:spacing w:after="0" w:line="240" w:lineRule="auto"/>
              <w:ind w:left="0"/>
              <w:rPr>
                <w:rFonts w:cstheme="minorHAnsi"/>
                <w:sz w:val="18"/>
                <w:szCs w:val="18"/>
              </w:rPr>
            </w:pPr>
            <w:r w:rsidRPr="00E46010">
              <w:rPr>
                <w:rFonts w:cstheme="minorHAnsi"/>
                <w:sz w:val="18"/>
                <w:szCs w:val="18"/>
              </w:rPr>
              <w:t>0 – 9999999999.99</w:t>
            </w:r>
          </w:p>
        </w:tc>
        <w:tc>
          <w:tcPr>
            <w:tcW w:w="2704" w:type="dxa"/>
          </w:tcPr>
          <w:p w:rsidRPr="00E46010" w:rsidR="00E46010" w:rsidP="00E46010" w:rsidRDefault="00E46010" w14:paraId="11EB8D58" w14:textId="77777777">
            <w:pPr>
              <w:spacing w:after="0" w:line="240" w:lineRule="auto"/>
              <w:ind w:left="0"/>
              <w:rPr>
                <w:rFonts w:cstheme="minorHAnsi"/>
                <w:sz w:val="18"/>
                <w:szCs w:val="18"/>
              </w:rPr>
            </w:pPr>
            <w:r w:rsidRPr="00E46010">
              <w:rPr>
                <w:rFonts w:cstheme="minorHAnsi"/>
                <w:sz w:val="18"/>
                <w:szCs w:val="18"/>
              </w:rPr>
              <w:t>Discount. Optional for Intl Outbound Dutiable product.</w:t>
            </w:r>
          </w:p>
        </w:tc>
      </w:tr>
      <w:tr w:rsidR="00E46010" w:rsidTr="00E46010" w14:paraId="4922DEEB" w14:textId="77777777">
        <w:trPr>
          <w:trHeight w:val="231"/>
        </w:trPr>
        <w:tc>
          <w:tcPr>
            <w:tcW w:w="1435" w:type="dxa"/>
          </w:tcPr>
          <w:p w:rsidRPr="00E46010" w:rsidR="00E46010" w:rsidP="00E46010" w:rsidRDefault="00E46010" w14:paraId="7AE2894F" w14:textId="77777777">
            <w:pPr>
              <w:spacing w:after="0" w:line="240" w:lineRule="auto"/>
              <w:ind w:left="0"/>
              <w:rPr>
                <w:rFonts w:cstheme="minorHAnsi"/>
                <w:sz w:val="18"/>
                <w:szCs w:val="18"/>
              </w:rPr>
            </w:pPr>
            <w:r w:rsidRPr="00E46010">
              <w:rPr>
                <w:rFonts w:cstheme="minorHAnsi"/>
                <w:sz w:val="18"/>
                <w:szCs w:val="18"/>
              </w:rPr>
              <w:t>Weight</w:t>
            </w:r>
          </w:p>
        </w:tc>
        <w:tc>
          <w:tcPr>
            <w:tcW w:w="1913" w:type="dxa"/>
          </w:tcPr>
          <w:p w:rsidRPr="00E46010" w:rsidR="00E46010" w:rsidP="00E46010" w:rsidRDefault="00E46010" w14:paraId="5FBAA710"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16A80B5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47C721F4" w14:textId="77777777">
            <w:pPr>
              <w:spacing w:after="0" w:line="240" w:lineRule="auto"/>
              <w:ind w:left="0"/>
              <w:rPr>
                <w:rFonts w:cstheme="minorHAnsi"/>
                <w:sz w:val="18"/>
                <w:szCs w:val="18"/>
              </w:rPr>
            </w:pPr>
            <w:r w:rsidRPr="00E46010">
              <w:rPr>
                <w:rFonts w:cstheme="minorHAnsi"/>
                <w:sz w:val="18"/>
                <w:szCs w:val="18"/>
              </w:rPr>
              <w:t>4,2</w:t>
            </w:r>
          </w:p>
        </w:tc>
        <w:tc>
          <w:tcPr>
            <w:tcW w:w="2250" w:type="dxa"/>
          </w:tcPr>
          <w:p w:rsidRPr="00E46010" w:rsidR="00E46010" w:rsidP="00E46010" w:rsidRDefault="00E46010" w14:paraId="3D6E6D53" w14:textId="77777777">
            <w:pPr>
              <w:spacing w:after="0" w:line="240" w:lineRule="auto"/>
              <w:ind w:left="0"/>
              <w:rPr>
                <w:rFonts w:cstheme="minorHAnsi"/>
                <w:sz w:val="18"/>
                <w:szCs w:val="18"/>
              </w:rPr>
            </w:pPr>
            <w:r w:rsidRPr="00E46010">
              <w:rPr>
                <w:rFonts w:cstheme="minorHAnsi"/>
                <w:sz w:val="18"/>
                <w:szCs w:val="18"/>
              </w:rPr>
              <w:t>0-9999.99</w:t>
            </w:r>
          </w:p>
        </w:tc>
        <w:tc>
          <w:tcPr>
            <w:tcW w:w="2704" w:type="dxa"/>
          </w:tcPr>
          <w:p w:rsidRPr="00E46010" w:rsidR="00E46010" w:rsidP="00E46010" w:rsidRDefault="00E46010" w14:paraId="5064E144" w14:textId="77777777">
            <w:pPr>
              <w:spacing w:after="0" w:line="240" w:lineRule="auto"/>
              <w:ind w:left="0"/>
              <w:rPr>
                <w:rFonts w:cstheme="minorHAnsi"/>
                <w:sz w:val="18"/>
                <w:szCs w:val="18"/>
              </w:rPr>
            </w:pPr>
            <w:r w:rsidRPr="00E46010">
              <w:rPr>
                <w:rFonts w:cstheme="minorHAnsi"/>
                <w:sz w:val="18"/>
                <w:szCs w:val="18"/>
              </w:rPr>
              <w:t>Weight per Item. Mandatory for Intl Outbound Dutiable product.</w:t>
            </w:r>
          </w:p>
        </w:tc>
      </w:tr>
      <w:tr w:rsidR="00E46010" w:rsidTr="00E46010" w14:paraId="073F9AB6" w14:textId="77777777">
        <w:trPr>
          <w:trHeight w:val="231"/>
        </w:trPr>
        <w:tc>
          <w:tcPr>
            <w:tcW w:w="1435" w:type="dxa"/>
          </w:tcPr>
          <w:p w:rsidRPr="00E46010" w:rsidR="00E46010" w:rsidP="00E46010" w:rsidRDefault="00E46010" w14:paraId="59CEC8D1" w14:textId="77777777">
            <w:pPr>
              <w:spacing w:after="0" w:line="240" w:lineRule="auto"/>
              <w:ind w:left="0"/>
              <w:rPr>
                <w:rFonts w:cstheme="minorHAnsi"/>
                <w:sz w:val="18"/>
                <w:szCs w:val="18"/>
              </w:rPr>
            </w:pPr>
            <w:proofErr w:type="spellStart"/>
            <w:r w:rsidRPr="00E46010">
              <w:rPr>
                <w:rFonts w:cstheme="minorHAnsi"/>
                <w:sz w:val="18"/>
                <w:szCs w:val="18"/>
              </w:rPr>
              <w:t>CommodityCode</w:t>
            </w:r>
            <w:proofErr w:type="spellEnd"/>
          </w:p>
        </w:tc>
        <w:tc>
          <w:tcPr>
            <w:tcW w:w="1913" w:type="dxa"/>
          </w:tcPr>
          <w:p w:rsidRPr="00E46010" w:rsidR="00E46010" w:rsidP="00E46010" w:rsidRDefault="00E46010" w14:paraId="6CFAE5E5"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052789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6E89F4F" w14:textId="77777777">
            <w:pPr>
              <w:spacing w:after="0" w:line="240" w:lineRule="auto"/>
              <w:ind w:left="0"/>
              <w:rPr>
                <w:rFonts w:cstheme="minorHAnsi"/>
                <w:sz w:val="18"/>
                <w:szCs w:val="18"/>
              </w:rPr>
            </w:pPr>
            <w:r w:rsidRPr="00E46010">
              <w:rPr>
                <w:rFonts w:cstheme="minorHAnsi"/>
                <w:sz w:val="18"/>
                <w:szCs w:val="18"/>
              </w:rPr>
              <w:t>8</w:t>
            </w:r>
          </w:p>
        </w:tc>
        <w:tc>
          <w:tcPr>
            <w:tcW w:w="2250" w:type="dxa"/>
          </w:tcPr>
          <w:p w:rsidRPr="00E46010" w:rsidR="00E46010" w:rsidP="00E46010" w:rsidRDefault="00E46010" w14:paraId="45344F93" w14:textId="77777777">
            <w:pPr>
              <w:spacing w:after="0" w:line="240" w:lineRule="auto"/>
              <w:ind w:left="0"/>
              <w:rPr>
                <w:rFonts w:cstheme="minorHAnsi"/>
                <w:sz w:val="18"/>
                <w:szCs w:val="18"/>
              </w:rPr>
            </w:pPr>
            <w:r w:rsidRPr="00E46010">
              <w:rPr>
                <w:rFonts w:cstheme="minorHAnsi"/>
                <w:sz w:val="18"/>
                <w:szCs w:val="18"/>
              </w:rPr>
              <w:t>A-</w:t>
            </w:r>
            <w:proofErr w:type="spellStart"/>
            <w:proofErr w:type="gramStart"/>
            <w:r w:rsidRPr="00E46010">
              <w:rPr>
                <w:rFonts w:cstheme="minorHAnsi"/>
                <w:sz w:val="18"/>
                <w:szCs w:val="18"/>
              </w:rPr>
              <w:t>Z,a</w:t>
            </w:r>
            <w:proofErr w:type="spellEnd"/>
            <w:proofErr w:type="gramEnd"/>
            <w:r w:rsidRPr="00E46010">
              <w:rPr>
                <w:rFonts w:cstheme="minorHAnsi"/>
                <w:sz w:val="18"/>
                <w:szCs w:val="18"/>
              </w:rPr>
              <w:t>-z</w:t>
            </w:r>
          </w:p>
        </w:tc>
        <w:tc>
          <w:tcPr>
            <w:tcW w:w="2704" w:type="dxa"/>
          </w:tcPr>
          <w:p w:rsidRPr="00E46010" w:rsidR="00E46010" w:rsidP="00E46010" w:rsidRDefault="00E46010" w14:paraId="02DD84E3" w14:textId="77777777">
            <w:pPr>
              <w:spacing w:after="0" w:line="240" w:lineRule="auto"/>
              <w:ind w:left="0"/>
              <w:rPr>
                <w:rFonts w:cstheme="minorHAnsi"/>
                <w:sz w:val="18"/>
                <w:szCs w:val="18"/>
              </w:rPr>
            </w:pPr>
            <w:r w:rsidRPr="00E46010">
              <w:rPr>
                <w:rFonts w:cstheme="minorHAnsi"/>
                <w:sz w:val="18"/>
                <w:szCs w:val="18"/>
              </w:rPr>
              <w:t>Commodity Code, Mandatory for Intl Outbound product.</w:t>
            </w:r>
          </w:p>
        </w:tc>
      </w:tr>
      <w:tr w:rsidR="00E46010" w:rsidTr="00E46010" w14:paraId="548686A8" w14:textId="77777777">
        <w:trPr>
          <w:trHeight w:val="231"/>
        </w:trPr>
        <w:tc>
          <w:tcPr>
            <w:tcW w:w="1435" w:type="dxa"/>
          </w:tcPr>
          <w:p w:rsidRPr="00E46010" w:rsidR="00E46010" w:rsidP="00E46010" w:rsidRDefault="00E46010" w14:paraId="2E1EEBF9" w14:textId="77777777">
            <w:pPr>
              <w:spacing w:after="0" w:line="240" w:lineRule="auto"/>
              <w:ind w:left="0"/>
              <w:rPr>
                <w:rFonts w:cstheme="minorHAnsi"/>
                <w:sz w:val="18"/>
                <w:szCs w:val="18"/>
              </w:rPr>
            </w:pPr>
            <w:proofErr w:type="spellStart"/>
            <w:r w:rsidRPr="00E46010">
              <w:rPr>
                <w:rFonts w:cstheme="minorHAnsi"/>
                <w:sz w:val="18"/>
                <w:szCs w:val="18"/>
              </w:rPr>
              <w:t>LicenseNumber</w:t>
            </w:r>
            <w:proofErr w:type="spellEnd"/>
          </w:p>
          <w:p w:rsidRPr="00E46010" w:rsidR="00E46010" w:rsidP="00E46010" w:rsidRDefault="00E46010" w14:paraId="734F6E3C" w14:textId="77777777">
            <w:pPr>
              <w:spacing w:after="0" w:line="240" w:lineRule="auto"/>
              <w:ind w:left="0"/>
              <w:rPr>
                <w:rFonts w:cstheme="minorHAnsi"/>
                <w:sz w:val="18"/>
                <w:szCs w:val="18"/>
              </w:rPr>
            </w:pPr>
          </w:p>
        </w:tc>
        <w:tc>
          <w:tcPr>
            <w:tcW w:w="1913" w:type="dxa"/>
          </w:tcPr>
          <w:p w:rsidRPr="00E46010" w:rsidR="00E46010" w:rsidP="00E46010" w:rsidRDefault="00E46010" w14:paraId="4944ECFE"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444B1CC"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0A65E409" w14:textId="77777777">
            <w:pPr>
              <w:spacing w:after="0" w:line="240" w:lineRule="auto"/>
              <w:ind w:left="0"/>
              <w:rPr>
                <w:rFonts w:cstheme="minorHAnsi"/>
                <w:sz w:val="18"/>
                <w:szCs w:val="18"/>
              </w:rPr>
            </w:pPr>
            <w:r w:rsidRPr="00E46010">
              <w:rPr>
                <w:rFonts w:cstheme="minorHAnsi"/>
                <w:sz w:val="18"/>
                <w:szCs w:val="18"/>
              </w:rPr>
              <w:t>16</w:t>
            </w:r>
          </w:p>
        </w:tc>
        <w:tc>
          <w:tcPr>
            <w:tcW w:w="2250" w:type="dxa"/>
          </w:tcPr>
          <w:p w:rsidRPr="00E46010" w:rsidR="00E46010" w:rsidP="00E46010" w:rsidRDefault="00E46010" w14:paraId="01E9E9BE"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05B8C18B" w14:textId="77777777">
            <w:pPr>
              <w:spacing w:after="0" w:line="240" w:lineRule="auto"/>
              <w:ind w:left="0"/>
              <w:rPr>
                <w:rFonts w:cstheme="minorHAnsi"/>
                <w:sz w:val="18"/>
                <w:szCs w:val="18"/>
              </w:rPr>
            </w:pPr>
            <w:r w:rsidRPr="00E46010">
              <w:rPr>
                <w:rFonts w:cstheme="minorHAnsi"/>
                <w:sz w:val="18"/>
                <w:szCs w:val="18"/>
              </w:rPr>
              <w:t xml:space="preserve">The license </w:t>
            </w:r>
            <w:proofErr w:type="gramStart"/>
            <w:r w:rsidRPr="00E46010">
              <w:rPr>
                <w:rFonts w:cstheme="minorHAnsi"/>
                <w:sz w:val="18"/>
                <w:szCs w:val="18"/>
              </w:rPr>
              <w:t>number</w:t>
            </w:r>
            <w:proofErr w:type="gramEnd"/>
            <w:r w:rsidRPr="00E46010">
              <w:rPr>
                <w:rFonts w:cstheme="minorHAnsi"/>
                <w:sz w:val="18"/>
                <w:szCs w:val="18"/>
              </w:rPr>
              <w:t xml:space="preserve">. Mandatory only for Intl Outbound Dutiable </w:t>
            </w:r>
            <w:r w:rsidRPr="00E46010">
              <w:rPr>
                <w:rFonts w:cstheme="minorHAnsi"/>
                <w:sz w:val="18"/>
                <w:szCs w:val="18"/>
              </w:rPr>
              <w:t xml:space="preserve">product for </w:t>
            </w:r>
            <w:proofErr w:type="spellStart"/>
            <w:r w:rsidRPr="00E46010">
              <w:rPr>
                <w:rFonts w:cstheme="minorHAnsi"/>
                <w:sz w:val="18"/>
                <w:szCs w:val="18"/>
              </w:rPr>
              <w:t>Eurpean</w:t>
            </w:r>
            <w:proofErr w:type="spellEnd"/>
            <w:r w:rsidRPr="00E46010">
              <w:rPr>
                <w:rFonts w:cstheme="minorHAnsi"/>
                <w:sz w:val="18"/>
                <w:szCs w:val="18"/>
              </w:rPr>
              <w:t xml:space="preserve"> Union Countries only (refer List of </w:t>
            </w:r>
            <w:proofErr w:type="spellStart"/>
            <w:r w:rsidRPr="00E46010">
              <w:rPr>
                <w:rFonts w:cstheme="minorHAnsi"/>
                <w:sz w:val="18"/>
                <w:szCs w:val="18"/>
              </w:rPr>
              <w:t>Eurpean</w:t>
            </w:r>
            <w:proofErr w:type="spellEnd"/>
            <w:r w:rsidRPr="00E46010">
              <w:rPr>
                <w:rFonts w:cstheme="minorHAnsi"/>
                <w:sz w:val="18"/>
                <w:szCs w:val="18"/>
              </w:rPr>
              <w:t xml:space="preserve"> Union Countries below).</w:t>
            </w:r>
          </w:p>
          <w:p w:rsidRPr="00E46010" w:rsidR="00E46010" w:rsidP="00E46010" w:rsidRDefault="00E46010" w14:paraId="1BE5A8B9" w14:textId="77777777">
            <w:pPr>
              <w:spacing w:after="0" w:line="240" w:lineRule="auto"/>
              <w:ind w:left="0"/>
              <w:rPr>
                <w:rFonts w:cstheme="minorHAnsi"/>
                <w:sz w:val="18"/>
                <w:szCs w:val="18"/>
              </w:rPr>
            </w:pPr>
          </w:p>
        </w:tc>
      </w:tr>
      <w:tr w:rsidR="00E46010" w:rsidTr="00E46010" w14:paraId="6A8F7BE3" w14:textId="77777777">
        <w:trPr>
          <w:trHeight w:val="231"/>
        </w:trPr>
        <w:tc>
          <w:tcPr>
            <w:tcW w:w="1435" w:type="dxa"/>
          </w:tcPr>
          <w:p w:rsidRPr="00E46010" w:rsidR="00E46010" w:rsidP="00E46010" w:rsidRDefault="00E46010" w14:paraId="47E8B43C" w14:textId="77777777">
            <w:pPr>
              <w:spacing w:after="0" w:line="240" w:lineRule="auto"/>
              <w:ind w:left="0"/>
              <w:rPr>
                <w:rFonts w:cstheme="minorHAnsi"/>
                <w:sz w:val="18"/>
                <w:szCs w:val="18"/>
              </w:rPr>
            </w:pPr>
            <w:proofErr w:type="spellStart"/>
            <w:r w:rsidRPr="00E46010">
              <w:rPr>
                <w:rFonts w:cstheme="minorHAnsi"/>
                <w:sz w:val="18"/>
                <w:szCs w:val="18"/>
              </w:rPr>
              <w:t>LicenseExpiryDate</w:t>
            </w:r>
            <w:proofErr w:type="spellEnd"/>
          </w:p>
          <w:p w:rsidRPr="00E46010" w:rsidR="00E46010" w:rsidP="00E46010" w:rsidRDefault="00E46010" w14:paraId="455731D2" w14:textId="77777777">
            <w:pPr>
              <w:spacing w:after="0" w:line="240" w:lineRule="auto"/>
              <w:ind w:left="0"/>
              <w:rPr>
                <w:rFonts w:cstheme="minorHAnsi"/>
                <w:sz w:val="18"/>
                <w:szCs w:val="18"/>
              </w:rPr>
            </w:pPr>
          </w:p>
        </w:tc>
        <w:tc>
          <w:tcPr>
            <w:tcW w:w="1913" w:type="dxa"/>
          </w:tcPr>
          <w:p w:rsidRPr="00E46010" w:rsidR="00E46010" w:rsidP="00E46010" w:rsidRDefault="00E46010" w14:paraId="3D1F1ED4" w14:textId="77777777">
            <w:pPr>
              <w:spacing w:after="0" w:line="240" w:lineRule="auto"/>
              <w:ind w:left="0"/>
              <w:rPr>
                <w:rFonts w:cstheme="minorHAnsi"/>
                <w:sz w:val="18"/>
                <w:szCs w:val="18"/>
              </w:rPr>
            </w:pPr>
            <w:proofErr w:type="spellStart"/>
            <w:r w:rsidRPr="00E46010">
              <w:rPr>
                <w:rFonts w:cstheme="minorHAnsi"/>
                <w:sz w:val="18"/>
                <w:szCs w:val="18"/>
              </w:rPr>
              <w:t>DateTime</w:t>
            </w:r>
            <w:proofErr w:type="spellEnd"/>
          </w:p>
        </w:tc>
        <w:tc>
          <w:tcPr>
            <w:tcW w:w="990" w:type="dxa"/>
          </w:tcPr>
          <w:p w:rsidRPr="00E46010" w:rsidR="00E46010" w:rsidP="00E46010" w:rsidRDefault="00E46010" w14:paraId="6DEE872D"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2C4B338" w14:textId="77777777">
            <w:pPr>
              <w:spacing w:after="0" w:line="240" w:lineRule="auto"/>
              <w:ind w:left="0"/>
              <w:rPr>
                <w:rFonts w:cstheme="minorHAnsi"/>
                <w:sz w:val="18"/>
                <w:szCs w:val="18"/>
              </w:rPr>
            </w:pPr>
          </w:p>
        </w:tc>
        <w:tc>
          <w:tcPr>
            <w:tcW w:w="2250" w:type="dxa"/>
          </w:tcPr>
          <w:p w:rsidRPr="00E46010" w:rsidR="00E46010" w:rsidP="00E46010" w:rsidRDefault="00E46010" w14:paraId="7F1C5E81" w14:textId="77777777">
            <w:pPr>
              <w:tabs>
                <w:tab w:val="left" w:pos="858"/>
              </w:tabs>
              <w:spacing w:after="0" w:line="240" w:lineRule="auto"/>
              <w:ind w:left="0"/>
              <w:rPr>
                <w:rFonts w:cstheme="minorHAnsi"/>
                <w:sz w:val="18"/>
                <w:szCs w:val="18"/>
              </w:rPr>
            </w:pPr>
          </w:p>
        </w:tc>
        <w:tc>
          <w:tcPr>
            <w:tcW w:w="2704" w:type="dxa"/>
          </w:tcPr>
          <w:p w:rsidRPr="00E46010" w:rsidR="00E46010" w:rsidP="00E46010" w:rsidRDefault="00E46010" w14:paraId="7E62821B" w14:textId="77777777">
            <w:pPr>
              <w:spacing w:after="0" w:line="240" w:lineRule="auto"/>
              <w:ind w:left="0"/>
              <w:rPr>
                <w:rFonts w:cstheme="minorHAnsi"/>
                <w:sz w:val="18"/>
                <w:szCs w:val="18"/>
              </w:rPr>
            </w:pPr>
            <w:r w:rsidRPr="00E46010">
              <w:rPr>
                <w:rFonts w:cstheme="minorHAnsi"/>
                <w:sz w:val="18"/>
                <w:szCs w:val="18"/>
              </w:rPr>
              <w:t xml:space="preserve">Expiry Date. Mandatory only for Intl Outbound Dutiable product for </w:t>
            </w:r>
            <w:proofErr w:type="spellStart"/>
            <w:r w:rsidRPr="00E46010">
              <w:rPr>
                <w:rFonts w:cstheme="minorHAnsi"/>
                <w:sz w:val="18"/>
                <w:szCs w:val="18"/>
              </w:rPr>
              <w:t>Eurpean</w:t>
            </w:r>
            <w:proofErr w:type="spellEnd"/>
            <w:r w:rsidRPr="00E46010">
              <w:rPr>
                <w:rFonts w:cstheme="minorHAnsi"/>
                <w:sz w:val="18"/>
                <w:szCs w:val="18"/>
              </w:rPr>
              <w:t xml:space="preserve"> Union Countries only (refer List of </w:t>
            </w:r>
            <w:proofErr w:type="spellStart"/>
            <w:r w:rsidRPr="00E46010">
              <w:rPr>
                <w:rFonts w:cstheme="minorHAnsi"/>
                <w:sz w:val="18"/>
                <w:szCs w:val="18"/>
              </w:rPr>
              <w:t>Eurpean</w:t>
            </w:r>
            <w:proofErr w:type="spellEnd"/>
            <w:r w:rsidRPr="00E46010">
              <w:rPr>
                <w:rFonts w:cstheme="minorHAnsi"/>
                <w:sz w:val="18"/>
                <w:szCs w:val="18"/>
              </w:rPr>
              <w:t xml:space="preserve"> Union Countries below).</w:t>
            </w:r>
          </w:p>
          <w:p w:rsidRPr="00E46010" w:rsidR="00E46010" w:rsidP="00E46010" w:rsidRDefault="00E46010" w14:paraId="242640C5" w14:textId="77777777">
            <w:pPr>
              <w:spacing w:after="0" w:line="240" w:lineRule="auto"/>
              <w:ind w:left="0"/>
              <w:rPr>
                <w:rFonts w:cstheme="minorHAnsi"/>
                <w:sz w:val="18"/>
                <w:szCs w:val="18"/>
              </w:rPr>
            </w:pPr>
          </w:p>
        </w:tc>
      </w:tr>
      <w:tr w:rsidR="00E46010" w:rsidTr="00E46010" w14:paraId="2764511D" w14:textId="77777777">
        <w:trPr>
          <w:trHeight w:val="231"/>
        </w:trPr>
        <w:tc>
          <w:tcPr>
            <w:tcW w:w="1435" w:type="dxa"/>
          </w:tcPr>
          <w:p w:rsidRPr="00E46010" w:rsidR="00E46010" w:rsidP="00E46010" w:rsidRDefault="00E46010" w14:paraId="1D90A7C2" w14:textId="77777777">
            <w:pPr>
              <w:spacing w:after="0" w:line="240" w:lineRule="auto"/>
              <w:ind w:left="0"/>
              <w:rPr>
                <w:rFonts w:cstheme="minorHAnsi"/>
                <w:sz w:val="18"/>
                <w:szCs w:val="18"/>
              </w:rPr>
            </w:pPr>
            <w:proofErr w:type="spellStart"/>
            <w:r w:rsidRPr="00E46010">
              <w:rPr>
                <w:rFonts w:cstheme="minorHAnsi"/>
                <w:sz w:val="18"/>
                <w:szCs w:val="18"/>
              </w:rPr>
              <w:t>ManufactureCountryCode</w:t>
            </w:r>
            <w:proofErr w:type="spellEnd"/>
          </w:p>
          <w:p w:rsidRPr="00E46010" w:rsidR="00E46010" w:rsidP="00E46010" w:rsidRDefault="00E46010" w14:paraId="51806D5B" w14:textId="77777777">
            <w:pPr>
              <w:spacing w:after="0" w:line="240" w:lineRule="auto"/>
              <w:ind w:left="0"/>
              <w:rPr>
                <w:rFonts w:cstheme="minorHAnsi"/>
                <w:sz w:val="18"/>
                <w:szCs w:val="18"/>
              </w:rPr>
            </w:pPr>
          </w:p>
        </w:tc>
        <w:tc>
          <w:tcPr>
            <w:tcW w:w="1913" w:type="dxa"/>
          </w:tcPr>
          <w:p w:rsidRPr="00E46010" w:rsidR="00E46010" w:rsidP="00E46010" w:rsidRDefault="00E46010" w14:paraId="46F01885"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03E985B4"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0BB06A2" w14:textId="77777777">
            <w:pPr>
              <w:spacing w:after="0" w:line="240" w:lineRule="auto"/>
              <w:ind w:left="0"/>
              <w:rPr>
                <w:rFonts w:cstheme="minorHAnsi"/>
                <w:sz w:val="18"/>
                <w:szCs w:val="18"/>
              </w:rPr>
            </w:pPr>
            <w:r w:rsidRPr="00E46010">
              <w:rPr>
                <w:rFonts w:cstheme="minorHAnsi"/>
                <w:sz w:val="18"/>
                <w:szCs w:val="18"/>
              </w:rPr>
              <w:t>2</w:t>
            </w:r>
          </w:p>
        </w:tc>
        <w:tc>
          <w:tcPr>
            <w:tcW w:w="2250" w:type="dxa"/>
          </w:tcPr>
          <w:p w:rsidRPr="00E46010" w:rsidR="00E46010" w:rsidP="00E46010" w:rsidRDefault="00E46010" w14:paraId="11FA5031" w14:textId="77777777">
            <w:pPr>
              <w:spacing w:after="0" w:line="240" w:lineRule="auto"/>
              <w:ind w:left="0"/>
              <w:rPr>
                <w:rFonts w:cstheme="minorHAnsi"/>
                <w:sz w:val="18"/>
                <w:szCs w:val="18"/>
              </w:rPr>
            </w:pPr>
            <w:r w:rsidRPr="00E46010">
              <w:rPr>
                <w:rFonts w:cstheme="minorHAnsi"/>
                <w:sz w:val="18"/>
                <w:szCs w:val="18"/>
              </w:rPr>
              <w:t>A-Z</w:t>
            </w:r>
          </w:p>
        </w:tc>
        <w:tc>
          <w:tcPr>
            <w:tcW w:w="2704" w:type="dxa"/>
          </w:tcPr>
          <w:p w:rsidRPr="00E46010" w:rsidR="00E46010" w:rsidP="00E46010" w:rsidRDefault="00E46010" w14:paraId="4AE32B63" w14:textId="77777777">
            <w:pPr>
              <w:spacing w:after="0" w:line="240" w:lineRule="auto"/>
              <w:ind w:left="0"/>
              <w:rPr>
                <w:rFonts w:cstheme="minorHAnsi"/>
                <w:sz w:val="18"/>
                <w:szCs w:val="18"/>
              </w:rPr>
            </w:pPr>
            <w:r w:rsidRPr="00E46010">
              <w:rPr>
                <w:rFonts w:cstheme="minorHAnsi"/>
                <w:sz w:val="18"/>
                <w:szCs w:val="18"/>
              </w:rPr>
              <w:t>Manufacture Country / Region Code. Mandatory only for Intl Outbound Dutiable product</w:t>
            </w:r>
          </w:p>
          <w:p w:rsidRPr="00E46010" w:rsidR="00E46010" w:rsidP="00E46010" w:rsidRDefault="00E46010" w14:paraId="080448AA" w14:textId="77777777">
            <w:pPr>
              <w:spacing w:after="0" w:line="240" w:lineRule="auto"/>
              <w:ind w:left="0"/>
              <w:rPr>
                <w:rFonts w:cstheme="minorHAnsi"/>
                <w:sz w:val="18"/>
                <w:szCs w:val="18"/>
              </w:rPr>
            </w:pPr>
          </w:p>
        </w:tc>
      </w:tr>
      <w:tr w:rsidR="00E46010" w:rsidTr="00E46010" w14:paraId="3B12A4D3" w14:textId="77777777">
        <w:trPr>
          <w:trHeight w:val="231"/>
        </w:trPr>
        <w:tc>
          <w:tcPr>
            <w:tcW w:w="1435" w:type="dxa"/>
          </w:tcPr>
          <w:p w:rsidRPr="00E46010" w:rsidR="00E46010" w:rsidP="00E46010" w:rsidRDefault="00E46010" w14:paraId="4E889795" w14:textId="77777777">
            <w:pPr>
              <w:spacing w:after="0" w:line="240" w:lineRule="auto"/>
              <w:ind w:left="0"/>
              <w:rPr>
                <w:rFonts w:cstheme="minorHAnsi"/>
                <w:sz w:val="18"/>
                <w:szCs w:val="18"/>
              </w:rPr>
            </w:pPr>
            <w:proofErr w:type="spellStart"/>
            <w:r w:rsidRPr="00E46010">
              <w:rPr>
                <w:rFonts w:cstheme="minorHAnsi"/>
                <w:sz w:val="18"/>
                <w:szCs w:val="18"/>
              </w:rPr>
              <w:t>ManufactureCountryName</w:t>
            </w:r>
            <w:proofErr w:type="spellEnd"/>
          </w:p>
          <w:p w:rsidRPr="00E46010" w:rsidR="00E46010" w:rsidP="00E46010" w:rsidRDefault="00E46010" w14:paraId="692C04FF" w14:textId="77777777">
            <w:pPr>
              <w:spacing w:after="0" w:line="240" w:lineRule="auto"/>
              <w:ind w:left="0"/>
              <w:rPr>
                <w:rFonts w:cstheme="minorHAnsi"/>
                <w:sz w:val="18"/>
                <w:szCs w:val="18"/>
              </w:rPr>
            </w:pPr>
          </w:p>
        </w:tc>
        <w:tc>
          <w:tcPr>
            <w:tcW w:w="1913" w:type="dxa"/>
          </w:tcPr>
          <w:p w:rsidRPr="00E46010" w:rsidR="00E46010" w:rsidP="00E46010" w:rsidRDefault="00E46010" w14:paraId="58C88A9E"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207AC364"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0A68DB3" w14:textId="77777777">
            <w:pPr>
              <w:spacing w:after="0" w:line="240" w:lineRule="auto"/>
              <w:ind w:left="0"/>
              <w:rPr>
                <w:rFonts w:cstheme="minorHAnsi"/>
                <w:sz w:val="18"/>
                <w:szCs w:val="18"/>
              </w:rPr>
            </w:pPr>
            <w:r w:rsidRPr="00E46010">
              <w:rPr>
                <w:rFonts w:cstheme="minorHAnsi"/>
                <w:sz w:val="18"/>
                <w:szCs w:val="18"/>
              </w:rPr>
              <w:t>2</w:t>
            </w:r>
          </w:p>
        </w:tc>
        <w:tc>
          <w:tcPr>
            <w:tcW w:w="2250" w:type="dxa"/>
          </w:tcPr>
          <w:p w:rsidRPr="00E46010" w:rsidR="00E46010" w:rsidP="00E46010" w:rsidRDefault="00E46010" w14:paraId="3096D29C" w14:textId="77777777">
            <w:pPr>
              <w:spacing w:after="0" w:line="240" w:lineRule="auto"/>
              <w:ind w:left="0"/>
              <w:rPr>
                <w:rFonts w:cstheme="minorHAnsi"/>
                <w:sz w:val="18"/>
                <w:szCs w:val="18"/>
              </w:rPr>
            </w:pPr>
            <w:r w:rsidRPr="00E46010">
              <w:rPr>
                <w:rFonts w:cstheme="minorHAnsi"/>
                <w:sz w:val="18"/>
                <w:szCs w:val="18"/>
              </w:rPr>
              <w:t>A-Z</w:t>
            </w:r>
          </w:p>
        </w:tc>
        <w:tc>
          <w:tcPr>
            <w:tcW w:w="2704" w:type="dxa"/>
          </w:tcPr>
          <w:p w:rsidRPr="00E46010" w:rsidR="00E46010" w:rsidP="00E46010" w:rsidRDefault="00E46010" w14:paraId="251A888F" w14:textId="77777777">
            <w:pPr>
              <w:spacing w:after="0" w:line="240" w:lineRule="auto"/>
              <w:ind w:left="0"/>
              <w:rPr>
                <w:rFonts w:cstheme="minorHAnsi"/>
                <w:sz w:val="18"/>
                <w:szCs w:val="18"/>
              </w:rPr>
            </w:pPr>
            <w:r w:rsidRPr="00E46010">
              <w:rPr>
                <w:rFonts w:cstheme="minorHAnsi"/>
                <w:sz w:val="18"/>
                <w:szCs w:val="18"/>
              </w:rPr>
              <w:t>Manufacture Country / Region Name. Mandatory only for Intl Outbound Dutiable product</w:t>
            </w:r>
          </w:p>
          <w:p w:rsidRPr="00E46010" w:rsidR="00E46010" w:rsidP="00E46010" w:rsidRDefault="00E46010" w14:paraId="05F5A048" w14:textId="77777777">
            <w:pPr>
              <w:spacing w:after="0" w:line="240" w:lineRule="auto"/>
              <w:ind w:left="0"/>
              <w:rPr>
                <w:rFonts w:cstheme="minorHAnsi"/>
                <w:sz w:val="18"/>
                <w:szCs w:val="18"/>
              </w:rPr>
            </w:pPr>
          </w:p>
        </w:tc>
      </w:tr>
      <w:tr w:rsidR="00E46010" w:rsidTr="00E46010" w14:paraId="57E8C3E6" w14:textId="77777777">
        <w:trPr>
          <w:trHeight w:val="231"/>
        </w:trPr>
        <w:tc>
          <w:tcPr>
            <w:tcW w:w="1435" w:type="dxa"/>
          </w:tcPr>
          <w:p w:rsidRPr="00E46010" w:rsidR="00E46010" w:rsidP="00E46010" w:rsidRDefault="00E46010" w14:paraId="554A151B" w14:textId="77777777">
            <w:pPr>
              <w:spacing w:after="0" w:line="240" w:lineRule="auto"/>
              <w:ind w:left="0"/>
              <w:rPr>
                <w:rFonts w:cstheme="minorHAnsi"/>
                <w:sz w:val="18"/>
                <w:szCs w:val="18"/>
              </w:rPr>
            </w:pPr>
            <w:proofErr w:type="spellStart"/>
            <w:r w:rsidRPr="00E46010">
              <w:rPr>
                <w:rFonts w:cstheme="minorHAnsi"/>
                <w:sz w:val="18"/>
                <w:szCs w:val="18"/>
              </w:rPr>
              <w:t>PieceIGSTPercentage</w:t>
            </w:r>
            <w:proofErr w:type="spellEnd"/>
          </w:p>
        </w:tc>
        <w:tc>
          <w:tcPr>
            <w:tcW w:w="1913" w:type="dxa"/>
          </w:tcPr>
          <w:p w:rsidRPr="00E46010" w:rsidR="00E46010" w:rsidP="00E46010" w:rsidRDefault="00E46010" w14:paraId="1618A093" w14:textId="77777777">
            <w:pPr>
              <w:spacing w:after="0" w:line="240" w:lineRule="auto"/>
              <w:ind w:left="0"/>
              <w:rPr>
                <w:rFonts w:cstheme="minorHAnsi"/>
                <w:sz w:val="18"/>
                <w:szCs w:val="18"/>
              </w:rPr>
            </w:pPr>
            <w:r w:rsidRPr="00E46010">
              <w:rPr>
                <w:rFonts w:cstheme="minorHAnsi"/>
                <w:sz w:val="18"/>
                <w:szCs w:val="18"/>
              </w:rPr>
              <w:t>Double</w:t>
            </w:r>
          </w:p>
        </w:tc>
        <w:tc>
          <w:tcPr>
            <w:tcW w:w="990" w:type="dxa"/>
          </w:tcPr>
          <w:p w:rsidRPr="00E46010" w:rsidR="00E46010" w:rsidP="00E46010" w:rsidRDefault="00E46010" w14:paraId="49D4F33B"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0983F162" w14:textId="77777777">
            <w:pPr>
              <w:spacing w:after="0" w:line="240" w:lineRule="auto"/>
              <w:ind w:left="0"/>
              <w:rPr>
                <w:rFonts w:cstheme="minorHAnsi"/>
                <w:sz w:val="18"/>
                <w:szCs w:val="18"/>
              </w:rPr>
            </w:pPr>
            <w:r w:rsidRPr="00E46010">
              <w:rPr>
                <w:rFonts w:cstheme="minorHAnsi"/>
                <w:sz w:val="18"/>
                <w:szCs w:val="18"/>
              </w:rPr>
              <w:t>3,2</w:t>
            </w:r>
          </w:p>
        </w:tc>
        <w:tc>
          <w:tcPr>
            <w:tcW w:w="2250" w:type="dxa"/>
          </w:tcPr>
          <w:p w:rsidRPr="00E46010" w:rsidR="00E46010" w:rsidP="00E46010" w:rsidRDefault="00E46010" w14:paraId="25CFF300" w14:textId="77777777">
            <w:pPr>
              <w:spacing w:after="0" w:line="240" w:lineRule="auto"/>
              <w:ind w:left="0"/>
              <w:rPr>
                <w:rFonts w:cstheme="minorHAnsi"/>
                <w:sz w:val="18"/>
                <w:szCs w:val="18"/>
              </w:rPr>
            </w:pPr>
            <w:r w:rsidRPr="00E46010">
              <w:rPr>
                <w:rFonts w:cstheme="minorHAnsi"/>
                <w:sz w:val="18"/>
                <w:szCs w:val="18"/>
              </w:rPr>
              <w:t>0-999.99</w:t>
            </w:r>
          </w:p>
        </w:tc>
        <w:tc>
          <w:tcPr>
            <w:tcW w:w="2704" w:type="dxa"/>
          </w:tcPr>
          <w:p w:rsidRPr="00E46010" w:rsidR="00E46010" w:rsidP="00E46010" w:rsidRDefault="00E46010" w14:paraId="35AA1BE5" w14:textId="77777777">
            <w:pPr>
              <w:spacing w:after="0" w:line="240" w:lineRule="auto"/>
              <w:ind w:left="0"/>
              <w:rPr>
                <w:rFonts w:cstheme="minorHAnsi"/>
                <w:sz w:val="18"/>
                <w:szCs w:val="18"/>
              </w:rPr>
            </w:pPr>
            <w:r w:rsidRPr="00E46010">
              <w:rPr>
                <w:rFonts w:cstheme="minorHAnsi"/>
                <w:sz w:val="18"/>
                <w:szCs w:val="18"/>
              </w:rPr>
              <w:t>IGST Percentage based on IGST value. Mandatory only if IGST value passed for CSBV product</w:t>
            </w:r>
          </w:p>
          <w:p w:rsidRPr="00E46010" w:rsidR="00E46010" w:rsidP="00E46010" w:rsidRDefault="00E46010" w14:paraId="59FCF250" w14:textId="77777777">
            <w:pPr>
              <w:spacing w:after="0" w:line="240" w:lineRule="auto"/>
              <w:ind w:left="0"/>
              <w:rPr>
                <w:rFonts w:cstheme="minorHAnsi"/>
                <w:sz w:val="18"/>
                <w:szCs w:val="18"/>
              </w:rPr>
            </w:pPr>
          </w:p>
        </w:tc>
      </w:tr>
    </w:tbl>
    <w:p w:rsidR="00E46010" w:rsidP="00E46010" w:rsidRDefault="00E46010" w14:paraId="17B02A6B" w14:textId="77777777"/>
    <w:p w:rsidRPr="00E46010" w:rsidR="00E46010" w:rsidP="00E46010" w:rsidRDefault="00E46010" w14:paraId="5C5818DF" w14:textId="77777777">
      <w:pPr>
        <w:ind w:left="0"/>
        <w:rPr>
          <w:rFonts w:cstheme="minorHAnsi"/>
          <w:color w:val="000000" w:themeColor="text1"/>
          <w:u w:val="single"/>
        </w:rPr>
      </w:pPr>
      <w:proofErr w:type="spellStart"/>
      <w:r w:rsidRPr="00E46010">
        <w:rPr>
          <w:rFonts w:cstheme="minorHAnsi"/>
          <w:color w:val="000000" w:themeColor="text1"/>
          <w:u w:val="single"/>
        </w:rPr>
        <w:t>ItemImage</w:t>
      </w:r>
      <w:proofErr w:type="spellEnd"/>
      <w:r w:rsidRPr="00E46010">
        <w:rPr>
          <w:rFonts w:cstheme="minorHAnsi"/>
          <w:color w:val="000000" w:themeColor="text1"/>
          <w:u w:val="single"/>
        </w:rPr>
        <w:t xml:space="preserve"> Definition: </w:t>
      </w:r>
    </w:p>
    <w:tbl>
      <w:tblPr>
        <w:tblStyle w:val="TableGrid"/>
        <w:tblW w:w="10282" w:type="dxa"/>
        <w:tblLayout w:type="fixed"/>
        <w:tblLook w:val="04A0" w:firstRow="1" w:lastRow="0" w:firstColumn="1" w:lastColumn="0" w:noHBand="0" w:noVBand="1"/>
      </w:tblPr>
      <w:tblGrid>
        <w:gridCol w:w="1908"/>
        <w:gridCol w:w="1440"/>
        <w:gridCol w:w="990"/>
        <w:gridCol w:w="990"/>
        <w:gridCol w:w="2250"/>
        <w:gridCol w:w="2704"/>
      </w:tblGrid>
      <w:tr w:rsidR="00E46010" w:rsidTr="00346EB8" w14:paraId="4DD2A07C" w14:textId="77777777">
        <w:trPr>
          <w:trHeight w:val="574"/>
        </w:trPr>
        <w:tc>
          <w:tcPr>
            <w:tcW w:w="1908" w:type="dxa"/>
            <w:shd w:val="clear" w:color="auto" w:fill="1F497D" w:themeFill="text2"/>
          </w:tcPr>
          <w:p w:rsidRPr="00B90623" w:rsidR="00E46010" w:rsidP="00E46010" w:rsidRDefault="00E46010" w14:paraId="3ABF0039"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Field Name</w:t>
            </w:r>
          </w:p>
        </w:tc>
        <w:tc>
          <w:tcPr>
            <w:tcW w:w="1440" w:type="dxa"/>
            <w:shd w:val="clear" w:color="auto" w:fill="1F497D" w:themeFill="text2"/>
          </w:tcPr>
          <w:p w:rsidRPr="00B90623" w:rsidR="00E46010" w:rsidP="00E46010" w:rsidRDefault="00E46010" w14:paraId="4C78630C"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Data Type</w:t>
            </w:r>
          </w:p>
        </w:tc>
        <w:tc>
          <w:tcPr>
            <w:tcW w:w="990" w:type="dxa"/>
            <w:shd w:val="clear" w:color="auto" w:fill="1F497D" w:themeFill="text2"/>
          </w:tcPr>
          <w:p w:rsidRPr="00E46010" w:rsidR="00E46010" w:rsidP="00E46010" w:rsidRDefault="00E46010" w14:paraId="417CA31E"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Require</w:t>
            </w:r>
          </w:p>
        </w:tc>
        <w:tc>
          <w:tcPr>
            <w:tcW w:w="990" w:type="dxa"/>
            <w:shd w:val="clear" w:color="auto" w:fill="1F497D" w:themeFill="text2"/>
          </w:tcPr>
          <w:p w:rsidRPr="00B90623" w:rsidR="00E46010" w:rsidP="00E46010" w:rsidRDefault="00E46010" w14:paraId="658A94FB"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Length</w:t>
            </w:r>
          </w:p>
        </w:tc>
        <w:tc>
          <w:tcPr>
            <w:tcW w:w="2250" w:type="dxa"/>
            <w:shd w:val="clear" w:color="auto" w:fill="1F497D" w:themeFill="text2"/>
          </w:tcPr>
          <w:p w:rsidRPr="00B90623" w:rsidR="00E46010" w:rsidP="00E46010" w:rsidRDefault="00E46010" w14:paraId="10824E48" w14:textId="77777777">
            <w:pPr>
              <w:ind w:left="0"/>
              <w:jc w:val="both"/>
              <w:rPr>
                <w:rFonts w:ascii="Consolas" w:hAnsi="Consolas" w:cs="Consolas"/>
                <w:color w:val="FFFFFF" w:themeColor="background1"/>
                <w:sz w:val="20"/>
              </w:rPr>
            </w:pPr>
            <w:r w:rsidRPr="00E46010">
              <w:rPr>
                <w:rFonts w:ascii="Consolas" w:hAnsi="Consolas" w:cs="Consolas"/>
                <w:color w:val="FFFFFF" w:themeColor="background1"/>
                <w:sz w:val="20"/>
              </w:rPr>
              <w:t>Allowed Values</w:t>
            </w:r>
          </w:p>
        </w:tc>
        <w:tc>
          <w:tcPr>
            <w:tcW w:w="2704" w:type="dxa"/>
            <w:shd w:val="clear" w:color="auto" w:fill="1F497D" w:themeFill="text2"/>
          </w:tcPr>
          <w:p w:rsidRPr="00B90623" w:rsidR="00E46010" w:rsidP="00E46010" w:rsidRDefault="00E46010" w14:paraId="7201E59D"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Description</w:t>
            </w:r>
          </w:p>
        </w:tc>
      </w:tr>
      <w:tr w:rsidR="00E46010" w:rsidTr="00346EB8" w14:paraId="2A547D19" w14:textId="77777777">
        <w:trPr>
          <w:trHeight w:val="231"/>
        </w:trPr>
        <w:tc>
          <w:tcPr>
            <w:tcW w:w="1908" w:type="dxa"/>
          </w:tcPr>
          <w:p w:rsidRPr="00E46010" w:rsidR="00E46010" w:rsidP="00E46010" w:rsidRDefault="00E46010" w14:paraId="246396FB" w14:textId="77777777">
            <w:pPr>
              <w:spacing w:after="0" w:line="240" w:lineRule="auto"/>
              <w:ind w:left="0"/>
              <w:rPr>
                <w:rFonts w:cstheme="minorHAnsi"/>
                <w:sz w:val="18"/>
                <w:szCs w:val="18"/>
              </w:rPr>
            </w:pPr>
            <w:proofErr w:type="spellStart"/>
            <w:r w:rsidRPr="00E46010">
              <w:rPr>
                <w:rFonts w:cstheme="minorHAnsi"/>
                <w:sz w:val="18"/>
                <w:szCs w:val="18"/>
              </w:rPr>
              <w:t>AWBNo</w:t>
            </w:r>
            <w:proofErr w:type="spellEnd"/>
          </w:p>
        </w:tc>
        <w:tc>
          <w:tcPr>
            <w:tcW w:w="1440" w:type="dxa"/>
          </w:tcPr>
          <w:p w:rsidRPr="00E46010" w:rsidR="00E46010" w:rsidP="00E46010" w:rsidRDefault="00E46010" w14:paraId="1BA3DE2C"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88F004B"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210B33EF" w14:textId="77777777">
            <w:pPr>
              <w:spacing w:after="0" w:line="240" w:lineRule="auto"/>
              <w:ind w:left="0"/>
              <w:rPr>
                <w:rFonts w:cstheme="minorHAnsi"/>
                <w:sz w:val="18"/>
                <w:szCs w:val="18"/>
              </w:rPr>
            </w:pPr>
            <w:r w:rsidRPr="00E46010">
              <w:rPr>
                <w:rFonts w:cstheme="minorHAnsi"/>
                <w:sz w:val="18"/>
                <w:szCs w:val="18"/>
              </w:rPr>
              <w:t>12</w:t>
            </w:r>
          </w:p>
        </w:tc>
        <w:tc>
          <w:tcPr>
            <w:tcW w:w="2250" w:type="dxa"/>
          </w:tcPr>
          <w:p w:rsidRPr="00E46010" w:rsidR="00E46010" w:rsidP="00E46010" w:rsidRDefault="00E46010" w14:paraId="45D426E0"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76E42B0D" w14:textId="77777777">
            <w:pPr>
              <w:spacing w:after="0" w:line="240" w:lineRule="auto"/>
              <w:ind w:left="0"/>
              <w:rPr>
                <w:rFonts w:cstheme="minorHAnsi"/>
                <w:sz w:val="18"/>
                <w:szCs w:val="18"/>
              </w:rPr>
            </w:pPr>
            <w:r w:rsidRPr="00E46010">
              <w:rPr>
                <w:rFonts w:cstheme="minorHAnsi"/>
                <w:sz w:val="18"/>
                <w:szCs w:val="18"/>
              </w:rPr>
              <w:t>Waybill number</w:t>
            </w:r>
          </w:p>
        </w:tc>
      </w:tr>
      <w:tr w:rsidR="00E46010" w:rsidTr="00346EB8" w14:paraId="2C06F41C" w14:textId="77777777">
        <w:trPr>
          <w:trHeight w:val="231"/>
        </w:trPr>
        <w:tc>
          <w:tcPr>
            <w:tcW w:w="1908" w:type="dxa"/>
          </w:tcPr>
          <w:p w:rsidRPr="00E46010" w:rsidR="00E46010" w:rsidP="00E46010" w:rsidRDefault="00E46010" w14:paraId="064FE6CD" w14:textId="77777777">
            <w:pPr>
              <w:spacing w:after="0" w:line="240" w:lineRule="auto"/>
              <w:ind w:left="0"/>
              <w:rPr>
                <w:rFonts w:cstheme="minorHAnsi"/>
                <w:sz w:val="18"/>
                <w:szCs w:val="18"/>
              </w:rPr>
            </w:pPr>
            <w:proofErr w:type="spellStart"/>
            <w:r w:rsidRPr="00E46010">
              <w:rPr>
                <w:rFonts w:cstheme="minorHAnsi"/>
                <w:sz w:val="18"/>
                <w:szCs w:val="18"/>
              </w:rPr>
              <w:t>ItemID</w:t>
            </w:r>
            <w:proofErr w:type="spellEnd"/>
          </w:p>
        </w:tc>
        <w:tc>
          <w:tcPr>
            <w:tcW w:w="1440" w:type="dxa"/>
          </w:tcPr>
          <w:p w:rsidRPr="00E46010" w:rsidR="00E46010" w:rsidP="00E46010" w:rsidRDefault="00E46010" w14:paraId="4255FB39"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7938EBF"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2D83BCE" w14:textId="77777777">
            <w:pPr>
              <w:spacing w:after="0" w:line="240" w:lineRule="auto"/>
              <w:ind w:left="0"/>
              <w:rPr>
                <w:rFonts w:cstheme="minorHAnsi"/>
                <w:sz w:val="18"/>
                <w:szCs w:val="18"/>
              </w:rPr>
            </w:pPr>
            <w:r w:rsidRPr="00E46010">
              <w:rPr>
                <w:rFonts w:cstheme="minorHAnsi"/>
                <w:sz w:val="18"/>
                <w:szCs w:val="18"/>
              </w:rPr>
              <w:t>15</w:t>
            </w:r>
          </w:p>
        </w:tc>
        <w:tc>
          <w:tcPr>
            <w:tcW w:w="2250" w:type="dxa"/>
          </w:tcPr>
          <w:p w:rsidRPr="00E46010" w:rsidR="00E46010" w:rsidP="00E46010" w:rsidRDefault="00E46010" w14:paraId="6C7B48F1"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50AA302C" w14:textId="77777777">
            <w:pPr>
              <w:spacing w:after="0" w:line="240" w:lineRule="auto"/>
              <w:ind w:left="0"/>
              <w:rPr>
                <w:rFonts w:cstheme="minorHAnsi"/>
                <w:sz w:val="18"/>
                <w:szCs w:val="18"/>
              </w:rPr>
            </w:pPr>
            <w:r w:rsidRPr="00E46010">
              <w:rPr>
                <w:rFonts w:cstheme="minorHAnsi"/>
                <w:sz w:val="18"/>
                <w:szCs w:val="18"/>
              </w:rPr>
              <w:t>Item ID</w:t>
            </w:r>
          </w:p>
        </w:tc>
      </w:tr>
      <w:tr w:rsidR="00E46010" w:rsidTr="00346EB8" w14:paraId="55A1A1F3" w14:textId="77777777">
        <w:trPr>
          <w:trHeight w:val="231"/>
        </w:trPr>
        <w:tc>
          <w:tcPr>
            <w:tcW w:w="1908" w:type="dxa"/>
          </w:tcPr>
          <w:p w:rsidRPr="00E46010" w:rsidR="00E46010" w:rsidP="00E46010" w:rsidRDefault="00E46010" w14:paraId="21CF8DC5" w14:textId="77777777">
            <w:pPr>
              <w:spacing w:after="0" w:line="240" w:lineRule="auto"/>
              <w:ind w:left="0"/>
              <w:rPr>
                <w:rFonts w:cstheme="minorHAnsi"/>
                <w:sz w:val="18"/>
                <w:szCs w:val="18"/>
              </w:rPr>
            </w:pPr>
            <w:proofErr w:type="spellStart"/>
            <w:r w:rsidRPr="00E46010">
              <w:rPr>
                <w:rFonts w:cstheme="minorHAnsi"/>
                <w:sz w:val="18"/>
                <w:szCs w:val="18"/>
              </w:rPr>
              <w:t>ImageURL</w:t>
            </w:r>
            <w:proofErr w:type="spellEnd"/>
          </w:p>
        </w:tc>
        <w:tc>
          <w:tcPr>
            <w:tcW w:w="1440" w:type="dxa"/>
          </w:tcPr>
          <w:p w:rsidRPr="00E46010" w:rsidR="00E46010" w:rsidP="00E46010" w:rsidRDefault="00E46010" w14:paraId="327E8FDD"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3C61EE32"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3FBD6FF" w14:textId="77777777">
            <w:pPr>
              <w:spacing w:after="0" w:line="240" w:lineRule="auto"/>
              <w:ind w:left="0"/>
              <w:rPr>
                <w:rFonts w:cstheme="minorHAnsi"/>
                <w:sz w:val="18"/>
                <w:szCs w:val="18"/>
              </w:rPr>
            </w:pPr>
            <w:r w:rsidRPr="00E46010">
              <w:rPr>
                <w:rFonts w:cstheme="minorHAnsi"/>
                <w:sz w:val="18"/>
                <w:szCs w:val="18"/>
              </w:rPr>
              <w:t>200</w:t>
            </w:r>
          </w:p>
        </w:tc>
        <w:tc>
          <w:tcPr>
            <w:tcW w:w="2250" w:type="dxa"/>
          </w:tcPr>
          <w:p w:rsidRPr="00E46010" w:rsidR="00E46010" w:rsidP="00E46010" w:rsidRDefault="00E46010" w14:paraId="3F73BE84"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5660AB8A" w14:textId="77777777">
            <w:pPr>
              <w:spacing w:after="0" w:line="240" w:lineRule="auto"/>
              <w:ind w:left="0"/>
              <w:rPr>
                <w:rFonts w:cstheme="minorHAnsi"/>
                <w:sz w:val="18"/>
                <w:szCs w:val="18"/>
              </w:rPr>
            </w:pPr>
            <w:r w:rsidRPr="00E46010">
              <w:rPr>
                <w:rFonts w:cstheme="minorHAnsi"/>
                <w:sz w:val="18"/>
                <w:szCs w:val="18"/>
              </w:rPr>
              <w:t>Image URL for RVP</w:t>
            </w:r>
          </w:p>
        </w:tc>
      </w:tr>
    </w:tbl>
    <w:p w:rsidR="00E46010" w:rsidP="00E46010" w:rsidRDefault="00E46010" w14:paraId="34CED8CB" w14:textId="77777777"/>
    <w:p w:rsidR="00E46010" w:rsidP="00E46010" w:rsidRDefault="00E46010" w14:paraId="7E5FC4B3" w14:textId="77777777">
      <w:pPr>
        <w:pStyle w:val="Heading4"/>
      </w:pPr>
      <w:proofErr w:type="spellStart"/>
      <w:r w:rsidRPr="00E46010">
        <w:rPr>
          <w:rFonts w:ascii="Times New Roman" w:hAnsi="Times New Roman" w:cstheme="minorHAnsi"/>
          <w:i w:val="0"/>
          <w:color w:val="000000" w:themeColor="text1"/>
          <w:u w:val="single"/>
        </w:rPr>
        <w:t>DynamicQCDetails</w:t>
      </w:r>
      <w:proofErr w:type="spellEnd"/>
    </w:p>
    <w:tbl>
      <w:tblPr>
        <w:tblStyle w:val="TableGrid"/>
        <w:tblW w:w="10282" w:type="dxa"/>
        <w:tblLayout w:type="fixed"/>
        <w:tblLook w:val="04A0" w:firstRow="1" w:lastRow="0" w:firstColumn="1" w:lastColumn="0" w:noHBand="0" w:noVBand="1"/>
      </w:tblPr>
      <w:tblGrid>
        <w:gridCol w:w="1908"/>
        <w:gridCol w:w="1440"/>
        <w:gridCol w:w="990"/>
        <w:gridCol w:w="990"/>
        <w:gridCol w:w="2250"/>
        <w:gridCol w:w="2704"/>
      </w:tblGrid>
      <w:tr w:rsidR="00E46010" w:rsidTr="00346EB8" w14:paraId="37837363" w14:textId="77777777">
        <w:trPr>
          <w:trHeight w:val="574"/>
        </w:trPr>
        <w:tc>
          <w:tcPr>
            <w:tcW w:w="1908" w:type="dxa"/>
            <w:shd w:val="clear" w:color="auto" w:fill="1F497D" w:themeFill="text2"/>
          </w:tcPr>
          <w:p w:rsidRPr="00B90623" w:rsidR="00E46010" w:rsidP="00E46010" w:rsidRDefault="00E46010" w14:paraId="3B0A08E1"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Field Name</w:t>
            </w:r>
          </w:p>
        </w:tc>
        <w:tc>
          <w:tcPr>
            <w:tcW w:w="1440" w:type="dxa"/>
            <w:shd w:val="clear" w:color="auto" w:fill="1F497D" w:themeFill="text2"/>
          </w:tcPr>
          <w:p w:rsidRPr="00B90623" w:rsidR="00E46010" w:rsidP="00E46010" w:rsidRDefault="00E46010" w14:paraId="0B037157"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Data Type</w:t>
            </w:r>
          </w:p>
        </w:tc>
        <w:tc>
          <w:tcPr>
            <w:tcW w:w="990" w:type="dxa"/>
            <w:shd w:val="clear" w:color="auto" w:fill="1F497D" w:themeFill="text2"/>
          </w:tcPr>
          <w:p w:rsidRPr="00E46010" w:rsidR="00E46010" w:rsidP="00E46010" w:rsidRDefault="00E46010" w14:paraId="1E1FC2AA"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Require</w:t>
            </w:r>
          </w:p>
        </w:tc>
        <w:tc>
          <w:tcPr>
            <w:tcW w:w="990" w:type="dxa"/>
            <w:shd w:val="clear" w:color="auto" w:fill="1F497D" w:themeFill="text2"/>
          </w:tcPr>
          <w:p w:rsidRPr="00B90623" w:rsidR="00E46010" w:rsidP="00E46010" w:rsidRDefault="00E46010" w14:paraId="437BC61B"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Length</w:t>
            </w:r>
          </w:p>
        </w:tc>
        <w:tc>
          <w:tcPr>
            <w:tcW w:w="2250" w:type="dxa"/>
            <w:shd w:val="clear" w:color="auto" w:fill="1F497D" w:themeFill="text2"/>
          </w:tcPr>
          <w:p w:rsidRPr="00B90623" w:rsidR="00E46010" w:rsidP="00E46010" w:rsidRDefault="00E46010" w14:paraId="7E6BC52F" w14:textId="77777777">
            <w:pPr>
              <w:ind w:left="0"/>
              <w:jc w:val="both"/>
              <w:rPr>
                <w:rFonts w:ascii="Consolas" w:hAnsi="Consolas" w:cs="Consolas"/>
                <w:color w:val="FFFFFF" w:themeColor="background1"/>
                <w:sz w:val="20"/>
              </w:rPr>
            </w:pPr>
            <w:r w:rsidRPr="00E46010">
              <w:rPr>
                <w:rFonts w:ascii="Consolas" w:hAnsi="Consolas" w:cs="Consolas"/>
                <w:color w:val="FFFFFF" w:themeColor="background1"/>
                <w:sz w:val="20"/>
              </w:rPr>
              <w:t>Allowed Values</w:t>
            </w:r>
          </w:p>
        </w:tc>
        <w:tc>
          <w:tcPr>
            <w:tcW w:w="2704" w:type="dxa"/>
            <w:shd w:val="clear" w:color="auto" w:fill="1F497D" w:themeFill="text2"/>
          </w:tcPr>
          <w:p w:rsidRPr="00B90623" w:rsidR="00E46010" w:rsidP="00E46010" w:rsidRDefault="00E46010" w14:paraId="077891F1" w14:textId="77777777">
            <w:pPr>
              <w:ind w:left="0"/>
              <w:rPr>
                <w:rFonts w:ascii="Consolas" w:hAnsi="Consolas" w:cs="Consolas"/>
                <w:color w:val="FFFFFF" w:themeColor="background1"/>
                <w:sz w:val="20"/>
              </w:rPr>
            </w:pPr>
            <w:r w:rsidRPr="00E46010">
              <w:rPr>
                <w:rFonts w:ascii="Consolas" w:hAnsi="Consolas" w:cs="Consolas"/>
                <w:color w:val="FFFFFF" w:themeColor="background1"/>
                <w:sz w:val="20"/>
              </w:rPr>
              <w:t>Description</w:t>
            </w:r>
          </w:p>
        </w:tc>
      </w:tr>
      <w:tr w:rsidR="00E46010" w:rsidTr="00346EB8" w14:paraId="0204624F" w14:textId="77777777">
        <w:trPr>
          <w:trHeight w:val="231"/>
        </w:trPr>
        <w:tc>
          <w:tcPr>
            <w:tcW w:w="1908" w:type="dxa"/>
          </w:tcPr>
          <w:p w:rsidRPr="00E46010" w:rsidR="00E46010" w:rsidP="00E46010" w:rsidRDefault="00E46010" w14:paraId="48EE7694" w14:textId="77777777">
            <w:pPr>
              <w:spacing w:after="0" w:line="240" w:lineRule="auto"/>
              <w:ind w:left="0"/>
              <w:rPr>
                <w:rFonts w:cstheme="minorHAnsi"/>
                <w:sz w:val="18"/>
                <w:szCs w:val="18"/>
              </w:rPr>
            </w:pPr>
            <w:proofErr w:type="spellStart"/>
            <w:r w:rsidRPr="00E46010">
              <w:rPr>
                <w:rFonts w:cstheme="minorHAnsi"/>
                <w:sz w:val="18"/>
                <w:szCs w:val="18"/>
              </w:rPr>
              <w:t>ItemID</w:t>
            </w:r>
            <w:proofErr w:type="spellEnd"/>
          </w:p>
        </w:tc>
        <w:tc>
          <w:tcPr>
            <w:tcW w:w="1440" w:type="dxa"/>
          </w:tcPr>
          <w:p w:rsidRPr="00E46010" w:rsidR="00E46010" w:rsidP="00E46010" w:rsidRDefault="00E46010" w14:paraId="7F47EEE4"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05A4ACF3"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98B8D2B" w14:textId="77777777">
            <w:pPr>
              <w:spacing w:after="0" w:line="240" w:lineRule="auto"/>
              <w:ind w:left="0"/>
              <w:rPr>
                <w:rFonts w:cstheme="minorHAnsi"/>
                <w:sz w:val="18"/>
                <w:szCs w:val="18"/>
              </w:rPr>
            </w:pPr>
            <w:r w:rsidRPr="00E46010">
              <w:rPr>
                <w:rFonts w:cstheme="minorHAnsi"/>
                <w:sz w:val="18"/>
                <w:szCs w:val="18"/>
              </w:rPr>
              <w:t>15</w:t>
            </w:r>
          </w:p>
        </w:tc>
        <w:tc>
          <w:tcPr>
            <w:tcW w:w="2250" w:type="dxa"/>
          </w:tcPr>
          <w:p w:rsidRPr="00E46010" w:rsidR="00E46010" w:rsidP="00E46010" w:rsidRDefault="00E46010" w14:paraId="19B36884" w14:textId="77777777">
            <w:pPr>
              <w:spacing w:after="0" w:line="240" w:lineRule="auto"/>
              <w:ind w:left="0"/>
              <w:rPr>
                <w:rFonts w:cstheme="minorHAnsi"/>
                <w:sz w:val="18"/>
                <w:szCs w:val="18"/>
              </w:rPr>
            </w:pPr>
            <w:r w:rsidRPr="00E46010">
              <w:rPr>
                <w:rFonts w:cstheme="minorHAnsi"/>
                <w:sz w:val="18"/>
                <w:szCs w:val="18"/>
              </w:rPr>
              <w:t>0-9</w:t>
            </w:r>
          </w:p>
        </w:tc>
        <w:tc>
          <w:tcPr>
            <w:tcW w:w="2704" w:type="dxa"/>
          </w:tcPr>
          <w:p w:rsidRPr="00E46010" w:rsidR="00E46010" w:rsidP="00E46010" w:rsidRDefault="00E46010" w14:paraId="12BD44C8" w14:textId="77777777">
            <w:pPr>
              <w:spacing w:after="0" w:line="240" w:lineRule="auto"/>
              <w:ind w:left="0"/>
              <w:rPr>
                <w:rFonts w:cstheme="minorHAnsi"/>
                <w:sz w:val="18"/>
                <w:szCs w:val="18"/>
              </w:rPr>
            </w:pPr>
            <w:r w:rsidRPr="00E46010">
              <w:rPr>
                <w:rFonts w:cstheme="minorHAnsi"/>
                <w:sz w:val="18"/>
                <w:szCs w:val="18"/>
              </w:rPr>
              <w:t xml:space="preserve">Item Id of item details </w:t>
            </w:r>
          </w:p>
        </w:tc>
      </w:tr>
      <w:tr w:rsidR="00E46010" w:rsidTr="00346EB8" w14:paraId="5B40429D" w14:textId="77777777">
        <w:trPr>
          <w:trHeight w:val="231"/>
        </w:trPr>
        <w:tc>
          <w:tcPr>
            <w:tcW w:w="1908" w:type="dxa"/>
          </w:tcPr>
          <w:p w:rsidRPr="00E46010" w:rsidR="00E46010" w:rsidP="00E46010" w:rsidRDefault="00E46010" w14:paraId="7D3C2645" w14:textId="77777777">
            <w:pPr>
              <w:spacing w:after="0" w:line="240" w:lineRule="auto"/>
              <w:ind w:left="0"/>
              <w:rPr>
                <w:rFonts w:cstheme="minorHAnsi"/>
                <w:sz w:val="18"/>
                <w:szCs w:val="18"/>
              </w:rPr>
            </w:pPr>
            <w:proofErr w:type="spellStart"/>
            <w:r w:rsidRPr="00E46010">
              <w:rPr>
                <w:rFonts w:cstheme="minorHAnsi"/>
                <w:sz w:val="18"/>
                <w:szCs w:val="18"/>
              </w:rPr>
              <w:t>QuestionId</w:t>
            </w:r>
            <w:proofErr w:type="spellEnd"/>
          </w:p>
        </w:tc>
        <w:tc>
          <w:tcPr>
            <w:tcW w:w="1440" w:type="dxa"/>
          </w:tcPr>
          <w:p w:rsidRPr="00E46010" w:rsidR="00E46010" w:rsidP="00E46010" w:rsidRDefault="00E46010" w14:paraId="07952068"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F08D938"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1823654" w14:textId="77777777">
            <w:pPr>
              <w:spacing w:after="0" w:line="240" w:lineRule="auto"/>
              <w:ind w:left="0"/>
              <w:rPr>
                <w:rFonts w:cstheme="minorHAnsi"/>
                <w:sz w:val="18"/>
                <w:szCs w:val="18"/>
              </w:rPr>
            </w:pPr>
            <w:r w:rsidRPr="00E46010">
              <w:rPr>
                <w:rFonts w:cstheme="minorHAnsi"/>
                <w:sz w:val="18"/>
                <w:szCs w:val="18"/>
              </w:rPr>
              <w:t>50</w:t>
            </w:r>
          </w:p>
        </w:tc>
        <w:tc>
          <w:tcPr>
            <w:tcW w:w="2250" w:type="dxa"/>
          </w:tcPr>
          <w:p w:rsidRPr="00E46010" w:rsidR="00E46010" w:rsidP="00E46010" w:rsidRDefault="00E46010" w14:paraId="4B6AE718" w14:textId="77777777">
            <w:pPr>
              <w:spacing w:after="0" w:line="240" w:lineRule="auto"/>
              <w:ind w:left="0"/>
              <w:rPr>
                <w:rFonts w:cstheme="minorHAnsi"/>
                <w:sz w:val="18"/>
                <w:szCs w:val="18"/>
              </w:rPr>
            </w:pPr>
            <w:r w:rsidRPr="00E46010">
              <w:rPr>
                <w:rFonts w:cstheme="minorHAnsi"/>
                <w:sz w:val="18"/>
                <w:szCs w:val="18"/>
              </w:rPr>
              <w:t>0-</w:t>
            </w:r>
            <w:proofErr w:type="gramStart"/>
            <w:r w:rsidRPr="00E46010">
              <w:rPr>
                <w:rFonts w:cstheme="minorHAnsi"/>
                <w:sz w:val="18"/>
                <w:szCs w:val="18"/>
              </w:rPr>
              <w:t>9,A</w:t>
            </w:r>
            <w:proofErr w:type="gramEnd"/>
            <w:r w:rsidRPr="00E46010">
              <w:rPr>
                <w:rFonts w:cstheme="minorHAnsi"/>
                <w:sz w:val="18"/>
                <w:szCs w:val="18"/>
              </w:rPr>
              <w:t>-z,A-Z</w:t>
            </w:r>
          </w:p>
        </w:tc>
        <w:tc>
          <w:tcPr>
            <w:tcW w:w="2704" w:type="dxa"/>
          </w:tcPr>
          <w:p w:rsidRPr="00E46010" w:rsidR="00E46010" w:rsidP="00E46010" w:rsidRDefault="00E46010" w14:paraId="5F304E7F" w14:textId="77777777">
            <w:pPr>
              <w:spacing w:after="0" w:line="240" w:lineRule="auto"/>
              <w:ind w:left="0"/>
              <w:rPr>
                <w:rFonts w:cstheme="minorHAnsi"/>
                <w:sz w:val="18"/>
                <w:szCs w:val="18"/>
              </w:rPr>
            </w:pPr>
            <w:r w:rsidRPr="00E46010">
              <w:rPr>
                <w:rFonts w:cstheme="minorHAnsi"/>
                <w:sz w:val="18"/>
                <w:szCs w:val="18"/>
              </w:rPr>
              <w:t xml:space="preserve">Quality Check Question Id Should be unique for Item Max 10 question per Item allowed </w:t>
            </w:r>
          </w:p>
        </w:tc>
      </w:tr>
      <w:tr w:rsidR="00E46010" w:rsidTr="00346EB8" w14:paraId="3F733FE3" w14:textId="77777777">
        <w:trPr>
          <w:trHeight w:val="231"/>
        </w:trPr>
        <w:tc>
          <w:tcPr>
            <w:tcW w:w="1908" w:type="dxa"/>
          </w:tcPr>
          <w:p w:rsidRPr="00E46010" w:rsidR="00E46010" w:rsidP="00E46010" w:rsidRDefault="00E46010" w14:paraId="4B487121" w14:textId="77777777">
            <w:pPr>
              <w:spacing w:after="0" w:line="240" w:lineRule="auto"/>
              <w:ind w:left="0"/>
              <w:rPr>
                <w:rFonts w:cstheme="minorHAnsi"/>
                <w:sz w:val="18"/>
                <w:szCs w:val="18"/>
              </w:rPr>
            </w:pPr>
            <w:proofErr w:type="spellStart"/>
            <w:r w:rsidRPr="00E46010">
              <w:rPr>
                <w:rFonts w:cstheme="minorHAnsi"/>
                <w:sz w:val="18"/>
                <w:szCs w:val="18"/>
              </w:rPr>
              <w:t>QuestionDescription</w:t>
            </w:r>
            <w:proofErr w:type="spellEnd"/>
          </w:p>
        </w:tc>
        <w:tc>
          <w:tcPr>
            <w:tcW w:w="1440" w:type="dxa"/>
          </w:tcPr>
          <w:p w:rsidRPr="00E46010" w:rsidR="00E46010" w:rsidP="00E46010" w:rsidRDefault="00E46010" w14:paraId="3528CEA3"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798C2046"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0FBF0E33" w14:textId="77777777">
            <w:pPr>
              <w:spacing w:after="0" w:line="240" w:lineRule="auto"/>
              <w:ind w:left="0"/>
              <w:rPr>
                <w:rFonts w:cstheme="minorHAnsi"/>
                <w:sz w:val="18"/>
                <w:szCs w:val="18"/>
              </w:rPr>
            </w:pPr>
            <w:r w:rsidRPr="00E46010">
              <w:rPr>
                <w:rFonts w:cstheme="minorHAnsi"/>
                <w:sz w:val="18"/>
                <w:szCs w:val="18"/>
              </w:rPr>
              <w:t>100</w:t>
            </w:r>
          </w:p>
        </w:tc>
        <w:tc>
          <w:tcPr>
            <w:tcW w:w="2250" w:type="dxa"/>
          </w:tcPr>
          <w:p w:rsidRPr="00E46010" w:rsidR="00E46010" w:rsidP="00E46010" w:rsidRDefault="00E46010" w14:paraId="2F907C3E"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54FB1576" w14:textId="77777777">
            <w:pPr>
              <w:spacing w:after="0" w:line="240" w:lineRule="auto"/>
              <w:ind w:left="0"/>
              <w:rPr>
                <w:rFonts w:cstheme="minorHAnsi"/>
                <w:sz w:val="18"/>
                <w:szCs w:val="18"/>
              </w:rPr>
            </w:pPr>
            <w:r w:rsidRPr="00E46010">
              <w:rPr>
                <w:rFonts w:cstheme="minorHAnsi"/>
                <w:sz w:val="18"/>
                <w:szCs w:val="18"/>
              </w:rPr>
              <w:t>Quality check question</w:t>
            </w:r>
          </w:p>
        </w:tc>
      </w:tr>
      <w:tr w:rsidR="00E46010" w:rsidTr="00346EB8" w14:paraId="39E7253C" w14:textId="77777777">
        <w:trPr>
          <w:trHeight w:val="231"/>
        </w:trPr>
        <w:tc>
          <w:tcPr>
            <w:tcW w:w="1908" w:type="dxa"/>
          </w:tcPr>
          <w:p w:rsidRPr="00E46010" w:rsidR="00E46010" w:rsidP="00E46010" w:rsidRDefault="00E46010" w14:paraId="4366B025" w14:textId="77777777">
            <w:pPr>
              <w:spacing w:after="0" w:line="240" w:lineRule="auto"/>
              <w:ind w:left="0"/>
              <w:rPr>
                <w:rFonts w:cstheme="minorHAnsi"/>
                <w:sz w:val="18"/>
                <w:szCs w:val="18"/>
              </w:rPr>
            </w:pPr>
            <w:proofErr w:type="spellStart"/>
            <w:r w:rsidRPr="00E46010">
              <w:rPr>
                <w:rFonts w:cstheme="minorHAnsi"/>
                <w:sz w:val="18"/>
                <w:szCs w:val="18"/>
              </w:rPr>
              <w:t>QuestionValue</w:t>
            </w:r>
            <w:proofErr w:type="spellEnd"/>
          </w:p>
        </w:tc>
        <w:tc>
          <w:tcPr>
            <w:tcW w:w="1440" w:type="dxa"/>
          </w:tcPr>
          <w:p w:rsidRPr="00E46010" w:rsidR="00E46010" w:rsidP="00E46010" w:rsidRDefault="00E46010" w14:paraId="55805C9F"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386E3028"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763A33B0" w14:textId="77777777">
            <w:pPr>
              <w:spacing w:after="0" w:line="240" w:lineRule="auto"/>
              <w:ind w:left="0"/>
              <w:rPr>
                <w:rFonts w:cstheme="minorHAnsi"/>
                <w:sz w:val="18"/>
                <w:szCs w:val="18"/>
              </w:rPr>
            </w:pPr>
            <w:r w:rsidRPr="00E46010">
              <w:rPr>
                <w:rFonts w:cstheme="minorHAnsi"/>
                <w:sz w:val="18"/>
                <w:szCs w:val="18"/>
              </w:rPr>
              <w:t>30</w:t>
            </w:r>
          </w:p>
        </w:tc>
        <w:tc>
          <w:tcPr>
            <w:tcW w:w="2250" w:type="dxa"/>
          </w:tcPr>
          <w:p w:rsidRPr="00E46010" w:rsidR="00E46010" w:rsidP="00E46010" w:rsidRDefault="00E46010" w14:paraId="31DDD9E1" w14:textId="77777777">
            <w:pPr>
              <w:spacing w:after="0" w:line="240" w:lineRule="auto"/>
              <w:ind w:left="0"/>
              <w:rPr>
                <w:rFonts w:cstheme="minorHAnsi"/>
                <w:sz w:val="18"/>
                <w:szCs w:val="18"/>
              </w:rPr>
            </w:pPr>
            <w:r w:rsidRPr="00E46010">
              <w:rPr>
                <w:rFonts w:cstheme="minorHAnsi"/>
                <w:sz w:val="18"/>
                <w:szCs w:val="18"/>
              </w:rPr>
              <w:t>a-</w:t>
            </w:r>
            <w:proofErr w:type="gramStart"/>
            <w:r w:rsidRPr="00E46010">
              <w:rPr>
                <w:rFonts w:cstheme="minorHAnsi"/>
                <w:sz w:val="18"/>
                <w:szCs w:val="18"/>
              </w:rPr>
              <w:t>z,A</w:t>
            </w:r>
            <w:proofErr w:type="gramEnd"/>
            <w:r w:rsidRPr="00E46010">
              <w:rPr>
                <w:rFonts w:cstheme="minorHAnsi"/>
                <w:sz w:val="18"/>
                <w:szCs w:val="18"/>
              </w:rPr>
              <w:t>-Z,0-9,@,.,/</w:t>
            </w:r>
          </w:p>
        </w:tc>
        <w:tc>
          <w:tcPr>
            <w:tcW w:w="2704" w:type="dxa"/>
          </w:tcPr>
          <w:p w:rsidRPr="00E46010" w:rsidR="00E46010" w:rsidP="00E46010" w:rsidRDefault="00E46010" w14:paraId="26FC58CB" w14:textId="77777777">
            <w:pPr>
              <w:spacing w:after="0" w:line="240" w:lineRule="auto"/>
              <w:ind w:left="0"/>
              <w:rPr>
                <w:rFonts w:cstheme="minorHAnsi"/>
                <w:sz w:val="18"/>
                <w:szCs w:val="18"/>
              </w:rPr>
            </w:pPr>
            <w:r w:rsidRPr="00E46010">
              <w:rPr>
                <w:rFonts w:cstheme="minorHAnsi"/>
                <w:sz w:val="18"/>
                <w:szCs w:val="18"/>
              </w:rPr>
              <w:t xml:space="preserve">Dynamic question values like Brand </w:t>
            </w:r>
            <w:proofErr w:type="spellStart"/>
            <w:proofErr w:type="gramStart"/>
            <w:r w:rsidRPr="00E46010">
              <w:rPr>
                <w:rFonts w:cstheme="minorHAnsi"/>
                <w:sz w:val="18"/>
                <w:szCs w:val="18"/>
              </w:rPr>
              <w:t>Name,Color</w:t>
            </w:r>
            <w:proofErr w:type="spellEnd"/>
            <w:proofErr w:type="gramEnd"/>
            <w:r w:rsidRPr="00E46010">
              <w:rPr>
                <w:rFonts w:cstheme="minorHAnsi"/>
                <w:sz w:val="18"/>
                <w:szCs w:val="18"/>
              </w:rPr>
              <w:t xml:space="preserve"> of product , </w:t>
            </w:r>
            <w:proofErr w:type="spellStart"/>
            <w:r w:rsidRPr="00E46010">
              <w:rPr>
                <w:rFonts w:cstheme="minorHAnsi"/>
                <w:sz w:val="18"/>
                <w:szCs w:val="18"/>
              </w:rPr>
              <w:t>etc</w:t>
            </w:r>
            <w:proofErr w:type="spellEnd"/>
          </w:p>
        </w:tc>
      </w:tr>
      <w:tr w:rsidR="00E46010" w:rsidTr="00346EB8" w14:paraId="7C02FCB3" w14:textId="77777777">
        <w:trPr>
          <w:trHeight w:val="231"/>
        </w:trPr>
        <w:tc>
          <w:tcPr>
            <w:tcW w:w="1908" w:type="dxa"/>
          </w:tcPr>
          <w:p w:rsidRPr="00E46010" w:rsidR="00E46010" w:rsidP="00E46010" w:rsidRDefault="00E46010" w14:paraId="738C3F31" w14:textId="77777777">
            <w:pPr>
              <w:spacing w:after="0" w:line="240" w:lineRule="auto"/>
              <w:ind w:left="0"/>
              <w:rPr>
                <w:rFonts w:cstheme="minorHAnsi"/>
                <w:sz w:val="18"/>
                <w:szCs w:val="18"/>
              </w:rPr>
            </w:pPr>
            <w:proofErr w:type="spellStart"/>
            <w:r w:rsidRPr="00E46010">
              <w:rPr>
                <w:rFonts w:cstheme="minorHAnsi"/>
                <w:sz w:val="18"/>
                <w:szCs w:val="18"/>
              </w:rPr>
              <w:t>ExpectedAnswers</w:t>
            </w:r>
            <w:proofErr w:type="spellEnd"/>
          </w:p>
        </w:tc>
        <w:tc>
          <w:tcPr>
            <w:tcW w:w="1440" w:type="dxa"/>
          </w:tcPr>
          <w:p w:rsidRPr="00E46010" w:rsidR="00E46010" w:rsidP="00E46010" w:rsidRDefault="00E46010" w14:paraId="6661372E" w14:textId="77777777">
            <w:pPr>
              <w:spacing w:after="0" w:line="240" w:lineRule="auto"/>
              <w:ind w:left="0"/>
              <w:rPr>
                <w:rFonts w:cstheme="minorHAnsi"/>
                <w:sz w:val="18"/>
                <w:szCs w:val="18"/>
              </w:rPr>
            </w:pPr>
            <w:r w:rsidRPr="00E46010">
              <w:rPr>
                <w:rFonts w:cstheme="minorHAnsi"/>
                <w:sz w:val="18"/>
                <w:szCs w:val="18"/>
              </w:rPr>
              <w:t>String</w:t>
            </w:r>
          </w:p>
        </w:tc>
        <w:tc>
          <w:tcPr>
            <w:tcW w:w="990" w:type="dxa"/>
          </w:tcPr>
          <w:p w:rsidRPr="00E46010" w:rsidR="00E46010" w:rsidP="00E46010" w:rsidRDefault="00E46010" w14:paraId="3A8ECDA2"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1373853D" w14:textId="77777777">
            <w:pPr>
              <w:spacing w:after="0" w:line="240" w:lineRule="auto"/>
              <w:ind w:left="0"/>
              <w:rPr>
                <w:rFonts w:cstheme="minorHAnsi"/>
                <w:sz w:val="18"/>
                <w:szCs w:val="18"/>
              </w:rPr>
            </w:pPr>
            <w:r w:rsidRPr="00E46010">
              <w:rPr>
                <w:rFonts w:cstheme="minorHAnsi"/>
                <w:sz w:val="18"/>
                <w:szCs w:val="18"/>
              </w:rPr>
              <w:t>1</w:t>
            </w:r>
          </w:p>
        </w:tc>
        <w:tc>
          <w:tcPr>
            <w:tcW w:w="2250" w:type="dxa"/>
          </w:tcPr>
          <w:p w:rsidRPr="00E46010" w:rsidR="00E46010" w:rsidP="00E46010" w:rsidRDefault="00E46010" w14:paraId="51CB3047" w14:textId="77777777">
            <w:pPr>
              <w:spacing w:after="0" w:line="240" w:lineRule="auto"/>
              <w:ind w:left="0"/>
              <w:rPr>
                <w:rFonts w:cstheme="minorHAnsi"/>
                <w:sz w:val="18"/>
                <w:szCs w:val="18"/>
              </w:rPr>
            </w:pPr>
            <w:r w:rsidRPr="00E46010">
              <w:rPr>
                <w:rFonts w:cstheme="minorHAnsi"/>
                <w:sz w:val="18"/>
                <w:szCs w:val="18"/>
              </w:rPr>
              <w:t>Y/N</w:t>
            </w:r>
          </w:p>
        </w:tc>
        <w:tc>
          <w:tcPr>
            <w:tcW w:w="2704" w:type="dxa"/>
          </w:tcPr>
          <w:p w:rsidRPr="00E46010" w:rsidR="00E46010" w:rsidP="00E46010" w:rsidRDefault="00E46010" w14:paraId="7B07F9B1" w14:textId="77777777">
            <w:pPr>
              <w:spacing w:after="0" w:line="240" w:lineRule="auto"/>
              <w:ind w:left="0"/>
              <w:rPr>
                <w:rFonts w:cstheme="minorHAnsi"/>
                <w:sz w:val="18"/>
                <w:szCs w:val="18"/>
              </w:rPr>
            </w:pPr>
            <w:r w:rsidRPr="00E46010">
              <w:rPr>
                <w:rFonts w:cstheme="minorHAnsi"/>
                <w:sz w:val="18"/>
                <w:szCs w:val="18"/>
              </w:rPr>
              <w:t xml:space="preserve">Expected answer </w:t>
            </w:r>
            <w:proofErr w:type="gramStart"/>
            <w:r w:rsidRPr="00E46010">
              <w:rPr>
                <w:rFonts w:cstheme="minorHAnsi"/>
                <w:sz w:val="18"/>
                <w:szCs w:val="18"/>
              </w:rPr>
              <w:t>of</w:t>
            </w:r>
            <w:proofErr w:type="gramEnd"/>
            <w:r w:rsidRPr="00E46010">
              <w:rPr>
                <w:rFonts w:cstheme="minorHAnsi"/>
                <w:sz w:val="18"/>
                <w:szCs w:val="18"/>
              </w:rPr>
              <w:t xml:space="preserve"> the question</w:t>
            </w:r>
          </w:p>
        </w:tc>
      </w:tr>
      <w:tr w:rsidR="00E46010" w:rsidTr="00346EB8" w14:paraId="565A1039" w14:textId="77777777">
        <w:trPr>
          <w:trHeight w:val="231"/>
        </w:trPr>
        <w:tc>
          <w:tcPr>
            <w:tcW w:w="1908" w:type="dxa"/>
          </w:tcPr>
          <w:p w:rsidRPr="00E46010" w:rsidR="00E46010" w:rsidP="00E46010" w:rsidRDefault="00E46010" w14:paraId="19A5538B" w14:textId="77777777">
            <w:pPr>
              <w:spacing w:after="0" w:line="240" w:lineRule="auto"/>
              <w:ind w:left="0"/>
              <w:rPr>
                <w:rFonts w:cstheme="minorHAnsi"/>
                <w:sz w:val="18"/>
                <w:szCs w:val="18"/>
              </w:rPr>
            </w:pPr>
            <w:proofErr w:type="spellStart"/>
            <w:r w:rsidRPr="00E46010">
              <w:rPr>
                <w:rFonts w:cstheme="minorHAnsi"/>
                <w:sz w:val="18"/>
                <w:szCs w:val="18"/>
              </w:rPr>
              <w:t>IsQCMandate</w:t>
            </w:r>
            <w:proofErr w:type="spellEnd"/>
          </w:p>
        </w:tc>
        <w:tc>
          <w:tcPr>
            <w:tcW w:w="1440" w:type="dxa"/>
          </w:tcPr>
          <w:p w:rsidRPr="00E46010" w:rsidR="00E46010" w:rsidP="00E46010" w:rsidRDefault="00E46010" w14:paraId="7682C05A" w14:textId="77777777">
            <w:pPr>
              <w:spacing w:after="0" w:line="240" w:lineRule="auto"/>
              <w:ind w:left="0"/>
              <w:rPr>
                <w:rFonts w:cstheme="minorHAnsi"/>
                <w:sz w:val="18"/>
                <w:szCs w:val="18"/>
              </w:rPr>
            </w:pPr>
            <w:r w:rsidRPr="00E46010">
              <w:rPr>
                <w:rFonts w:cstheme="minorHAnsi"/>
                <w:sz w:val="18"/>
                <w:szCs w:val="18"/>
              </w:rPr>
              <w:t>Bool</w:t>
            </w:r>
          </w:p>
        </w:tc>
        <w:tc>
          <w:tcPr>
            <w:tcW w:w="990" w:type="dxa"/>
          </w:tcPr>
          <w:p w:rsidRPr="00E46010" w:rsidR="00E46010" w:rsidP="00E46010" w:rsidRDefault="00E46010" w14:paraId="111A3A21" w14:textId="77777777">
            <w:pPr>
              <w:spacing w:after="0" w:line="240" w:lineRule="auto"/>
              <w:ind w:left="0"/>
              <w:rPr>
                <w:rFonts w:cstheme="minorHAnsi"/>
                <w:sz w:val="18"/>
                <w:szCs w:val="18"/>
              </w:rPr>
            </w:pPr>
            <w:r w:rsidRPr="00E46010">
              <w:rPr>
                <w:rFonts w:cstheme="minorHAnsi"/>
                <w:sz w:val="18"/>
                <w:szCs w:val="18"/>
              </w:rPr>
              <w:t>N</w:t>
            </w:r>
          </w:p>
        </w:tc>
        <w:tc>
          <w:tcPr>
            <w:tcW w:w="990" w:type="dxa"/>
          </w:tcPr>
          <w:p w:rsidRPr="00E46010" w:rsidR="00E46010" w:rsidP="00E46010" w:rsidRDefault="00E46010" w14:paraId="3634BA2A" w14:textId="77777777">
            <w:pPr>
              <w:spacing w:after="0" w:line="240" w:lineRule="auto"/>
              <w:ind w:left="0"/>
              <w:rPr>
                <w:rFonts w:cstheme="minorHAnsi"/>
                <w:sz w:val="18"/>
                <w:szCs w:val="18"/>
              </w:rPr>
            </w:pPr>
            <w:r w:rsidRPr="00E46010">
              <w:rPr>
                <w:rFonts w:cstheme="minorHAnsi"/>
                <w:sz w:val="18"/>
                <w:szCs w:val="18"/>
              </w:rPr>
              <w:t>5</w:t>
            </w:r>
          </w:p>
        </w:tc>
        <w:tc>
          <w:tcPr>
            <w:tcW w:w="2250" w:type="dxa"/>
          </w:tcPr>
          <w:p w:rsidRPr="00E46010" w:rsidR="00E46010" w:rsidP="00E46010" w:rsidRDefault="00E46010" w14:paraId="1FD69D40" w14:textId="77777777">
            <w:pPr>
              <w:spacing w:after="0" w:line="240" w:lineRule="auto"/>
              <w:ind w:left="0"/>
              <w:rPr>
                <w:rFonts w:cstheme="minorHAnsi"/>
                <w:sz w:val="18"/>
                <w:szCs w:val="18"/>
              </w:rPr>
            </w:pPr>
            <w:r w:rsidRPr="00E46010">
              <w:rPr>
                <w:rFonts w:cstheme="minorHAnsi"/>
                <w:sz w:val="18"/>
                <w:szCs w:val="18"/>
              </w:rPr>
              <w:t>True/false</w:t>
            </w:r>
          </w:p>
        </w:tc>
        <w:tc>
          <w:tcPr>
            <w:tcW w:w="2704" w:type="dxa"/>
          </w:tcPr>
          <w:p w:rsidRPr="00E46010" w:rsidR="00E46010" w:rsidP="00E46010" w:rsidRDefault="00E46010" w14:paraId="075B5860" w14:textId="77777777">
            <w:pPr>
              <w:spacing w:after="0" w:line="240" w:lineRule="auto"/>
              <w:ind w:left="0"/>
              <w:rPr>
                <w:rFonts w:cstheme="minorHAnsi"/>
                <w:sz w:val="18"/>
                <w:szCs w:val="18"/>
              </w:rPr>
            </w:pPr>
            <w:r w:rsidRPr="00E46010">
              <w:rPr>
                <w:rFonts w:cstheme="minorHAnsi"/>
                <w:sz w:val="18"/>
                <w:szCs w:val="18"/>
              </w:rPr>
              <w:t xml:space="preserve">Default </w:t>
            </w:r>
            <w:proofErr w:type="gramStart"/>
            <w:r w:rsidRPr="00E46010">
              <w:rPr>
                <w:rFonts w:cstheme="minorHAnsi"/>
                <w:sz w:val="18"/>
                <w:szCs w:val="18"/>
              </w:rPr>
              <w:t>true ,</w:t>
            </w:r>
            <w:proofErr w:type="gramEnd"/>
            <w:r w:rsidRPr="00E46010">
              <w:rPr>
                <w:rFonts w:cstheme="minorHAnsi"/>
                <w:sz w:val="18"/>
                <w:szCs w:val="18"/>
              </w:rPr>
              <w:t xml:space="preserve"> when passed as false then QC check is overridden </w:t>
            </w:r>
          </w:p>
        </w:tc>
      </w:tr>
    </w:tbl>
    <w:p w:rsidR="00E46010" w:rsidP="00E46010" w:rsidRDefault="00E46010" w14:paraId="582D4122" w14:textId="77777777"/>
    <w:p w:rsidRPr="00E46010" w:rsidR="00E46010" w:rsidP="00E46010" w:rsidRDefault="00E46010" w14:paraId="781052E5" w14:textId="77777777">
      <w:pPr>
        <w:pStyle w:val="Heading4"/>
        <w:rPr>
          <w:rFonts w:ascii="Times New Roman" w:hAnsi="Times New Roman" w:cstheme="minorHAnsi"/>
          <w:i w:val="0"/>
          <w:color w:val="000000" w:themeColor="text1"/>
          <w:u w:val="single"/>
        </w:rPr>
      </w:pPr>
      <w:proofErr w:type="spellStart"/>
      <w:r w:rsidRPr="00E46010">
        <w:rPr>
          <w:rFonts w:ascii="Times New Roman" w:hAnsi="Times New Roman" w:cstheme="minorHAnsi"/>
          <w:i w:val="0"/>
          <w:color w:val="000000" w:themeColor="text1"/>
          <w:u w:val="single"/>
        </w:rPr>
        <w:t>WayBillGenerationResponse</w:t>
      </w:r>
      <w:proofErr w:type="spellEnd"/>
      <w:r w:rsidRPr="00E46010">
        <w:rPr>
          <w:rFonts w:ascii="Times New Roman" w:hAnsi="Times New Roman" w:cstheme="minorHAnsi"/>
          <w:i w:val="0"/>
          <w:color w:val="000000" w:themeColor="text1"/>
          <w:u w:val="single"/>
        </w:rPr>
        <w:t xml:space="preserve"> Definition: </w:t>
      </w:r>
    </w:p>
    <w:tbl>
      <w:tblPr>
        <w:tblStyle w:val="TableGrid"/>
        <w:tblW w:w="10098" w:type="dxa"/>
        <w:tblLayout w:type="fixed"/>
        <w:tblLook w:val="04A0" w:firstRow="1" w:lastRow="0" w:firstColumn="1" w:lastColumn="0" w:noHBand="0" w:noVBand="1"/>
      </w:tblPr>
      <w:tblGrid>
        <w:gridCol w:w="2518"/>
        <w:gridCol w:w="3237"/>
        <w:gridCol w:w="4343"/>
      </w:tblGrid>
      <w:tr w:rsidR="00E46010" w:rsidTr="006D7DFE" w14:paraId="60ECB6CB" w14:textId="77777777">
        <w:trPr>
          <w:trHeight w:val="206"/>
        </w:trPr>
        <w:tc>
          <w:tcPr>
            <w:tcW w:w="2518" w:type="dxa"/>
            <w:shd w:val="clear" w:color="auto" w:fill="1F497D" w:themeFill="text2"/>
          </w:tcPr>
          <w:p w:rsidRPr="00B90623" w:rsidR="00E46010" w:rsidP="00346EB8" w:rsidRDefault="00E46010" w14:paraId="254903DE" w14:textId="77777777">
            <w:pPr>
              <w:rPr>
                <w:rFonts w:ascii="Consolas" w:hAnsi="Consolas" w:cs="Consolas"/>
                <w:color w:val="FFFFFF" w:themeColor="background1"/>
                <w:sz w:val="20"/>
              </w:rPr>
            </w:pPr>
            <w:r>
              <w:rPr>
                <w:rFonts w:ascii="Consolas" w:hAnsi="Consolas" w:cs="Consolas"/>
                <w:b/>
                <w:bCs/>
                <w:color w:val="FFFFFF" w:themeColor="background1"/>
                <w:sz w:val="20"/>
              </w:rPr>
              <w:t>Field Name</w:t>
            </w:r>
          </w:p>
        </w:tc>
        <w:tc>
          <w:tcPr>
            <w:tcW w:w="3237" w:type="dxa"/>
            <w:shd w:val="clear" w:color="auto" w:fill="1F497D" w:themeFill="text2"/>
          </w:tcPr>
          <w:p w:rsidRPr="00B90623" w:rsidR="00E46010" w:rsidP="00346EB8" w:rsidRDefault="00E46010" w14:paraId="7D262C0B" w14:textId="77777777">
            <w:pPr>
              <w:rPr>
                <w:rFonts w:ascii="Consolas" w:hAnsi="Consolas" w:cs="Consolas"/>
                <w:color w:val="FFFFFF" w:themeColor="background1"/>
                <w:sz w:val="20"/>
              </w:rPr>
            </w:pPr>
            <w:r w:rsidRPr="00B90623">
              <w:rPr>
                <w:rFonts w:ascii="Consolas" w:hAnsi="Consolas" w:cs="Consolas"/>
                <w:b/>
                <w:bCs/>
                <w:color w:val="FFFFFF" w:themeColor="background1"/>
                <w:sz w:val="20"/>
              </w:rPr>
              <w:t>Data Type</w:t>
            </w:r>
          </w:p>
        </w:tc>
        <w:tc>
          <w:tcPr>
            <w:tcW w:w="4343" w:type="dxa"/>
            <w:shd w:val="clear" w:color="auto" w:fill="1F497D" w:themeFill="text2"/>
          </w:tcPr>
          <w:p w:rsidRPr="00B90623" w:rsidR="00E46010" w:rsidP="00346EB8" w:rsidRDefault="00E46010" w14:paraId="3C749E61" w14:textId="77777777">
            <w:pPr>
              <w:rPr>
                <w:rFonts w:ascii="Consolas" w:hAnsi="Consolas" w:cs="Consolas"/>
                <w:color w:val="FFFFFF" w:themeColor="background1"/>
                <w:sz w:val="20"/>
              </w:rPr>
            </w:pPr>
            <w:r w:rsidRPr="00B90623">
              <w:rPr>
                <w:rFonts w:ascii="Consolas" w:hAnsi="Consolas" w:cs="Consolas"/>
                <w:b/>
                <w:bCs/>
                <w:color w:val="FFFFFF" w:themeColor="background1"/>
                <w:sz w:val="20"/>
              </w:rPr>
              <w:t>Description</w:t>
            </w:r>
          </w:p>
        </w:tc>
      </w:tr>
      <w:tr w:rsidRPr="00EA05E7" w:rsidR="00E46010" w:rsidTr="006D7DFE" w14:paraId="41C11DDD" w14:textId="77777777">
        <w:trPr>
          <w:trHeight w:val="231"/>
        </w:trPr>
        <w:tc>
          <w:tcPr>
            <w:tcW w:w="2518" w:type="dxa"/>
          </w:tcPr>
          <w:p w:rsidRPr="006D7DFE" w:rsidR="00E46010" w:rsidP="006D7DFE" w:rsidRDefault="00E46010" w14:paraId="742D757D" w14:textId="77777777">
            <w:pPr>
              <w:spacing w:after="0" w:line="240" w:lineRule="auto"/>
              <w:ind w:left="0"/>
              <w:rPr>
                <w:rFonts w:cstheme="minorHAnsi"/>
                <w:sz w:val="18"/>
                <w:szCs w:val="18"/>
              </w:rPr>
            </w:pPr>
            <w:r w:rsidRPr="006D7DFE">
              <w:rPr>
                <w:rFonts w:cstheme="minorHAnsi"/>
                <w:sz w:val="18"/>
                <w:szCs w:val="18"/>
              </w:rPr>
              <w:t>Status</w:t>
            </w:r>
          </w:p>
        </w:tc>
        <w:tc>
          <w:tcPr>
            <w:tcW w:w="3237" w:type="dxa"/>
          </w:tcPr>
          <w:p w:rsidRPr="006D7DFE" w:rsidR="00E46010" w:rsidP="006D7DFE" w:rsidRDefault="00E46010" w14:paraId="0F014442" w14:textId="77777777">
            <w:pPr>
              <w:spacing w:after="0" w:line="240" w:lineRule="auto"/>
              <w:ind w:left="0"/>
              <w:rPr>
                <w:rFonts w:cstheme="minorHAnsi"/>
                <w:sz w:val="18"/>
                <w:szCs w:val="18"/>
              </w:rPr>
            </w:pPr>
            <w:proofErr w:type="spellStart"/>
            <w:r w:rsidRPr="006D7DFE">
              <w:rPr>
                <w:rFonts w:cstheme="minorHAnsi"/>
                <w:sz w:val="18"/>
                <w:szCs w:val="18"/>
              </w:rPr>
              <w:t>ArrayOf</w:t>
            </w:r>
            <w:proofErr w:type="spellEnd"/>
            <w:r w:rsidRPr="006D7DFE">
              <w:rPr>
                <w:rFonts w:cstheme="minorHAnsi"/>
                <w:sz w:val="18"/>
                <w:szCs w:val="18"/>
              </w:rPr>
              <w:t xml:space="preserve"> </w:t>
            </w:r>
            <w:proofErr w:type="spellStart"/>
            <w:proofErr w:type="gramStart"/>
            <w:r w:rsidRPr="006D7DFE">
              <w:rPr>
                <w:rFonts w:cstheme="minorHAnsi"/>
                <w:sz w:val="18"/>
                <w:szCs w:val="18"/>
              </w:rPr>
              <w:t>WaybillGenerationstatus</w:t>
            </w:r>
            <w:proofErr w:type="spellEnd"/>
            <w:r w:rsidRPr="006D7DFE">
              <w:rPr>
                <w:rFonts w:cstheme="minorHAnsi"/>
                <w:sz w:val="18"/>
                <w:szCs w:val="18"/>
              </w:rPr>
              <w:t xml:space="preserve">  object</w:t>
            </w:r>
            <w:proofErr w:type="gramEnd"/>
          </w:p>
        </w:tc>
        <w:tc>
          <w:tcPr>
            <w:tcW w:w="4343" w:type="dxa"/>
          </w:tcPr>
          <w:p w:rsidRPr="006D7DFE" w:rsidR="00E46010" w:rsidP="006D7DFE" w:rsidRDefault="00E46010" w14:paraId="3EA45797" w14:textId="77777777">
            <w:pPr>
              <w:spacing w:after="0" w:line="240" w:lineRule="auto"/>
              <w:ind w:left="0"/>
              <w:rPr>
                <w:rFonts w:cstheme="minorHAnsi"/>
                <w:sz w:val="18"/>
                <w:szCs w:val="18"/>
              </w:rPr>
            </w:pPr>
            <w:r w:rsidRPr="006D7DFE">
              <w:rPr>
                <w:rFonts w:cstheme="minorHAnsi"/>
                <w:sz w:val="18"/>
                <w:szCs w:val="18"/>
              </w:rPr>
              <w:t xml:space="preserve">List of Response Status </w:t>
            </w:r>
          </w:p>
        </w:tc>
      </w:tr>
      <w:tr w:rsidRPr="00EA05E7" w:rsidR="00E46010" w:rsidTr="006D7DFE" w14:paraId="106D563E" w14:textId="77777777">
        <w:trPr>
          <w:trHeight w:val="60"/>
        </w:trPr>
        <w:tc>
          <w:tcPr>
            <w:tcW w:w="2518" w:type="dxa"/>
          </w:tcPr>
          <w:p w:rsidRPr="006D7DFE" w:rsidR="00E46010" w:rsidP="006D7DFE" w:rsidRDefault="00E46010" w14:paraId="28A3713E" w14:textId="77777777">
            <w:pPr>
              <w:spacing w:after="0" w:line="240" w:lineRule="auto"/>
              <w:ind w:left="0"/>
              <w:rPr>
                <w:rFonts w:cstheme="minorHAnsi"/>
                <w:sz w:val="18"/>
                <w:szCs w:val="18"/>
              </w:rPr>
            </w:pPr>
            <w:proofErr w:type="spellStart"/>
            <w:r w:rsidRPr="006D7DFE">
              <w:rPr>
                <w:rFonts w:cstheme="minorHAnsi"/>
                <w:sz w:val="18"/>
                <w:szCs w:val="18"/>
              </w:rPr>
              <w:t>IsError</w:t>
            </w:r>
            <w:proofErr w:type="spellEnd"/>
          </w:p>
        </w:tc>
        <w:tc>
          <w:tcPr>
            <w:tcW w:w="3237" w:type="dxa"/>
          </w:tcPr>
          <w:p w:rsidRPr="006D7DFE" w:rsidR="00E46010" w:rsidP="006D7DFE" w:rsidRDefault="00E46010" w14:paraId="213C15B7" w14:textId="77777777">
            <w:pPr>
              <w:spacing w:after="0" w:line="240" w:lineRule="auto"/>
              <w:ind w:left="0"/>
              <w:rPr>
                <w:rFonts w:cstheme="minorHAnsi"/>
                <w:sz w:val="18"/>
                <w:szCs w:val="18"/>
              </w:rPr>
            </w:pPr>
            <w:r w:rsidRPr="006D7DFE">
              <w:rPr>
                <w:rFonts w:cstheme="minorHAnsi"/>
                <w:sz w:val="18"/>
                <w:szCs w:val="18"/>
              </w:rPr>
              <w:t>Bool</w:t>
            </w:r>
          </w:p>
        </w:tc>
        <w:tc>
          <w:tcPr>
            <w:tcW w:w="4343" w:type="dxa"/>
          </w:tcPr>
          <w:p w:rsidRPr="006D7DFE" w:rsidR="00E46010" w:rsidP="006D7DFE" w:rsidRDefault="00E46010" w14:paraId="1919DE2E" w14:textId="77777777">
            <w:pPr>
              <w:spacing w:after="0" w:line="240" w:lineRule="auto"/>
              <w:ind w:left="0"/>
              <w:rPr>
                <w:rFonts w:cstheme="minorHAnsi"/>
                <w:sz w:val="18"/>
                <w:szCs w:val="18"/>
              </w:rPr>
            </w:pPr>
            <w:r w:rsidRPr="006D7DFE">
              <w:rPr>
                <w:rFonts w:cstheme="minorHAnsi"/>
                <w:sz w:val="18"/>
                <w:szCs w:val="18"/>
              </w:rPr>
              <w:t xml:space="preserve">Operation </w:t>
            </w:r>
            <w:proofErr w:type="gramStart"/>
            <w:r w:rsidRPr="006D7DFE">
              <w:rPr>
                <w:rFonts w:cstheme="minorHAnsi"/>
                <w:sz w:val="18"/>
                <w:szCs w:val="18"/>
              </w:rPr>
              <w:t>status :</w:t>
            </w:r>
            <w:proofErr w:type="gramEnd"/>
            <w:r w:rsidRPr="006D7DFE">
              <w:rPr>
                <w:rFonts w:cstheme="minorHAnsi"/>
                <w:sz w:val="18"/>
                <w:szCs w:val="18"/>
              </w:rPr>
              <w:t xml:space="preserve"> Success / Failure [true/false]</w:t>
            </w:r>
          </w:p>
        </w:tc>
      </w:tr>
      <w:tr w:rsidRPr="00EA05E7" w:rsidR="00E46010" w:rsidTr="006D7DFE" w14:paraId="2B377169" w14:textId="77777777">
        <w:trPr>
          <w:trHeight w:val="231"/>
        </w:trPr>
        <w:tc>
          <w:tcPr>
            <w:tcW w:w="2518" w:type="dxa"/>
          </w:tcPr>
          <w:p w:rsidRPr="006D7DFE" w:rsidR="00E46010" w:rsidP="006D7DFE" w:rsidRDefault="00E46010" w14:paraId="4D923F98" w14:textId="77777777">
            <w:pPr>
              <w:spacing w:after="0" w:line="240" w:lineRule="auto"/>
              <w:ind w:left="0"/>
              <w:rPr>
                <w:rFonts w:cstheme="minorHAnsi"/>
                <w:sz w:val="18"/>
                <w:szCs w:val="18"/>
              </w:rPr>
            </w:pPr>
            <w:proofErr w:type="spellStart"/>
            <w:r w:rsidRPr="006D7DFE">
              <w:rPr>
                <w:rFonts w:cstheme="minorHAnsi"/>
                <w:sz w:val="18"/>
                <w:szCs w:val="18"/>
              </w:rPr>
              <w:t>AWBNo</w:t>
            </w:r>
            <w:proofErr w:type="spellEnd"/>
          </w:p>
        </w:tc>
        <w:tc>
          <w:tcPr>
            <w:tcW w:w="3237" w:type="dxa"/>
          </w:tcPr>
          <w:p w:rsidRPr="006D7DFE" w:rsidR="00E46010" w:rsidP="006D7DFE" w:rsidRDefault="00E46010" w14:paraId="7E9E9776" w14:textId="77777777">
            <w:pPr>
              <w:spacing w:after="0" w:line="240" w:lineRule="auto"/>
              <w:ind w:left="0"/>
              <w:rPr>
                <w:rFonts w:cstheme="minorHAnsi"/>
                <w:sz w:val="18"/>
                <w:szCs w:val="18"/>
              </w:rPr>
            </w:pPr>
            <w:r w:rsidRPr="006D7DFE">
              <w:rPr>
                <w:rFonts w:cstheme="minorHAnsi"/>
                <w:sz w:val="18"/>
                <w:szCs w:val="18"/>
              </w:rPr>
              <w:t>String</w:t>
            </w:r>
          </w:p>
        </w:tc>
        <w:tc>
          <w:tcPr>
            <w:tcW w:w="4343" w:type="dxa"/>
          </w:tcPr>
          <w:p w:rsidRPr="006D7DFE" w:rsidR="00E46010" w:rsidP="006D7DFE" w:rsidRDefault="00E46010" w14:paraId="252583A1" w14:textId="77777777">
            <w:pPr>
              <w:spacing w:after="0" w:line="240" w:lineRule="auto"/>
              <w:ind w:left="0"/>
              <w:rPr>
                <w:rFonts w:cstheme="minorHAnsi"/>
                <w:sz w:val="18"/>
                <w:szCs w:val="18"/>
              </w:rPr>
            </w:pPr>
            <w:r w:rsidRPr="006D7DFE">
              <w:rPr>
                <w:rFonts w:cstheme="minorHAnsi"/>
                <w:sz w:val="18"/>
                <w:szCs w:val="18"/>
              </w:rPr>
              <w:t>Waybill number</w:t>
            </w:r>
          </w:p>
        </w:tc>
      </w:tr>
      <w:tr w:rsidRPr="00EA05E7" w:rsidR="00E46010" w:rsidTr="006D7DFE" w14:paraId="71045D15" w14:textId="77777777">
        <w:trPr>
          <w:trHeight w:val="231"/>
        </w:trPr>
        <w:tc>
          <w:tcPr>
            <w:tcW w:w="2518" w:type="dxa"/>
          </w:tcPr>
          <w:p w:rsidRPr="006D7DFE" w:rsidR="00E46010" w:rsidP="006D7DFE" w:rsidRDefault="00E46010" w14:paraId="09068C49" w14:textId="77777777">
            <w:pPr>
              <w:spacing w:after="0" w:line="240" w:lineRule="auto"/>
              <w:ind w:left="0"/>
              <w:rPr>
                <w:rFonts w:cstheme="minorHAnsi"/>
                <w:sz w:val="18"/>
                <w:szCs w:val="18"/>
              </w:rPr>
            </w:pPr>
            <w:proofErr w:type="spellStart"/>
            <w:r w:rsidRPr="006D7DFE">
              <w:rPr>
                <w:rFonts w:cstheme="minorHAnsi"/>
                <w:sz w:val="18"/>
                <w:szCs w:val="18"/>
              </w:rPr>
              <w:t>AWBPrintContent</w:t>
            </w:r>
            <w:proofErr w:type="spellEnd"/>
          </w:p>
        </w:tc>
        <w:tc>
          <w:tcPr>
            <w:tcW w:w="3237" w:type="dxa"/>
          </w:tcPr>
          <w:p w:rsidRPr="006D7DFE" w:rsidR="00E46010" w:rsidP="006D7DFE" w:rsidRDefault="00E46010" w14:paraId="5B407667" w14:textId="77777777">
            <w:pPr>
              <w:spacing w:after="0" w:line="240" w:lineRule="auto"/>
              <w:ind w:left="0"/>
              <w:rPr>
                <w:rFonts w:cstheme="minorHAnsi"/>
                <w:sz w:val="18"/>
                <w:szCs w:val="18"/>
              </w:rPr>
            </w:pPr>
            <w:r w:rsidRPr="006D7DFE">
              <w:rPr>
                <w:rFonts w:cstheme="minorHAnsi"/>
                <w:sz w:val="18"/>
                <w:szCs w:val="18"/>
              </w:rPr>
              <w:t>Array Of byte</w:t>
            </w:r>
          </w:p>
        </w:tc>
        <w:tc>
          <w:tcPr>
            <w:tcW w:w="4343" w:type="dxa"/>
          </w:tcPr>
          <w:p w:rsidRPr="006D7DFE" w:rsidR="00E46010" w:rsidP="006D7DFE" w:rsidRDefault="00E46010" w14:paraId="530B3BDD" w14:textId="77777777">
            <w:pPr>
              <w:spacing w:after="0" w:line="240" w:lineRule="auto"/>
              <w:ind w:left="0"/>
              <w:rPr>
                <w:rFonts w:cstheme="minorHAnsi"/>
                <w:sz w:val="18"/>
                <w:szCs w:val="18"/>
              </w:rPr>
            </w:pPr>
            <w:r w:rsidRPr="006D7DFE">
              <w:rPr>
                <w:rFonts w:cstheme="minorHAnsi"/>
                <w:sz w:val="18"/>
                <w:szCs w:val="18"/>
              </w:rPr>
              <w:t>Contain waybill Print content in bytes which can be converted in only PDF file.</w:t>
            </w:r>
          </w:p>
        </w:tc>
      </w:tr>
      <w:tr w:rsidRPr="00EA05E7" w:rsidR="00E46010" w:rsidTr="006D7DFE" w14:paraId="2639A461" w14:textId="77777777">
        <w:trPr>
          <w:trHeight w:val="231"/>
        </w:trPr>
        <w:tc>
          <w:tcPr>
            <w:tcW w:w="2518" w:type="dxa"/>
          </w:tcPr>
          <w:p w:rsidRPr="006D7DFE" w:rsidR="00E46010" w:rsidP="006D7DFE" w:rsidRDefault="00E46010" w14:paraId="4F73D9A0" w14:textId="77777777">
            <w:pPr>
              <w:spacing w:after="0" w:line="240" w:lineRule="auto"/>
              <w:ind w:left="0"/>
              <w:rPr>
                <w:rFonts w:cstheme="minorHAnsi"/>
                <w:sz w:val="18"/>
                <w:szCs w:val="18"/>
              </w:rPr>
            </w:pPr>
            <w:proofErr w:type="spellStart"/>
            <w:r w:rsidRPr="006D7DFE">
              <w:rPr>
                <w:rFonts w:cstheme="minorHAnsi"/>
                <w:sz w:val="18"/>
                <w:szCs w:val="18"/>
              </w:rPr>
              <w:t>DestinationArea</w:t>
            </w:r>
            <w:proofErr w:type="spellEnd"/>
          </w:p>
        </w:tc>
        <w:tc>
          <w:tcPr>
            <w:tcW w:w="3237" w:type="dxa"/>
          </w:tcPr>
          <w:p w:rsidRPr="006D7DFE" w:rsidR="00E46010" w:rsidP="006D7DFE" w:rsidRDefault="00E46010" w14:paraId="2A70B7A7" w14:textId="77777777">
            <w:pPr>
              <w:spacing w:after="0" w:line="240" w:lineRule="auto"/>
              <w:ind w:left="0"/>
              <w:rPr>
                <w:rFonts w:cstheme="minorHAnsi"/>
                <w:sz w:val="18"/>
                <w:szCs w:val="18"/>
              </w:rPr>
            </w:pPr>
            <w:r w:rsidRPr="006D7DFE">
              <w:rPr>
                <w:rFonts w:cstheme="minorHAnsi"/>
                <w:sz w:val="18"/>
                <w:szCs w:val="18"/>
              </w:rPr>
              <w:t>String</w:t>
            </w:r>
          </w:p>
        </w:tc>
        <w:tc>
          <w:tcPr>
            <w:tcW w:w="4343" w:type="dxa"/>
          </w:tcPr>
          <w:p w:rsidRPr="006D7DFE" w:rsidR="00E46010" w:rsidP="006D7DFE" w:rsidRDefault="00E46010" w14:paraId="4142440E" w14:textId="77777777">
            <w:pPr>
              <w:spacing w:after="0" w:line="240" w:lineRule="auto"/>
              <w:ind w:left="0"/>
              <w:rPr>
                <w:rFonts w:cstheme="minorHAnsi"/>
                <w:sz w:val="18"/>
                <w:szCs w:val="18"/>
              </w:rPr>
            </w:pPr>
            <w:r w:rsidRPr="006D7DFE">
              <w:rPr>
                <w:rFonts w:cstheme="minorHAnsi"/>
                <w:sz w:val="18"/>
                <w:szCs w:val="18"/>
              </w:rPr>
              <w:t>Destination area</w:t>
            </w:r>
          </w:p>
        </w:tc>
      </w:tr>
      <w:tr w:rsidRPr="00EA05E7" w:rsidR="00E46010" w:rsidTr="006D7DFE" w14:paraId="325256CB" w14:textId="77777777">
        <w:trPr>
          <w:trHeight w:val="231"/>
        </w:trPr>
        <w:tc>
          <w:tcPr>
            <w:tcW w:w="2518" w:type="dxa"/>
          </w:tcPr>
          <w:p w:rsidRPr="006D7DFE" w:rsidR="00E46010" w:rsidP="006D7DFE" w:rsidRDefault="00E46010" w14:paraId="0C63E82C" w14:textId="77777777">
            <w:pPr>
              <w:spacing w:after="0" w:line="240" w:lineRule="auto"/>
              <w:ind w:left="0"/>
              <w:rPr>
                <w:rFonts w:cstheme="minorHAnsi"/>
                <w:sz w:val="18"/>
                <w:szCs w:val="18"/>
              </w:rPr>
            </w:pPr>
            <w:proofErr w:type="spellStart"/>
            <w:r w:rsidRPr="006D7DFE">
              <w:rPr>
                <w:rFonts w:cstheme="minorHAnsi"/>
                <w:sz w:val="18"/>
                <w:szCs w:val="18"/>
              </w:rPr>
              <w:t>DestinationLocation</w:t>
            </w:r>
            <w:proofErr w:type="spellEnd"/>
          </w:p>
        </w:tc>
        <w:tc>
          <w:tcPr>
            <w:tcW w:w="3237" w:type="dxa"/>
          </w:tcPr>
          <w:p w:rsidRPr="006D7DFE" w:rsidR="00E46010" w:rsidP="006D7DFE" w:rsidRDefault="00E46010" w14:paraId="6FCE85AC" w14:textId="77777777">
            <w:pPr>
              <w:spacing w:after="0" w:line="240" w:lineRule="auto"/>
              <w:ind w:left="0"/>
              <w:rPr>
                <w:rFonts w:cstheme="minorHAnsi"/>
                <w:sz w:val="18"/>
                <w:szCs w:val="18"/>
              </w:rPr>
            </w:pPr>
            <w:r w:rsidRPr="006D7DFE">
              <w:rPr>
                <w:rFonts w:cstheme="minorHAnsi"/>
                <w:sz w:val="18"/>
                <w:szCs w:val="18"/>
              </w:rPr>
              <w:t>String</w:t>
            </w:r>
          </w:p>
        </w:tc>
        <w:tc>
          <w:tcPr>
            <w:tcW w:w="4343" w:type="dxa"/>
          </w:tcPr>
          <w:p w:rsidRPr="006D7DFE" w:rsidR="00E46010" w:rsidP="006D7DFE" w:rsidRDefault="00E46010" w14:paraId="60EAFF55" w14:textId="77777777">
            <w:pPr>
              <w:spacing w:after="0" w:line="240" w:lineRule="auto"/>
              <w:ind w:left="0"/>
              <w:rPr>
                <w:rFonts w:cstheme="minorHAnsi"/>
                <w:sz w:val="18"/>
                <w:szCs w:val="18"/>
              </w:rPr>
            </w:pPr>
            <w:r w:rsidRPr="006D7DFE">
              <w:rPr>
                <w:rFonts w:cstheme="minorHAnsi"/>
                <w:sz w:val="18"/>
                <w:szCs w:val="18"/>
              </w:rPr>
              <w:t xml:space="preserve">Destination service </w:t>
            </w:r>
            <w:proofErr w:type="spellStart"/>
            <w:r w:rsidRPr="006D7DFE">
              <w:rPr>
                <w:rFonts w:cstheme="minorHAnsi"/>
                <w:sz w:val="18"/>
                <w:szCs w:val="18"/>
              </w:rPr>
              <w:t>centre</w:t>
            </w:r>
            <w:proofErr w:type="spellEnd"/>
          </w:p>
        </w:tc>
      </w:tr>
      <w:tr w:rsidRPr="00EA05E7" w:rsidR="00E46010" w:rsidTr="006D7DFE" w14:paraId="2974E117" w14:textId="77777777">
        <w:trPr>
          <w:trHeight w:val="231"/>
        </w:trPr>
        <w:tc>
          <w:tcPr>
            <w:tcW w:w="2518" w:type="dxa"/>
          </w:tcPr>
          <w:p w:rsidRPr="006D7DFE" w:rsidR="00E46010" w:rsidP="006D7DFE" w:rsidRDefault="00E46010" w14:paraId="1BD86757" w14:textId="77777777">
            <w:pPr>
              <w:spacing w:after="0" w:line="240" w:lineRule="auto"/>
              <w:ind w:left="0"/>
              <w:rPr>
                <w:rFonts w:cstheme="minorHAnsi"/>
                <w:sz w:val="18"/>
                <w:szCs w:val="18"/>
              </w:rPr>
            </w:pPr>
            <w:r w:rsidRPr="006D7DFE">
              <w:rPr>
                <w:rFonts w:cstheme="minorHAnsi"/>
                <w:sz w:val="18"/>
                <w:szCs w:val="18"/>
              </w:rPr>
              <w:t>CCRCRDREF</w:t>
            </w:r>
          </w:p>
        </w:tc>
        <w:tc>
          <w:tcPr>
            <w:tcW w:w="3237" w:type="dxa"/>
          </w:tcPr>
          <w:p w:rsidRPr="006D7DFE" w:rsidR="00E46010" w:rsidP="006D7DFE" w:rsidRDefault="00E46010" w14:paraId="580133EB" w14:textId="77777777">
            <w:pPr>
              <w:spacing w:after="0" w:line="240" w:lineRule="auto"/>
              <w:ind w:left="0"/>
              <w:rPr>
                <w:rFonts w:cstheme="minorHAnsi"/>
                <w:sz w:val="18"/>
                <w:szCs w:val="18"/>
              </w:rPr>
            </w:pPr>
            <w:r w:rsidRPr="006D7DFE">
              <w:rPr>
                <w:rFonts w:cstheme="minorHAnsi"/>
                <w:sz w:val="18"/>
                <w:szCs w:val="18"/>
              </w:rPr>
              <w:t>String</w:t>
            </w:r>
          </w:p>
        </w:tc>
        <w:tc>
          <w:tcPr>
            <w:tcW w:w="4343" w:type="dxa"/>
          </w:tcPr>
          <w:p w:rsidRPr="006D7DFE" w:rsidR="00E46010" w:rsidP="006D7DFE" w:rsidRDefault="00E46010" w14:paraId="4131AADE" w14:textId="77777777">
            <w:pPr>
              <w:spacing w:after="0" w:line="240" w:lineRule="auto"/>
              <w:ind w:left="0"/>
              <w:rPr>
                <w:rFonts w:cstheme="minorHAnsi"/>
                <w:sz w:val="18"/>
                <w:szCs w:val="18"/>
              </w:rPr>
            </w:pPr>
            <w:r w:rsidRPr="006D7DFE">
              <w:rPr>
                <w:rFonts w:cstheme="minorHAnsi"/>
                <w:sz w:val="18"/>
                <w:szCs w:val="18"/>
              </w:rPr>
              <w:t>Credit Reference number passed while request.</w:t>
            </w:r>
          </w:p>
        </w:tc>
      </w:tr>
      <w:tr w:rsidRPr="00EA05E7" w:rsidR="00E46010" w:rsidTr="006D7DFE" w14:paraId="3A389AB4" w14:textId="77777777">
        <w:trPr>
          <w:trHeight w:val="231"/>
        </w:trPr>
        <w:tc>
          <w:tcPr>
            <w:tcW w:w="2518" w:type="dxa"/>
          </w:tcPr>
          <w:p w:rsidRPr="006D7DFE" w:rsidR="00E46010" w:rsidP="006D7DFE" w:rsidRDefault="00E46010" w14:paraId="03EBEC0D" w14:textId="77777777">
            <w:pPr>
              <w:spacing w:after="0" w:line="240" w:lineRule="auto"/>
              <w:ind w:left="0"/>
              <w:rPr>
                <w:rFonts w:cstheme="minorHAnsi"/>
                <w:sz w:val="18"/>
                <w:szCs w:val="18"/>
              </w:rPr>
            </w:pPr>
            <w:proofErr w:type="spellStart"/>
            <w:r w:rsidRPr="006D7DFE">
              <w:rPr>
                <w:rFonts w:cstheme="minorHAnsi"/>
                <w:sz w:val="18"/>
                <w:szCs w:val="18"/>
              </w:rPr>
              <w:t>TokenNumber</w:t>
            </w:r>
            <w:proofErr w:type="spellEnd"/>
          </w:p>
        </w:tc>
        <w:tc>
          <w:tcPr>
            <w:tcW w:w="3237" w:type="dxa"/>
          </w:tcPr>
          <w:p w:rsidRPr="006D7DFE" w:rsidR="00E46010" w:rsidP="006D7DFE" w:rsidRDefault="00E46010" w14:paraId="0CCB6726" w14:textId="77777777">
            <w:pPr>
              <w:spacing w:after="0" w:line="240" w:lineRule="auto"/>
              <w:ind w:left="0"/>
              <w:rPr>
                <w:rFonts w:cstheme="minorHAnsi"/>
                <w:sz w:val="18"/>
                <w:szCs w:val="18"/>
              </w:rPr>
            </w:pPr>
            <w:r w:rsidRPr="006D7DFE">
              <w:rPr>
                <w:rFonts w:cstheme="minorHAnsi"/>
                <w:sz w:val="18"/>
                <w:szCs w:val="18"/>
              </w:rPr>
              <w:t>String</w:t>
            </w:r>
          </w:p>
        </w:tc>
        <w:tc>
          <w:tcPr>
            <w:tcW w:w="4343" w:type="dxa"/>
          </w:tcPr>
          <w:p w:rsidRPr="006D7DFE" w:rsidR="00E46010" w:rsidP="006D7DFE" w:rsidRDefault="00E46010" w14:paraId="7240C7A9" w14:textId="77777777">
            <w:pPr>
              <w:spacing w:after="0" w:line="240" w:lineRule="auto"/>
              <w:ind w:left="0"/>
              <w:rPr>
                <w:rFonts w:cstheme="minorHAnsi"/>
                <w:sz w:val="18"/>
                <w:szCs w:val="18"/>
              </w:rPr>
            </w:pPr>
            <w:r w:rsidRPr="006D7DFE">
              <w:rPr>
                <w:rFonts w:cstheme="minorHAnsi"/>
                <w:sz w:val="18"/>
                <w:szCs w:val="18"/>
              </w:rPr>
              <w:t>Pickup registration Token Number</w:t>
            </w:r>
          </w:p>
        </w:tc>
      </w:tr>
      <w:tr w:rsidRPr="00EA05E7" w:rsidR="00E46010" w:rsidTr="006D7DFE" w14:paraId="129DE9A0" w14:textId="77777777">
        <w:trPr>
          <w:trHeight w:val="231"/>
        </w:trPr>
        <w:tc>
          <w:tcPr>
            <w:tcW w:w="2518" w:type="dxa"/>
          </w:tcPr>
          <w:p w:rsidRPr="006D7DFE" w:rsidR="00E46010" w:rsidP="006D7DFE" w:rsidRDefault="00E46010" w14:paraId="2893AC0E" w14:textId="77777777">
            <w:pPr>
              <w:spacing w:after="0" w:line="240" w:lineRule="auto"/>
              <w:ind w:left="0"/>
              <w:rPr>
                <w:rFonts w:cstheme="minorHAnsi"/>
                <w:sz w:val="18"/>
                <w:szCs w:val="18"/>
              </w:rPr>
            </w:pPr>
            <w:proofErr w:type="spellStart"/>
            <w:r w:rsidRPr="006D7DFE">
              <w:rPr>
                <w:rFonts w:cstheme="minorHAnsi"/>
                <w:sz w:val="18"/>
                <w:szCs w:val="18"/>
              </w:rPr>
              <w:t>ShipmentPickupDate</w:t>
            </w:r>
            <w:proofErr w:type="spellEnd"/>
          </w:p>
        </w:tc>
        <w:tc>
          <w:tcPr>
            <w:tcW w:w="3237" w:type="dxa"/>
          </w:tcPr>
          <w:p w:rsidRPr="006D7DFE" w:rsidR="00E46010" w:rsidP="006D7DFE" w:rsidRDefault="00E46010" w14:paraId="443C658F" w14:textId="77777777">
            <w:pPr>
              <w:spacing w:after="0" w:line="240" w:lineRule="auto"/>
              <w:ind w:left="0"/>
              <w:rPr>
                <w:rFonts w:cstheme="minorHAnsi"/>
                <w:sz w:val="18"/>
                <w:szCs w:val="18"/>
              </w:rPr>
            </w:pPr>
            <w:proofErr w:type="spellStart"/>
            <w:r w:rsidRPr="006D7DFE">
              <w:rPr>
                <w:rFonts w:cstheme="minorHAnsi"/>
                <w:sz w:val="18"/>
                <w:szCs w:val="18"/>
              </w:rPr>
              <w:t>DateTime</w:t>
            </w:r>
            <w:proofErr w:type="spellEnd"/>
          </w:p>
        </w:tc>
        <w:tc>
          <w:tcPr>
            <w:tcW w:w="4343" w:type="dxa"/>
          </w:tcPr>
          <w:p w:rsidRPr="006D7DFE" w:rsidR="00E46010" w:rsidP="006D7DFE" w:rsidRDefault="00E46010" w14:paraId="5C10FBEF" w14:textId="77777777">
            <w:pPr>
              <w:spacing w:after="0" w:line="240" w:lineRule="auto"/>
              <w:ind w:left="0"/>
              <w:rPr>
                <w:rFonts w:cstheme="minorHAnsi"/>
                <w:sz w:val="18"/>
                <w:szCs w:val="18"/>
              </w:rPr>
            </w:pPr>
            <w:r w:rsidRPr="006D7DFE">
              <w:rPr>
                <w:rFonts w:cstheme="minorHAnsi"/>
                <w:sz w:val="18"/>
                <w:szCs w:val="18"/>
              </w:rPr>
              <w:t xml:space="preserve">Shipment pickup date </w:t>
            </w:r>
            <w:proofErr w:type="gramStart"/>
            <w:r w:rsidRPr="006D7DFE">
              <w:rPr>
                <w:rFonts w:cstheme="minorHAnsi"/>
                <w:sz w:val="18"/>
                <w:szCs w:val="18"/>
              </w:rPr>
              <w:t>of  Token</w:t>
            </w:r>
            <w:proofErr w:type="gramEnd"/>
            <w:r w:rsidRPr="006D7DFE">
              <w:rPr>
                <w:rFonts w:cstheme="minorHAnsi"/>
                <w:sz w:val="18"/>
                <w:szCs w:val="18"/>
              </w:rPr>
              <w:t xml:space="preserve"> number</w:t>
            </w:r>
          </w:p>
        </w:tc>
      </w:tr>
      <w:tr w:rsidRPr="00EA05E7" w:rsidR="00E46010" w:rsidTr="006D7DFE" w14:paraId="53D99A28" w14:textId="77777777">
        <w:trPr>
          <w:trHeight w:val="231"/>
        </w:trPr>
        <w:tc>
          <w:tcPr>
            <w:tcW w:w="2518" w:type="dxa"/>
          </w:tcPr>
          <w:p w:rsidRPr="006D7DFE" w:rsidR="00E46010" w:rsidP="006D7DFE" w:rsidRDefault="00E46010" w14:paraId="4F1864E2" w14:textId="77777777">
            <w:pPr>
              <w:spacing w:after="0" w:line="240" w:lineRule="auto"/>
              <w:ind w:left="0"/>
              <w:rPr>
                <w:rFonts w:cstheme="minorHAnsi"/>
                <w:sz w:val="18"/>
                <w:szCs w:val="18"/>
              </w:rPr>
            </w:pPr>
            <w:proofErr w:type="spellStart"/>
            <w:r w:rsidRPr="006D7DFE">
              <w:rPr>
                <w:rFonts w:cstheme="minorHAnsi"/>
                <w:sz w:val="18"/>
                <w:szCs w:val="18"/>
              </w:rPr>
              <w:t>IsErrorInPU</w:t>
            </w:r>
            <w:proofErr w:type="spellEnd"/>
          </w:p>
        </w:tc>
        <w:tc>
          <w:tcPr>
            <w:tcW w:w="3237" w:type="dxa"/>
          </w:tcPr>
          <w:p w:rsidRPr="006D7DFE" w:rsidR="00E46010" w:rsidP="006D7DFE" w:rsidRDefault="00E46010" w14:paraId="75E3100F" w14:textId="77777777">
            <w:pPr>
              <w:spacing w:after="0" w:line="240" w:lineRule="auto"/>
              <w:ind w:left="0"/>
              <w:rPr>
                <w:rFonts w:cstheme="minorHAnsi"/>
                <w:sz w:val="18"/>
                <w:szCs w:val="18"/>
              </w:rPr>
            </w:pPr>
            <w:r w:rsidRPr="006D7DFE">
              <w:rPr>
                <w:rFonts w:cstheme="minorHAnsi"/>
                <w:sz w:val="18"/>
                <w:szCs w:val="18"/>
              </w:rPr>
              <w:t>Bool</w:t>
            </w:r>
          </w:p>
        </w:tc>
        <w:tc>
          <w:tcPr>
            <w:tcW w:w="4343" w:type="dxa"/>
          </w:tcPr>
          <w:p w:rsidRPr="006D7DFE" w:rsidR="00E46010" w:rsidP="006D7DFE" w:rsidRDefault="00E46010" w14:paraId="22EC071D" w14:textId="77777777">
            <w:pPr>
              <w:spacing w:after="0" w:line="240" w:lineRule="auto"/>
              <w:ind w:left="0"/>
              <w:rPr>
                <w:rFonts w:cstheme="minorHAnsi"/>
                <w:sz w:val="18"/>
                <w:szCs w:val="18"/>
              </w:rPr>
            </w:pPr>
            <w:r w:rsidRPr="006D7DFE">
              <w:rPr>
                <w:rFonts w:cstheme="minorHAnsi"/>
                <w:sz w:val="18"/>
                <w:szCs w:val="18"/>
              </w:rPr>
              <w:t xml:space="preserve">Pickup Operation </w:t>
            </w:r>
            <w:proofErr w:type="gramStart"/>
            <w:r w:rsidRPr="006D7DFE">
              <w:rPr>
                <w:rFonts w:cstheme="minorHAnsi"/>
                <w:sz w:val="18"/>
                <w:szCs w:val="18"/>
              </w:rPr>
              <w:t>status :</w:t>
            </w:r>
            <w:proofErr w:type="gramEnd"/>
            <w:r w:rsidRPr="006D7DFE">
              <w:rPr>
                <w:rFonts w:cstheme="minorHAnsi"/>
                <w:sz w:val="18"/>
                <w:szCs w:val="18"/>
              </w:rPr>
              <w:t xml:space="preserve"> Success / Failure [true/false]</w:t>
            </w:r>
          </w:p>
        </w:tc>
      </w:tr>
      <w:tr w:rsidRPr="00EA05E7" w:rsidR="00E46010" w:rsidTr="006D7DFE" w14:paraId="60FE22A5" w14:textId="77777777">
        <w:trPr>
          <w:trHeight w:val="231"/>
        </w:trPr>
        <w:tc>
          <w:tcPr>
            <w:tcW w:w="2518" w:type="dxa"/>
          </w:tcPr>
          <w:p w:rsidRPr="006D7DFE" w:rsidR="00E46010" w:rsidP="006D7DFE" w:rsidRDefault="00E46010" w14:paraId="5DFBDA54" w14:textId="77777777">
            <w:pPr>
              <w:spacing w:after="0" w:line="240" w:lineRule="auto"/>
              <w:ind w:left="0"/>
              <w:rPr>
                <w:rFonts w:cstheme="minorHAnsi"/>
                <w:sz w:val="18"/>
                <w:szCs w:val="18"/>
              </w:rPr>
            </w:pPr>
            <w:proofErr w:type="spellStart"/>
            <w:r w:rsidRPr="006D7DFE">
              <w:rPr>
                <w:rFonts w:cstheme="minorHAnsi"/>
                <w:sz w:val="18"/>
                <w:szCs w:val="18"/>
              </w:rPr>
              <w:t>TransactionAmount</w:t>
            </w:r>
            <w:proofErr w:type="spellEnd"/>
          </w:p>
        </w:tc>
        <w:tc>
          <w:tcPr>
            <w:tcW w:w="3237" w:type="dxa"/>
          </w:tcPr>
          <w:p w:rsidRPr="006D7DFE" w:rsidR="00E46010" w:rsidP="006D7DFE" w:rsidRDefault="00E46010" w14:paraId="21F3B4A4" w14:textId="77777777">
            <w:pPr>
              <w:spacing w:after="0" w:line="240" w:lineRule="auto"/>
              <w:ind w:left="0"/>
              <w:rPr>
                <w:rFonts w:cstheme="minorHAnsi"/>
                <w:sz w:val="18"/>
                <w:szCs w:val="18"/>
              </w:rPr>
            </w:pPr>
            <w:r w:rsidRPr="006D7DFE">
              <w:rPr>
                <w:rFonts w:cstheme="minorHAnsi"/>
                <w:sz w:val="18"/>
                <w:szCs w:val="18"/>
              </w:rPr>
              <w:t>Double</w:t>
            </w:r>
          </w:p>
        </w:tc>
        <w:tc>
          <w:tcPr>
            <w:tcW w:w="4343" w:type="dxa"/>
          </w:tcPr>
          <w:p w:rsidRPr="006D7DFE" w:rsidR="00E46010" w:rsidP="006D7DFE" w:rsidRDefault="00E46010" w14:paraId="1D65AF2D" w14:textId="77777777">
            <w:pPr>
              <w:spacing w:after="0" w:line="240" w:lineRule="auto"/>
              <w:ind w:left="0"/>
              <w:rPr>
                <w:rFonts w:cstheme="minorHAnsi"/>
                <w:sz w:val="18"/>
                <w:szCs w:val="18"/>
              </w:rPr>
            </w:pPr>
            <w:r w:rsidRPr="006D7DFE">
              <w:rPr>
                <w:rFonts w:cstheme="minorHAnsi"/>
                <w:sz w:val="18"/>
                <w:szCs w:val="18"/>
              </w:rPr>
              <w:t>Amount deducted for booked shipment</w:t>
            </w:r>
          </w:p>
        </w:tc>
      </w:tr>
      <w:tr w:rsidRPr="00EA05E7" w:rsidR="00E46010" w:rsidTr="006D7DFE" w14:paraId="1D95F8D2" w14:textId="77777777">
        <w:trPr>
          <w:trHeight w:val="231"/>
        </w:trPr>
        <w:tc>
          <w:tcPr>
            <w:tcW w:w="2518" w:type="dxa"/>
          </w:tcPr>
          <w:p w:rsidRPr="006D7DFE" w:rsidR="00E46010" w:rsidP="006D7DFE" w:rsidRDefault="00E46010" w14:paraId="1083F0DB" w14:textId="77777777">
            <w:pPr>
              <w:spacing w:after="0" w:line="240" w:lineRule="auto"/>
              <w:ind w:left="0"/>
              <w:rPr>
                <w:rFonts w:cstheme="minorHAnsi"/>
                <w:sz w:val="18"/>
                <w:szCs w:val="18"/>
              </w:rPr>
            </w:pPr>
            <w:proofErr w:type="spellStart"/>
            <w:r w:rsidRPr="006D7DFE">
              <w:rPr>
                <w:rFonts w:cstheme="minorHAnsi"/>
                <w:sz w:val="18"/>
                <w:szCs w:val="18"/>
              </w:rPr>
              <w:t>AvailableAmountForBooking</w:t>
            </w:r>
            <w:proofErr w:type="spellEnd"/>
          </w:p>
        </w:tc>
        <w:tc>
          <w:tcPr>
            <w:tcW w:w="3237" w:type="dxa"/>
          </w:tcPr>
          <w:p w:rsidRPr="006D7DFE" w:rsidR="00E46010" w:rsidP="006D7DFE" w:rsidRDefault="00E46010" w14:paraId="30BBBE07" w14:textId="77777777">
            <w:pPr>
              <w:spacing w:after="0" w:line="240" w:lineRule="auto"/>
              <w:ind w:left="0"/>
              <w:rPr>
                <w:rFonts w:cstheme="minorHAnsi"/>
                <w:sz w:val="18"/>
                <w:szCs w:val="18"/>
              </w:rPr>
            </w:pPr>
            <w:r w:rsidRPr="006D7DFE">
              <w:rPr>
                <w:rFonts w:cstheme="minorHAnsi"/>
                <w:sz w:val="18"/>
                <w:szCs w:val="18"/>
              </w:rPr>
              <w:t>Double</w:t>
            </w:r>
          </w:p>
        </w:tc>
        <w:tc>
          <w:tcPr>
            <w:tcW w:w="4343" w:type="dxa"/>
          </w:tcPr>
          <w:p w:rsidRPr="006D7DFE" w:rsidR="00E46010" w:rsidP="006D7DFE" w:rsidRDefault="00E46010" w14:paraId="2D75DC6C" w14:textId="77777777">
            <w:pPr>
              <w:spacing w:after="0" w:line="240" w:lineRule="auto"/>
              <w:ind w:left="0"/>
              <w:rPr>
                <w:rFonts w:cstheme="minorHAnsi"/>
                <w:sz w:val="18"/>
                <w:szCs w:val="18"/>
              </w:rPr>
            </w:pPr>
            <w:r w:rsidRPr="006D7DFE">
              <w:rPr>
                <w:rFonts w:cstheme="minorHAnsi"/>
                <w:sz w:val="18"/>
                <w:szCs w:val="18"/>
              </w:rPr>
              <w:t>Balance amount excluding threshold amount to book next shipment</w:t>
            </w:r>
          </w:p>
        </w:tc>
      </w:tr>
      <w:tr w:rsidRPr="00EA05E7" w:rsidR="00E46010" w:rsidTr="006D7DFE" w14:paraId="5CA618A8" w14:textId="77777777">
        <w:trPr>
          <w:trHeight w:val="231"/>
        </w:trPr>
        <w:tc>
          <w:tcPr>
            <w:tcW w:w="2518" w:type="dxa"/>
          </w:tcPr>
          <w:p w:rsidRPr="006D7DFE" w:rsidR="00E46010" w:rsidP="006D7DFE" w:rsidRDefault="00E46010" w14:paraId="1D77651C" w14:textId="77777777">
            <w:pPr>
              <w:spacing w:after="0" w:line="240" w:lineRule="auto"/>
              <w:ind w:left="0"/>
              <w:rPr>
                <w:rFonts w:cstheme="minorHAnsi"/>
                <w:sz w:val="18"/>
                <w:szCs w:val="18"/>
              </w:rPr>
            </w:pPr>
            <w:proofErr w:type="spellStart"/>
            <w:r w:rsidRPr="006D7DFE">
              <w:rPr>
                <w:rFonts w:cstheme="minorHAnsi"/>
                <w:sz w:val="18"/>
                <w:szCs w:val="18"/>
              </w:rPr>
              <w:t>AvailableBalance</w:t>
            </w:r>
            <w:proofErr w:type="spellEnd"/>
          </w:p>
        </w:tc>
        <w:tc>
          <w:tcPr>
            <w:tcW w:w="3237" w:type="dxa"/>
          </w:tcPr>
          <w:p w:rsidRPr="006D7DFE" w:rsidR="00E46010" w:rsidP="006D7DFE" w:rsidRDefault="00E46010" w14:paraId="086EAE54" w14:textId="77777777">
            <w:pPr>
              <w:spacing w:after="0" w:line="240" w:lineRule="auto"/>
              <w:ind w:left="0"/>
              <w:rPr>
                <w:rFonts w:cstheme="minorHAnsi"/>
                <w:sz w:val="18"/>
                <w:szCs w:val="18"/>
              </w:rPr>
            </w:pPr>
            <w:r w:rsidRPr="006D7DFE">
              <w:rPr>
                <w:rFonts w:cstheme="minorHAnsi"/>
                <w:sz w:val="18"/>
                <w:szCs w:val="18"/>
              </w:rPr>
              <w:t>Double</w:t>
            </w:r>
          </w:p>
        </w:tc>
        <w:tc>
          <w:tcPr>
            <w:tcW w:w="4343" w:type="dxa"/>
          </w:tcPr>
          <w:p w:rsidRPr="006D7DFE" w:rsidR="00E46010" w:rsidP="006D7DFE" w:rsidRDefault="00E46010" w14:paraId="1922871D" w14:textId="77777777">
            <w:pPr>
              <w:spacing w:after="0" w:line="240" w:lineRule="auto"/>
              <w:ind w:left="0"/>
              <w:rPr>
                <w:rFonts w:cstheme="minorHAnsi"/>
                <w:sz w:val="18"/>
                <w:szCs w:val="18"/>
              </w:rPr>
            </w:pPr>
            <w:r w:rsidRPr="006D7DFE">
              <w:rPr>
                <w:rFonts w:cstheme="minorHAnsi"/>
                <w:sz w:val="18"/>
                <w:szCs w:val="18"/>
              </w:rPr>
              <w:t>Total available balance</w:t>
            </w:r>
          </w:p>
        </w:tc>
      </w:tr>
    </w:tbl>
    <w:p w:rsidR="00E46010" w:rsidP="00E46010" w:rsidRDefault="00E46010" w14:paraId="6B0CDCEA" w14:textId="77777777">
      <w:pPr>
        <w:rPr>
          <w:rFonts w:asciiTheme="majorHAnsi" w:hAnsiTheme="majorHAnsi" w:eastAsiaTheme="majorEastAsia" w:cstheme="majorBidi"/>
          <w:b/>
          <w:bCs/>
          <w:color w:val="365F91" w:themeColor="accent1" w:themeShade="BF"/>
          <w:szCs w:val="28"/>
        </w:rPr>
      </w:pPr>
    </w:p>
    <w:p w:rsidRPr="00093327" w:rsidR="00093327" w:rsidP="00093327" w:rsidRDefault="00093327" w14:paraId="67FEA9B6" w14:textId="77777777">
      <w:pPr>
        <w:pStyle w:val="Heading4"/>
        <w:rPr>
          <w:rFonts w:ascii="Times New Roman" w:hAnsi="Times New Roman" w:cstheme="minorHAnsi"/>
          <w:i w:val="0"/>
          <w:color w:val="000000" w:themeColor="text1"/>
          <w:u w:val="single"/>
        </w:rPr>
      </w:pPr>
      <w:proofErr w:type="spellStart"/>
      <w:r w:rsidRPr="00093327">
        <w:rPr>
          <w:rFonts w:ascii="Times New Roman" w:hAnsi="Times New Roman" w:cstheme="minorHAnsi"/>
          <w:i w:val="0"/>
          <w:color w:val="000000" w:themeColor="text1"/>
          <w:u w:val="single"/>
        </w:rPr>
        <w:t>Waybillgenerationstatus</w:t>
      </w:r>
      <w:proofErr w:type="spellEnd"/>
      <w:r w:rsidRPr="00093327">
        <w:rPr>
          <w:rFonts w:ascii="Times New Roman" w:hAnsi="Times New Roman" w:cstheme="minorHAnsi"/>
          <w:i w:val="0"/>
          <w:color w:val="000000" w:themeColor="text1"/>
          <w:u w:val="single"/>
        </w:rPr>
        <w:t xml:space="preserve"> Definition: </w:t>
      </w:r>
    </w:p>
    <w:tbl>
      <w:tblPr>
        <w:tblStyle w:val="TableGrid"/>
        <w:tblW w:w="10458" w:type="dxa"/>
        <w:tblLayout w:type="fixed"/>
        <w:tblLook w:val="04A0" w:firstRow="1" w:lastRow="0" w:firstColumn="1" w:lastColumn="0" w:noHBand="0" w:noVBand="1"/>
      </w:tblPr>
      <w:tblGrid>
        <w:gridCol w:w="2538"/>
        <w:gridCol w:w="1398"/>
        <w:gridCol w:w="6522"/>
      </w:tblGrid>
      <w:tr w:rsidR="00093327" w:rsidTr="00093327" w14:paraId="695E3124" w14:textId="77777777">
        <w:trPr>
          <w:trHeight w:val="260"/>
        </w:trPr>
        <w:tc>
          <w:tcPr>
            <w:tcW w:w="2538" w:type="dxa"/>
            <w:shd w:val="clear" w:color="auto" w:fill="1F497D" w:themeFill="text2"/>
          </w:tcPr>
          <w:p w:rsidRPr="00093327" w:rsidR="00093327" w:rsidP="00093327" w:rsidRDefault="00093327" w14:paraId="2FC1A447"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398" w:type="dxa"/>
            <w:shd w:val="clear" w:color="auto" w:fill="1F497D" w:themeFill="text2"/>
          </w:tcPr>
          <w:p w:rsidRPr="00093327" w:rsidR="00093327" w:rsidP="00093327" w:rsidRDefault="00093327" w14:paraId="32C8069E"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6522" w:type="dxa"/>
            <w:shd w:val="clear" w:color="auto" w:fill="1F497D" w:themeFill="text2"/>
          </w:tcPr>
          <w:p w:rsidRPr="00093327" w:rsidR="00093327" w:rsidP="00093327" w:rsidRDefault="00093327" w14:paraId="3EB2B889"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EA05E7" w:rsidR="00093327" w:rsidTr="00346EB8" w14:paraId="43F00A70" w14:textId="77777777">
        <w:trPr>
          <w:trHeight w:val="60"/>
        </w:trPr>
        <w:tc>
          <w:tcPr>
            <w:tcW w:w="2538" w:type="dxa"/>
          </w:tcPr>
          <w:p w:rsidRPr="00093327" w:rsidR="00093327" w:rsidP="00093327" w:rsidRDefault="00093327" w14:paraId="5D9015F5" w14:textId="77777777">
            <w:pPr>
              <w:spacing w:after="0" w:line="240" w:lineRule="auto"/>
              <w:ind w:left="0"/>
              <w:rPr>
                <w:rFonts w:cstheme="minorHAnsi"/>
                <w:sz w:val="18"/>
                <w:szCs w:val="18"/>
              </w:rPr>
            </w:pPr>
            <w:proofErr w:type="spellStart"/>
            <w:r w:rsidRPr="00093327">
              <w:rPr>
                <w:rFonts w:cstheme="minorHAnsi"/>
                <w:sz w:val="18"/>
                <w:szCs w:val="18"/>
              </w:rPr>
              <w:t>StatusCode</w:t>
            </w:r>
            <w:proofErr w:type="spellEnd"/>
          </w:p>
        </w:tc>
        <w:tc>
          <w:tcPr>
            <w:tcW w:w="1398" w:type="dxa"/>
          </w:tcPr>
          <w:p w:rsidRPr="00093327" w:rsidR="00093327" w:rsidP="00093327" w:rsidRDefault="00093327" w14:paraId="7BA736B6" w14:textId="77777777">
            <w:pPr>
              <w:spacing w:after="0" w:line="240" w:lineRule="auto"/>
              <w:ind w:left="0"/>
              <w:rPr>
                <w:rFonts w:cstheme="minorHAnsi"/>
                <w:sz w:val="18"/>
                <w:szCs w:val="18"/>
              </w:rPr>
            </w:pPr>
            <w:r w:rsidRPr="00093327">
              <w:rPr>
                <w:rFonts w:cstheme="minorHAnsi"/>
                <w:sz w:val="18"/>
                <w:szCs w:val="18"/>
              </w:rPr>
              <w:t>String</w:t>
            </w:r>
          </w:p>
        </w:tc>
        <w:tc>
          <w:tcPr>
            <w:tcW w:w="6522" w:type="dxa"/>
          </w:tcPr>
          <w:p w:rsidRPr="00093327" w:rsidR="00093327" w:rsidP="00093327" w:rsidRDefault="00093327" w14:paraId="58EAD4BC" w14:textId="77777777">
            <w:pPr>
              <w:spacing w:after="0" w:line="240" w:lineRule="auto"/>
              <w:ind w:left="0"/>
              <w:rPr>
                <w:rFonts w:cstheme="minorHAnsi"/>
                <w:sz w:val="18"/>
                <w:szCs w:val="18"/>
              </w:rPr>
            </w:pPr>
            <w:r w:rsidRPr="00093327">
              <w:rPr>
                <w:rFonts w:cstheme="minorHAnsi"/>
                <w:sz w:val="18"/>
                <w:szCs w:val="18"/>
              </w:rPr>
              <w:t>Response status code for Waybill generation</w:t>
            </w:r>
          </w:p>
        </w:tc>
      </w:tr>
      <w:tr w:rsidRPr="00EA05E7" w:rsidR="00093327" w:rsidTr="00346EB8" w14:paraId="63C6E79E" w14:textId="77777777">
        <w:trPr>
          <w:trHeight w:val="231"/>
        </w:trPr>
        <w:tc>
          <w:tcPr>
            <w:tcW w:w="2538" w:type="dxa"/>
          </w:tcPr>
          <w:p w:rsidRPr="00093327" w:rsidR="00093327" w:rsidP="00093327" w:rsidRDefault="00093327" w14:paraId="6ACD31DE" w14:textId="77777777">
            <w:pPr>
              <w:spacing w:after="0" w:line="240" w:lineRule="auto"/>
              <w:ind w:left="0"/>
              <w:rPr>
                <w:rFonts w:cstheme="minorHAnsi"/>
                <w:sz w:val="18"/>
                <w:szCs w:val="18"/>
              </w:rPr>
            </w:pPr>
            <w:proofErr w:type="spellStart"/>
            <w:r w:rsidRPr="00093327">
              <w:rPr>
                <w:rFonts w:cstheme="minorHAnsi"/>
                <w:sz w:val="18"/>
                <w:szCs w:val="18"/>
              </w:rPr>
              <w:t>StatusInformation</w:t>
            </w:r>
            <w:proofErr w:type="spellEnd"/>
          </w:p>
        </w:tc>
        <w:tc>
          <w:tcPr>
            <w:tcW w:w="1398" w:type="dxa"/>
          </w:tcPr>
          <w:p w:rsidRPr="00093327" w:rsidR="00093327" w:rsidP="00093327" w:rsidRDefault="00093327" w14:paraId="5CFF00EA" w14:textId="77777777">
            <w:pPr>
              <w:spacing w:after="0" w:line="240" w:lineRule="auto"/>
              <w:ind w:left="0"/>
              <w:rPr>
                <w:rFonts w:cstheme="minorHAnsi"/>
                <w:sz w:val="18"/>
                <w:szCs w:val="18"/>
              </w:rPr>
            </w:pPr>
            <w:r w:rsidRPr="00093327">
              <w:rPr>
                <w:rFonts w:cstheme="minorHAnsi"/>
                <w:sz w:val="18"/>
                <w:szCs w:val="18"/>
              </w:rPr>
              <w:t>String</w:t>
            </w:r>
          </w:p>
        </w:tc>
        <w:tc>
          <w:tcPr>
            <w:tcW w:w="6522" w:type="dxa"/>
          </w:tcPr>
          <w:p w:rsidRPr="00093327" w:rsidR="00093327" w:rsidP="00093327" w:rsidRDefault="00093327" w14:paraId="3DD3072C" w14:textId="77777777">
            <w:pPr>
              <w:spacing w:after="0" w:line="240" w:lineRule="auto"/>
              <w:ind w:left="0"/>
              <w:rPr>
                <w:rFonts w:cstheme="minorHAnsi"/>
                <w:sz w:val="18"/>
                <w:szCs w:val="18"/>
              </w:rPr>
            </w:pPr>
            <w:r w:rsidRPr="00093327">
              <w:rPr>
                <w:rFonts w:cstheme="minorHAnsi"/>
                <w:sz w:val="18"/>
                <w:szCs w:val="18"/>
              </w:rPr>
              <w:t>Descriptive status message [error / Info]</w:t>
            </w:r>
          </w:p>
        </w:tc>
      </w:tr>
    </w:tbl>
    <w:p w:rsidR="00093327" w:rsidP="00093327" w:rsidRDefault="00093327" w14:paraId="60B080EC" w14:textId="77777777">
      <w:pPr>
        <w:rPr>
          <w:b/>
          <w:u w:val="single"/>
        </w:rPr>
      </w:pPr>
    </w:p>
    <w:p w:rsidRPr="00A54BED" w:rsidR="00071E85" w:rsidP="00CA32F7" w:rsidRDefault="00093327" w14:paraId="5809F147" w14:textId="77777777">
      <w:pPr>
        <w:pStyle w:val="Heading3"/>
        <w:numPr>
          <w:ilvl w:val="3"/>
          <w:numId w:val="33"/>
        </w:numPr>
        <w:rPr>
          <w:rFonts w:cstheme="minorHAnsi"/>
          <w:i w:val="0"/>
          <w:iCs/>
        </w:rPr>
      </w:pPr>
      <w:bookmarkStart w:name="_Toc131585308" w:id="236"/>
      <w:proofErr w:type="spellStart"/>
      <w:r w:rsidRPr="00A54BED">
        <w:rPr>
          <w:rFonts w:cstheme="minorHAnsi"/>
          <w:i w:val="0"/>
          <w:iCs/>
        </w:rPr>
        <w:t>ImportData</w:t>
      </w:r>
      <w:proofErr w:type="spellEnd"/>
      <w:r w:rsidRPr="00A54BED">
        <w:rPr>
          <w:rFonts w:cstheme="minorHAnsi"/>
          <w:i w:val="0"/>
          <w:iCs/>
        </w:rPr>
        <w:t>:(Multiple Waybill Generation)</w:t>
      </w:r>
      <w:bookmarkEnd w:id="236"/>
    </w:p>
    <w:p w:rsidR="00093327" w:rsidP="007B7602" w:rsidRDefault="007B7602" w14:paraId="5B74EF63" w14:textId="2C93FDC6">
      <w:pPr>
        <w:pStyle w:val="IBMtabletext"/>
        <w:tabs>
          <w:tab w:val="left" w:pos="310"/>
        </w:tabs>
        <w:ind w:left="21" w:right="21"/>
        <w:rPr>
          <w:rFonts w:ascii="Times New Roman" w:hAnsi="Times New Roman"/>
          <w:sz w:val="24"/>
          <w:lang w:eastAsia="ar-SA"/>
        </w:rPr>
      </w:pPr>
      <w:r>
        <w:rPr>
          <w:rFonts w:ascii="Times New Roman" w:hAnsi="Times New Roman"/>
          <w:sz w:val="24"/>
          <w:lang w:eastAsia="ar-SA"/>
        </w:rPr>
        <w:tab/>
      </w:r>
      <w:r w:rsidRPr="007B7602" w:rsidR="00093327">
        <w:rPr>
          <w:rFonts w:ascii="Times New Roman" w:hAnsi="Times New Roman"/>
          <w:sz w:val="24"/>
          <w:lang w:eastAsia="ar-SA"/>
        </w:rPr>
        <w:t>This method will generate Waybill using all necessary data as input parameters.</w:t>
      </w:r>
    </w:p>
    <w:p w:rsidRPr="007B7602" w:rsidR="007B7602" w:rsidP="007B7602" w:rsidRDefault="007B7602" w14:paraId="447B7271" w14:textId="77777777">
      <w:pPr>
        <w:pStyle w:val="IBMtabletext"/>
        <w:tabs>
          <w:tab w:val="left" w:pos="310"/>
        </w:tabs>
        <w:ind w:left="21" w:right="21"/>
        <w:rPr>
          <w:rFonts w:ascii="Times New Roman" w:hAnsi="Times New Roman"/>
          <w:sz w:val="24"/>
          <w:lang w:eastAsia="ar-SA"/>
        </w:rPr>
      </w:pPr>
    </w:p>
    <w:p w:rsidRPr="005B4176" w:rsidR="00093327" w:rsidP="005B4176" w:rsidRDefault="00093327" w14:paraId="30109443" w14:textId="0A70C3EE">
      <w:pPr>
        <w:pStyle w:val="Heading4"/>
        <w:ind w:firstLine="720"/>
        <w:rPr>
          <w:rFonts w:ascii="Times New Roman" w:hAnsi="Times New Roman" w:cstheme="minorHAnsi"/>
          <w:i w:val="0"/>
          <w:color w:val="000000" w:themeColor="text1"/>
          <w:u w:val="single"/>
        </w:rPr>
      </w:pPr>
      <w:r w:rsidRPr="005B4176">
        <w:rPr>
          <w:rFonts w:ascii="Times New Roman" w:hAnsi="Times New Roman" w:cstheme="minorHAnsi"/>
          <w:i w:val="0"/>
          <w:color w:val="000000" w:themeColor="text1"/>
          <w:u w:val="single"/>
        </w:rPr>
        <w:t>Request</w:t>
      </w:r>
      <w:r w:rsidR="008242D7">
        <w:rPr>
          <w:rFonts w:ascii="Times New Roman" w:hAnsi="Times New Roman" w:cstheme="minorHAnsi"/>
          <w:i w:val="0"/>
          <w:color w:val="000000" w:themeColor="text1"/>
          <w:u w:val="single"/>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17CB3AEB" w14:textId="77777777">
        <w:tc>
          <w:tcPr>
            <w:tcW w:w="1908" w:type="dxa"/>
            <w:shd w:val="clear" w:color="auto" w:fill="1F497D" w:themeFill="text2"/>
          </w:tcPr>
          <w:p w:rsidRPr="005B4176" w:rsidR="00093327" w:rsidP="005B4176" w:rsidRDefault="00093327" w14:paraId="0714AC61"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3F25B724"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24EFB8DF"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1B93FFDB"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599E7DC2" w14:textId="77777777">
        <w:tc>
          <w:tcPr>
            <w:tcW w:w="1908" w:type="dxa"/>
          </w:tcPr>
          <w:p w:rsidRPr="005B4176" w:rsidR="00093327" w:rsidP="005B4176" w:rsidRDefault="00093327" w14:paraId="6AA01259" w14:textId="77777777">
            <w:pPr>
              <w:spacing w:after="0" w:line="240" w:lineRule="auto"/>
              <w:ind w:left="0"/>
              <w:rPr>
                <w:rFonts w:cstheme="minorHAnsi"/>
                <w:sz w:val="18"/>
                <w:szCs w:val="18"/>
              </w:rPr>
            </w:pPr>
            <w:r w:rsidRPr="005B4176">
              <w:rPr>
                <w:rFonts w:cstheme="minorHAnsi"/>
                <w:sz w:val="18"/>
                <w:szCs w:val="18"/>
              </w:rPr>
              <w:t>Request</w:t>
            </w:r>
          </w:p>
        </w:tc>
        <w:tc>
          <w:tcPr>
            <w:tcW w:w="2970" w:type="dxa"/>
          </w:tcPr>
          <w:p w:rsidRPr="005B4176" w:rsidR="00093327" w:rsidP="005B4176" w:rsidRDefault="00093327" w14:paraId="19ECDD64" w14:textId="77777777">
            <w:pPr>
              <w:spacing w:after="0" w:line="240" w:lineRule="auto"/>
              <w:ind w:left="0"/>
              <w:rPr>
                <w:rFonts w:cstheme="minorHAnsi"/>
                <w:sz w:val="18"/>
                <w:szCs w:val="18"/>
              </w:rPr>
            </w:pPr>
            <w:r w:rsidRPr="005B4176">
              <w:rPr>
                <w:rFonts w:cstheme="minorHAnsi"/>
                <w:sz w:val="18"/>
                <w:szCs w:val="18"/>
              </w:rPr>
              <w:t>List&lt;</w:t>
            </w:r>
            <w:proofErr w:type="spellStart"/>
            <w:r w:rsidRPr="005B4176">
              <w:rPr>
                <w:rFonts w:cstheme="minorHAnsi"/>
                <w:sz w:val="18"/>
                <w:szCs w:val="18"/>
              </w:rPr>
              <w:t>WayBillGenerationRequest</w:t>
            </w:r>
            <w:proofErr w:type="spellEnd"/>
            <w:r w:rsidRPr="005B4176">
              <w:rPr>
                <w:rFonts w:cstheme="minorHAnsi"/>
                <w:sz w:val="18"/>
                <w:szCs w:val="18"/>
              </w:rPr>
              <w:t>&gt;</w:t>
            </w:r>
          </w:p>
        </w:tc>
        <w:tc>
          <w:tcPr>
            <w:tcW w:w="1170" w:type="dxa"/>
          </w:tcPr>
          <w:p w:rsidRPr="005B4176" w:rsidR="00093327" w:rsidP="005B4176" w:rsidRDefault="00093327" w14:paraId="2EF5FEE0"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2E3F9E09" w14:textId="77777777">
            <w:pPr>
              <w:spacing w:after="0" w:line="240" w:lineRule="auto"/>
              <w:ind w:left="0"/>
              <w:rPr>
                <w:rFonts w:cstheme="minorHAnsi"/>
                <w:sz w:val="18"/>
                <w:szCs w:val="18"/>
              </w:rPr>
            </w:pPr>
            <w:r w:rsidRPr="005B4176">
              <w:rPr>
                <w:rFonts w:cstheme="minorHAnsi"/>
                <w:sz w:val="18"/>
                <w:szCs w:val="18"/>
              </w:rPr>
              <w:t>Request Object containing all information required to generate Waybill</w:t>
            </w:r>
          </w:p>
        </w:tc>
      </w:tr>
      <w:tr w:rsidRPr="00471BC4" w:rsidR="00093327" w:rsidTr="00346EB8" w14:paraId="40DADF13" w14:textId="77777777">
        <w:tc>
          <w:tcPr>
            <w:tcW w:w="1908" w:type="dxa"/>
          </w:tcPr>
          <w:p w:rsidRPr="005B4176" w:rsidR="00093327" w:rsidP="005B4176" w:rsidRDefault="00093327" w14:paraId="304B680D" w14:textId="77777777">
            <w:pPr>
              <w:spacing w:after="0" w:line="240" w:lineRule="auto"/>
              <w:ind w:left="0"/>
              <w:rPr>
                <w:rFonts w:cstheme="minorHAnsi"/>
                <w:sz w:val="18"/>
                <w:szCs w:val="18"/>
              </w:rPr>
            </w:pPr>
            <w:r w:rsidRPr="005B4176">
              <w:rPr>
                <w:rFonts w:cstheme="minorHAnsi"/>
                <w:sz w:val="18"/>
                <w:szCs w:val="18"/>
              </w:rPr>
              <w:t xml:space="preserve">Profile </w:t>
            </w:r>
          </w:p>
        </w:tc>
        <w:tc>
          <w:tcPr>
            <w:tcW w:w="2970" w:type="dxa"/>
          </w:tcPr>
          <w:p w:rsidRPr="005B4176" w:rsidR="00093327" w:rsidP="005B4176" w:rsidRDefault="00093327" w14:paraId="57E375C4" w14:textId="77777777">
            <w:pPr>
              <w:spacing w:after="0" w:line="240" w:lineRule="auto"/>
              <w:ind w:left="0"/>
              <w:rPr>
                <w:rFonts w:cstheme="minorHAnsi"/>
                <w:sz w:val="18"/>
                <w:szCs w:val="18"/>
              </w:rPr>
            </w:pPr>
            <w:proofErr w:type="spellStart"/>
            <w:r w:rsidRPr="005B4176">
              <w:rPr>
                <w:rFonts w:cstheme="minorHAnsi"/>
                <w:sz w:val="18"/>
                <w:szCs w:val="18"/>
              </w:rPr>
              <w:t>UserProfile</w:t>
            </w:r>
            <w:proofErr w:type="spellEnd"/>
          </w:p>
        </w:tc>
        <w:tc>
          <w:tcPr>
            <w:tcW w:w="1170" w:type="dxa"/>
          </w:tcPr>
          <w:p w:rsidRPr="005B4176" w:rsidR="00093327" w:rsidP="005B4176" w:rsidRDefault="00093327" w14:paraId="4C29BF23"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789680DF" w14:textId="77777777">
            <w:pPr>
              <w:spacing w:after="0" w:line="240" w:lineRule="auto"/>
              <w:ind w:left="0"/>
              <w:rPr>
                <w:rFonts w:cstheme="minorHAnsi"/>
                <w:sz w:val="18"/>
                <w:szCs w:val="18"/>
              </w:rPr>
            </w:pPr>
            <w:r w:rsidRPr="005B4176">
              <w:rPr>
                <w:rFonts w:cstheme="minorHAnsi"/>
                <w:sz w:val="18"/>
                <w:szCs w:val="18"/>
              </w:rPr>
              <w:t xml:space="preserve">Client details, </w:t>
            </w:r>
            <w:proofErr w:type="spellStart"/>
            <w:proofErr w:type="gramStart"/>
            <w:r w:rsidRPr="005B4176">
              <w:rPr>
                <w:rFonts w:cstheme="minorHAnsi"/>
                <w:sz w:val="18"/>
                <w:szCs w:val="18"/>
              </w:rPr>
              <w:t>UserProfile</w:t>
            </w:r>
            <w:proofErr w:type="spellEnd"/>
            <w:r w:rsidRPr="005B4176">
              <w:rPr>
                <w:rFonts w:cstheme="minorHAnsi"/>
                <w:sz w:val="18"/>
                <w:szCs w:val="18"/>
              </w:rPr>
              <w:t xml:space="preserve">  details</w:t>
            </w:r>
            <w:proofErr w:type="gramEnd"/>
            <w:r w:rsidRPr="005B4176">
              <w:rPr>
                <w:rFonts w:cstheme="minorHAnsi"/>
                <w:sz w:val="18"/>
                <w:szCs w:val="18"/>
              </w:rPr>
              <w:t xml:space="preserve"> are given in common objects sheet as </w:t>
            </w:r>
            <w:proofErr w:type="spellStart"/>
            <w:r w:rsidRPr="005B4176">
              <w:rPr>
                <w:rFonts w:cstheme="minorHAnsi"/>
                <w:sz w:val="18"/>
                <w:szCs w:val="18"/>
              </w:rPr>
              <w:t>P_ClientObject</w:t>
            </w:r>
            <w:proofErr w:type="spellEnd"/>
            <w:r w:rsidRPr="005B4176">
              <w:rPr>
                <w:rFonts w:cstheme="minorHAnsi"/>
                <w:sz w:val="18"/>
                <w:szCs w:val="18"/>
              </w:rPr>
              <w:t>.</w:t>
            </w:r>
          </w:p>
        </w:tc>
      </w:tr>
    </w:tbl>
    <w:p w:rsidR="00093327" w:rsidP="00093327" w:rsidRDefault="00093327" w14:paraId="27ACC3AE" w14:textId="77777777">
      <w:pPr>
        <w:rPr>
          <w:u w:val="single"/>
        </w:rPr>
      </w:pPr>
    </w:p>
    <w:p w:rsidRPr="005B4176" w:rsidR="00093327" w:rsidP="005B4176" w:rsidRDefault="00093327" w14:paraId="29DBB3A4" w14:textId="04391C6A">
      <w:pPr>
        <w:pStyle w:val="Heading4"/>
        <w:ind w:firstLine="720"/>
        <w:rPr>
          <w:rFonts w:ascii="Times New Roman" w:hAnsi="Times New Roman" w:cstheme="minorHAnsi"/>
          <w:i w:val="0"/>
          <w:color w:val="000000" w:themeColor="text1"/>
          <w:u w:val="single"/>
        </w:rPr>
      </w:pPr>
      <w:r w:rsidRPr="005B4176">
        <w:rPr>
          <w:rFonts w:ascii="Times New Roman" w:hAnsi="Times New Roman" w:cstheme="minorHAnsi"/>
          <w:i w:val="0"/>
          <w:color w:val="000000" w:themeColor="text1"/>
          <w:u w:val="single"/>
        </w:rPr>
        <w:t>Response</w:t>
      </w:r>
      <w:r w:rsidR="008242D7">
        <w:rPr>
          <w:rFonts w:ascii="Times New Roman" w:hAnsi="Times New Roman" w:cstheme="minorHAnsi"/>
          <w:i w:val="0"/>
          <w:color w:val="000000" w:themeColor="text1"/>
          <w:u w:val="single"/>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7CB1984F" w14:textId="77777777">
        <w:tc>
          <w:tcPr>
            <w:tcW w:w="1908" w:type="dxa"/>
            <w:shd w:val="clear" w:color="auto" w:fill="1F497D" w:themeFill="text2"/>
          </w:tcPr>
          <w:p w:rsidRPr="005B4176" w:rsidR="00093327" w:rsidP="005B4176" w:rsidRDefault="00093327" w14:paraId="6C8774B7"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23957E07"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39109B99"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4D2E1A3E"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62C940AB" w14:textId="77777777">
        <w:tc>
          <w:tcPr>
            <w:tcW w:w="1908" w:type="dxa"/>
          </w:tcPr>
          <w:p w:rsidRPr="005B4176" w:rsidR="00093327" w:rsidP="005B4176" w:rsidRDefault="00093327" w14:paraId="442CFC18" w14:textId="77777777">
            <w:pPr>
              <w:spacing w:after="0" w:line="240" w:lineRule="auto"/>
              <w:ind w:left="0"/>
              <w:rPr>
                <w:rFonts w:cstheme="minorHAnsi"/>
                <w:sz w:val="18"/>
                <w:szCs w:val="18"/>
              </w:rPr>
            </w:pPr>
            <w:r w:rsidRPr="005B4176">
              <w:rPr>
                <w:rFonts w:cstheme="minorHAnsi"/>
                <w:sz w:val="18"/>
                <w:szCs w:val="18"/>
              </w:rPr>
              <w:t>Response</w:t>
            </w:r>
          </w:p>
        </w:tc>
        <w:tc>
          <w:tcPr>
            <w:tcW w:w="2970" w:type="dxa"/>
          </w:tcPr>
          <w:p w:rsidRPr="005B4176" w:rsidR="00093327" w:rsidP="005B4176" w:rsidRDefault="00093327" w14:paraId="0CD0060E" w14:textId="77777777">
            <w:pPr>
              <w:spacing w:after="0" w:line="240" w:lineRule="auto"/>
              <w:ind w:left="0"/>
              <w:rPr>
                <w:rFonts w:cstheme="minorHAnsi"/>
                <w:sz w:val="18"/>
                <w:szCs w:val="18"/>
              </w:rPr>
            </w:pPr>
            <w:r w:rsidRPr="005B4176">
              <w:rPr>
                <w:rFonts w:cstheme="minorHAnsi"/>
                <w:sz w:val="18"/>
                <w:szCs w:val="18"/>
              </w:rPr>
              <w:t>List&lt;</w:t>
            </w:r>
            <w:proofErr w:type="spellStart"/>
            <w:r w:rsidRPr="005B4176">
              <w:rPr>
                <w:rFonts w:cstheme="minorHAnsi"/>
                <w:sz w:val="18"/>
                <w:szCs w:val="18"/>
              </w:rPr>
              <w:t>WayBillGenerationResponse</w:t>
            </w:r>
            <w:proofErr w:type="spellEnd"/>
            <w:r w:rsidRPr="005B4176">
              <w:rPr>
                <w:rFonts w:cstheme="minorHAnsi"/>
                <w:sz w:val="18"/>
                <w:szCs w:val="18"/>
              </w:rPr>
              <w:t>&gt;</w:t>
            </w:r>
          </w:p>
        </w:tc>
        <w:tc>
          <w:tcPr>
            <w:tcW w:w="1170" w:type="dxa"/>
          </w:tcPr>
          <w:p w:rsidRPr="005B4176" w:rsidR="00093327" w:rsidP="005B4176" w:rsidRDefault="00093327" w14:paraId="2384F8B1"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3F455B38" w14:textId="77777777">
            <w:pPr>
              <w:spacing w:after="0" w:line="240" w:lineRule="auto"/>
              <w:ind w:left="0"/>
              <w:rPr>
                <w:rFonts w:cstheme="minorHAnsi"/>
                <w:sz w:val="18"/>
                <w:szCs w:val="18"/>
              </w:rPr>
            </w:pPr>
            <w:r w:rsidRPr="005B4176">
              <w:rPr>
                <w:rFonts w:cstheme="minorHAnsi"/>
                <w:sz w:val="18"/>
                <w:szCs w:val="18"/>
              </w:rPr>
              <w:t>Response Object</w:t>
            </w:r>
          </w:p>
        </w:tc>
      </w:tr>
    </w:tbl>
    <w:p w:rsidRPr="000310DD" w:rsidR="00093327" w:rsidP="00093327" w:rsidRDefault="00093327" w14:paraId="5DC2CB58" w14:textId="1D394647">
      <w:pPr>
        <w:pStyle w:val="Heading4"/>
        <w:rPr>
          <w:color w:val="auto"/>
        </w:rPr>
      </w:pPr>
      <w:r w:rsidRPr="000310DD">
        <w:rPr>
          <w:color w:val="auto"/>
        </w:rPr>
        <w:t xml:space="preserve">For multiple </w:t>
      </w:r>
      <w:proofErr w:type="spellStart"/>
      <w:r w:rsidRPr="000310DD">
        <w:rPr>
          <w:color w:val="auto"/>
        </w:rPr>
        <w:t>WayBillGenerationRequest</w:t>
      </w:r>
      <w:proofErr w:type="spellEnd"/>
      <w:r w:rsidRPr="000310DD">
        <w:rPr>
          <w:color w:val="auto"/>
        </w:rPr>
        <w:t xml:space="preserve"> &amp; </w:t>
      </w:r>
      <w:proofErr w:type="spellStart"/>
      <w:r w:rsidRPr="000310DD">
        <w:rPr>
          <w:color w:val="auto"/>
        </w:rPr>
        <w:t>WayBillGenerationResponse</w:t>
      </w:r>
      <w:proofErr w:type="spellEnd"/>
      <w:r w:rsidRPr="000310DD">
        <w:rPr>
          <w:color w:val="auto"/>
        </w:rPr>
        <w:t xml:space="preserve"> Definition is same as of single waybill generation</w:t>
      </w:r>
    </w:p>
    <w:p w:rsidR="00093327" w:rsidP="00093327" w:rsidRDefault="00093327" w14:paraId="14FFC60A" w14:textId="69B77860">
      <w:pPr>
        <w:rPr>
          <w:b/>
          <w:u w:val="single"/>
        </w:rPr>
      </w:pPr>
    </w:p>
    <w:p w:rsidR="00195CD4" w:rsidP="00093327" w:rsidRDefault="00195CD4" w14:paraId="3E91EF2A" w14:textId="7F90F47F">
      <w:pPr>
        <w:rPr>
          <w:b/>
          <w:u w:val="single"/>
        </w:rPr>
      </w:pPr>
    </w:p>
    <w:p w:rsidR="00195CD4" w:rsidP="00093327" w:rsidRDefault="00195CD4" w14:paraId="7700AEF5" w14:textId="77777777">
      <w:pPr>
        <w:rPr>
          <w:b/>
          <w:u w:val="single"/>
        </w:rPr>
      </w:pPr>
    </w:p>
    <w:p w:rsidRPr="00A54BED" w:rsidR="00093327" w:rsidP="00CA32F7" w:rsidRDefault="00093327" w14:paraId="172DBC73" w14:textId="0EC8D44C">
      <w:pPr>
        <w:pStyle w:val="Heading3"/>
        <w:numPr>
          <w:ilvl w:val="3"/>
          <w:numId w:val="33"/>
        </w:numPr>
        <w:rPr>
          <w:rFonts w:cstheme="minorHAnsi"/>
          <w:i w:val="0"/>
          <w:iCs/>
        </w:rPr>
      </w:pPr>
      <w:bookmarkStart w:name="_Toc131585309" w:id="237"/>
      <w:proofErr w:type="spellStart"/>
      <w:r w:rsidRPr="00A54BED">
        <w:rPr>
          <w:rFonts w:cstheme="minorHAnsi"/>
          <w:i w:val="0"/>
          <w:iCs/>
        </w:rPr>
        <w:t>UpdateEwayBill</w:t>
      </w:r>
      <w:bookmarkEnd w:id="237"/>
      <w:proofErr w:type="spellEnd"/>
    </w:p>
    <w:p w:rsidRPr="00BE0CAA" w:rsidR="00093327" w:rsidP="00093327" w:rsidRDefault="00093327" w14:paraId="50A34824" w14:textId="77777777">
      <w:r w:rsidRPr="00BE0CAA">
        <w:t xml:space="preserve">Provision to update </w:t>
      </w:r>
      <w:proofErr w:type="spellStart"/>
      <w:r w:rsidRPr="00BE0CAA">
        <w:t>Ewaybill</w:t>
      </w:r>
      <w:proofErr w:type="spellEnd"/>
      <w:r w:rsidRPr="00BE0CAA">
        <w:t xml:space="preserve"> number generated by customer against blue dart waybill numbers.</w:t>
      </w:r>
    </w:p>
    <w:p w:rsidRPr="005B4176" w:rsidR="00093327" w:rsidP="005B4176" w:rsidRDefault="00093327" w14:paraId="2313680B" w14:textId="110C9F91">
      <w:pPr>
        <w:pStyle w:val="Heading4"/>
        <w:ind w:firstLine="720"/>
        <w:rPr>
          <w:rFonts w:ascii="Times New Roman" w:hAnsi="Times New Roman" w:cstheme="minorHAnsi"/>
          <w:i w:val="0"/>
          <w:color w:val="000000" w:themeColor="text1"/>
          <w:u w:val="single"/>
        </w:rPr>
      </w:pPr>
      <w:r w:rsidRPr="005B4176">
        <w:rPr>
          <w:rFonts w:ascii="Times New Roman" w:hAnsi="Times New Roman" w:cstheme="minorHAnsi"/>
          <w:i w:val="0"/>
          <w:color w:val="000000" w:themeColor="text1"/>
          <w:u w:val="single"/>
        </w:rPr>
        <w:t>Request</w:t>
      </w:r>
      <w:r w:rsidR="005B4176">
        <w:rPr>
          <w:rFonts w:ascii="Times New Roman" w:hAnsi="Times New Roman" w:cstheme="minorHAnsi"/>
          <w:i w:val="0"/>
          <w:color w:val="000000" w:themeColor="text1"/>
          <w:u w:val="single"/>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729EBC28" w14:textId="77777777">
        <w:tc>
          <w:tcPr>
            <w:tcW w:w="1908" w:type="dxa"/>
            <w:shd w:val="clear" w:color="auto" w:fill="1F497D" w:themeFill="text2"/>
          </w:tcPr>
          <w:p w:rsidRPr="005B4176" w:rsidR="00093327" w:rsidP="005B4176" w:rsidRDefault="00093327" w14:paraId="3A8B351B"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09810EC0"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371F893B"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4FE08016"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0ED3C952" w14:textId="77777777">
        <w:tc>
          <w:tcPr>
            <w:tcW w:w="1908" w:type="dxa"/>
          </w:tcPr>
          <w:p w:rsidRPr="005B4176" w:rsidR="00093327" w:rsidP="005B4176" w:rsidRDefault="00093327" w14:paraId="4EA54783" w14:textId="77777777">
            <w:pPr>
              <w:spacing w:after="0" w:line="240" w:lineRule="auto"/>
              <w:ind w:left="0"/>
              <w:rPr>
                <w:rFonts w:cstheme="minorHAnsi"/>
                <w:sz w:val="18"/>
                <w:szCs w:val="18"/>
              </w:rPr>
            </w:pPr>
            <w:r w:rsidRPr="005B4176">
              <w:rPr>
                <w:rFonts w:cstheme="minorHAnsi"/>
                <w:sz w:val="18"/>
                <w:szCs w:val="18"/>
              </w:rPr>
              <w:t>Request</w:t>
            </w:r>
          </w:p>
        </w:tc>
        <w:tc>
          <w:tcPr>
            <w:tcW w:w="2970" w:type="dxa"/>
          </w:tcPr>
          <w:p w:rsidRPr="005B4176" w:rsidR="00093327" w:rsidP="005B4176" w:rsidRDefault="00093327" w14:paraId="35B54588" w14:textId="77777777">
            <w:pPr>
              <w:spacing w:after="0" w:line="240" w:lineRule="auto"/>
              <w:ind w:left="0"/>
              <w:rPr>
                <w:rFonts w:cstheme="minorHAnsi"/>
                <w:sz w:val="18"/>
                <w:szCs w:val="18"/>
              </w:rPr>
            </w:pPr>
            <w:proofErr w:type="spellStart"/>
            <w:r w:rsidRPr="005B4176">
              <w:rPr>
                <w:rFonts w:cstheme="minorHAnsi"/>
                <w:sz w:val="18"/>
                <w:szCs w:val="18"/>
              </w:rPr>
              <w:t>EwayBillRequest</w:t>
            </w:r>
            <w:proofErr w:type="spellEnd"/>
          </w:p>
        </w:tc>
        <w:tc>
          <w:tcPr>
            <w:tcW w:w="1170" w:type="dxa"/>
          </w:tcPr>
          <w:p w:rsidRPr="005B4176" w:rsidR="00093327" w:rsidP="005B4176" w:rsidRDefault="00093327" w14:paraId="06393D30"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5CED188D" w14:textId="77777777">
            <w:pPr>
              <w:spacing w:after="0" w:line="240" w:lineRule="auto"/>
              <w:ind w:left="0"/>
              <w:rPr>
                <w:rFonts w:cstheme="minorHAnsi"/>
                <w:sz w:val="18"/>
                <w:szCs w:val="18"/>
              </w:rPr>
            </w:pPr>
            <w:r w:rsidRPr="005B4176">
              <w:rPr>
                <w:rFonts w:cstheme="minorHAnsi"/>
                <w:sz w:val="18"/>
                <w:szCs w:val="18"/>
              </w:rPr>
              <w:t xml:space="preserve">Request Object containing all information required to Update </w:t>
            </w:r>
            <w:proofErr w:type="spellStart"/>
            <w:r w:rsidRPr="005B4176">
              <w:rPr>
                <w:rFonts w:cstheme="minorHAnsi"/>
                <w:sz w:val="18"/>
                <w:szCs w:val="18"/>
              </w:rPr>
              <w:t>EWaybill</w:t>
            </w:r>
            <w:proofErr w:type="spellEnd"/>
          </w:p>
        </w:tc>
      </w:tr>
      <w:tr w:rsidRPr="00471BC4" w:rsidR="00093327" w:rsidTr="00346EB8" w14:paraId="2EE8EDD0" w14:textId="77777777">
        <w:tc>
          <w:tcPr>
            <w:tcW w:w="1908" w:type="dxa"/>
          </w:tcPr>
          <w:p w:rsidRPr="005B4176" w:rsidR="00093327" w:rsidP="005B4176" w:rsidRDefault="00093327" w14:paraId="6DDEF812" w14:textId="77777777">
            <w:pPr>
              <w:spacing w:after="0" w:line="240" w:lineRule="auto"/>
              <w:ind w:left="0"/>
              <w:rPr>
                <w:rFonts w:cstheme="minorHAnsi"/>
                <w:sz w:val="18"/>
                <w:szCs w:val="18"/>
              </w:rPr>
            </w:pPr>
            <w:r w:rsidRPr="005B4176">
              <w:rPr>
                <w:rFonts w:cstheme="minorHAnsi"/>
                <w:sz w:val="18"/>
                <w:szCs w:val="18"/>
              </w:rPr>
              <w:t xml:space="preserve">Profile </w:t>
            </w:r>
          </w:p>
        </w:tc>
        <w:tc>
          <w:tcPr>
            <w:tcW w:w="2970" w:type="dxa"/>
          </w:tcPr>
          <w:p w:rsidRPr="005B4176" w:rsidR="00093327" w:rsidP="005B4176" w:rsidRDefault="00093327" w14:paraId="1DDFCDF7" w14:textId="77777777">
            <w:pPr>
              <w:spacing w:after="0" w:line="240" w:lineRule="auto"/>
              <w:ind w:left="0"/>
              <w:rPr>
                <w:rFonts w:cstheme="minorHAnsi"/>
                <w:sz w:val="18"/>
                <w:szCs w:val="18"/>
              </w:rPr>
            </w:pPr>
            <w:proofErr w:type="spellStart"/>
            <w:r w:rsidRPr="005B4176">
              <w:rPr>
                <w:rFonts w:cstheme="minorHAnsi"/>
                <w:sz w:val="18"/>
                <w:szCs w:val="18"/>
              </w:rPr>
              <w:t>UserProfile</w:t>
            </w:r>
            <w:proofErr w:type="spellEnd"/>
          </w:p>
        </w:tc>
        <w:tc>
          <w:tcPr>
            <w:tcW w:w="1170" w:type="dxa"/>
          </w:tcPr>
          <w:p w:rsidRPr="005B4176" w:rsidR="00093327" w:rsidP="005B4176" w:rsidRDefault="00093327" w14:paraId="2DED4749"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02D48B19" w14:textId="77777777">
            <w:pPr>
              <w:spacing w:after="0" w:line="240" w:lineRule="auto"/>
              <w:ind w:left="0"/>
              <w:rPr>
                <w:rFonts w:cstheme="minorHAnsi"/>
                <w:sz w:val="18"/>
                <w:szCs w:val="18"/>
              </w:rPr>
            </w:pPr>
            <w:r w:rsidRPr="005B4176">
              <w:rPr>
                <w:rFonts w:cstheme="minorHAnsi"/>
                <w:sz w:val="18"/>
                <w:szCs w:val="18"/>
              </w:rPr>
              <w:t xml:space="preserve">Client details, </w:t>
            </w:r>
            <w:proofErr w:type="spellStart"/>
            <w:proofErr w:type="gramStart"/>
            <w:r w:rsidRPr="005B4176">
              <w:rPr>
                <w:rFonts w:cstheme="minorHAnsi"/>
                <w:sz w:val="18"/>
                <w:szCs w:val="18"/>
              </w:rPr>
              <w:t>UserProfile</w:t>
            </w:r>
            <w:proofErr w:type="spellEnd"/>
            <w:r w:rsidRPr="005B4176">
              <w:rPr>
                <w:rFonts w:cstheme="minorHAnsi"/>
                <w:sz w:val="18"/>
                <w:szCs w:val="18"/>
              </w:rPr>
              <w:t xml:space="preserve">  details</w:t>
            </w:r>
            <w:proofErr w:type="gramEnd"/>
            <w:r w:rsidRPr="005B4176">
              <w:rPr>
                <w:rFonts w:cstheme="minorHAnsi"/>
                <w:sz w:val="18"/>
                <w:szCs w:val="18"/>
              </w:rPr>
              <w:t xml:space="preserve"> are given in common objects sheet as </w:t>
            </w:r>
            <w:proofErr w:type="spellStart"/>
            <w:r w:rsidRPr="005B4176">
              <w:rPr>
                <w:rFonts w:cstheme="minorHAnsi"/>
                <w:sz w:val="18"/>
                <w:szCs w:val="18"/>
              </w:rPr>
              <w:t>P_ClientObject</w:t>
            </w:r>
            <w:proofErr w:type="spellEnd"/>
            <w:r w:rsidRPr="005B4176">
              <w:rPr>
                <w:rFonts w:cstheme="minorHAnsi"/>
                <w:sz w:val="18"/>
                <w:szCs w:val="18"/>
              </w:rPr>
              <w:t>.</w:t>
            </w:r>
          </w:p>
        </w:tc>
      </w:tr>
    </w:tbl>
    <w:p w:rsidRPr="007F6293" w:rsidR="00093327" w:rsidP="00093327" w:rsidRDefault="00093327" w14:paraId="38F81317" w14:textId="292AD475">
      <w:pPr>
        <w:rPr>
          <w:noProof/>
          <w:u w:val="single"/>
          <w:lang w:bidi="hi-IN"/>
        </w:rPr>
      </w:pPr>
      <w:r>
        <w:rPr>
          <w:noProof/>
          <w:lang w:bidi="hi-IN"/>
        </w:rPr>
        <w:br/>
      </w:r>
      <w:r w:rsidRPr="007F6293">
        <w:rPr>
          <w:noProof/>
          <w:u w:val="single"/>
          <w:lang w:bidi="hi-IN"/>
        </w:rPr>
        <w:t>Response</w:t>
      </w:r>
      <w:r w:rsidR="00035C0A">
        <w:rPr>
          <w:noProof/>
          <w:u w:val="single"/>
          <w:lang w:bidi="hi-IN"/>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60F68DD8" w14:textId="77777777">
        <w:tc>
          <w:tcPr>
            <w:tcW w:w="1908" w:type="dxa"/>
            <w:shd w:val="clear" w:color="auto" w:fill="1F497D" w:themeFill="text2"/>
          </w:tcPr>
          <w:p w:rsidRPr="005B4176" w:rsidR="00093327" w:rsidP="005B4176" w:rsidRDefault="00093327" w14:paraId="200131A0"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68D9798D"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7A18F96D"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2B25B752"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0564EAE8" w14:textId="77777777">
        <w:tc>
          <w:tcPr>
            <w:tcW w:w="1908" w:type="dxa"/>
          </w:tcPr>
          <w:p w:rsidRPr="005B4176" w:rsidR="00093327" w:rsidP="005B4176" w:rsidRDefault="00093327" w14:paraId="6DAC7520" w14:textId="77777777">
            <w:pPr>
              <w:spacing w:after="0" w:line="240" w:lineRule="auto"/>
              <w:ind w:left="0"/>
              <w:rPr>
                <w:rFonts w:cstheme="minorHAnsi"/>
                <w:sz w:val="18"/>
                <w:szCs w:val="18"/>
              </w:rPr>
            </w:pPr>
            <w:r w:rsidRPr="005B4176">
              <w:rPr>
                <w:rFonts w:cstheme="minorHAnsi"/>
                <w:sz w:val="18"/>
                <w:szCs w:val="18"/>
              </w:rPr>
              <w:t>Response</w:t>
            </w:r>
          </w:p>
        </w:tc>
        <w:tc>
          <w:tcPr>
            <w:tcW w:w="2970" w:type="dxa"/>
          </w:tcPr>
          <w:p w:rsidRPr="005B4176" w:rsidR="00093327" w:rsidP="005B4176" w:rsidRDefault="00093327" w14:paraId="0C164EC7" w14:textId="77777777">
            <w:pPr>
              <w:spacing w:after="0" w:line="240" w:lineRule="auto"/>
              <w:ind w:left="0"/>
              <w:rPr>
                <w:rFonts w:cstheme="minorHAnsi"/>
                <w:sz w:val="18"/>
                <w:szCs w:val="18"/>
              </w:rPr>
            </w:pPr>
            <w:proofErr w:type="spellStart"/>
            <w:r w:rsidRPr="005B4176">
              <w:rPr>
                <w:rFonts w:cstheme="minorHAnsi"/>
                <w:sz w:val="18"/>
                <w:szCs w:val="18"/>
              </w:rPr>
              <w:t>EwayBillResponse</w:t>
            </w:r>
            <w:proofErr w:type="spellEnd"/>
          </w:p>
        </w:tc>
        <w:tc>
          <w:tcPr>
            <w:tcW w:w="1170" w:type="dxa"/>
          </w:tcPr>
          <w:p w:rsidRPr="005B4176" w:rsidR="00093327" w:rsidP="005B4176" w:rsidRDefault="00093327" w14:paraId="4ED8EF66"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7365045A" w14:textId="77777777">
            <w:pPr>
              <w:spacing w:after="0" w:line="240" w:lineRule="auto"/>
              <w:ind w:left="0"/>
              <w:rPr>
                <w:rFonts w:cstheme="minorHAnsi"/>
                <w:sz w:val="18"/>
                <w:szCs w:val="18"/>
              </w:rPr>
            </w:pPr>
            <w:r w:rsidRPr="005B4176">
              <w:rPr>
                <w:rFonts w:cstheme="minorHAnsi"/>
                <w:sz w:val="18"/>
                <w:szCs w:val="18"/>
              </w:rPr>
              <w:t>Response Object containing all information After Cancel Waybill</w:t>
            </w:r>
          </w:p>
        </w:tc>
      </w:tr>
    </w:tbl>
    <w:p w:rsidR="00093327" w:rsidP="00093327" w:rsidRDefault="00093327" w14:paraId="5B8B4813" w14:textId="77777777">
      <w:pPr>
        <w:rPr>
          <w:rStyle w:val="Heading2Char"/>
        </w:rPr>
      </w:pPr>
      <w:r>
        <w:rPr>
          <w:noProof/>
          <w:lang w:bidi="hi-IN"/>
        </w:rPr>
        <w:br/>
      </w:r>
      <w:r w:rsidRPr="00945C28">
        <w:rPr>
          <w:noProof/>
          <w:lang w:bidi="hi-IN"/>
        </w:rPr>
        <w:t xml:space="preserve">EwayBillRequest </w:t>
      </w:r>
      <w:proofErr w:type="gramStart"/>
      <w:r>
        <w:t>Definition :</w:t>
      </w:r>
      <w:proofErr w:type="gramEnd"/>
    </w:p>
    <w:tbl>
      <w:tblPr>
        <w:tblStyle w:val="TableGrid"/>
        <w:tblW w:w="10282" w:type="dxa"/>
        <w:tblLayout w:type="fixed"/>
        <w:tblLook w:val="04A0" w:firstRow="1" w:lastRow="0" w:firstColumn="1" w:lastColumn="0" w:noHBand="0" w:noVBand="1"/>
      </w:tblPr>
      <w:tblGrid>
        <w:gridCol w:w="2088"/>
        <w:gridCol w:w="1260"/>
        <w:gridCol w:w="990"/>
        <w:gridCol w:w="900"/>
        <w:gridCol w:w="1816"/>
        <w:gridCol w:w="3228"/>
      </w:tblGrid>
      <w:tr w:rsidR="00093327" w:rsidTr="00346EB8" w14:paraId="5F82649D" w14:textId="77777777">
        <w:trPr>
          <w:trHeight w:val="574"/>
        </w:trPr>
        <w:tc>
          <w:tcPr>
            <w:tcW w:w="2088" w:type="dxa"/>
            <w:shd w:val="clear" w:color="auto" w:fill="1F497D" w:themeFill="text2"/>
          </w:tcPr>
          <w:p w:rsidRPr="005B4176" w:rsidR="00093327" w:rsidP="005B4176" w:rsidRDefault="00093327" w14:paraId="0958F9C4"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260" w:type="dxa"/>
            <w:shd w:val="clear" w:color="auto" w:fill="1F497D" w:themeFill="text2"/>
          </w:tcPr>
          <w:p w:rsidRPr="005B4176" w:rsidR="00093327" w:rsidP="005B4176" w:rsidRDefault="00093327" w14:paraId="35728728"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0623" w:rsidR="00093327" w:rsidP="005B4176" w:rsidRDefault="00093327" w14:paraId="05B7D0CB"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900" w:type="dxa"/>
            <w:shd w:val="clear" w:color="auto" w:fill="1F497D" w:themeFill="text2"/>
          </w:tcPr>
          <w:p w:rsidRPr="005B4176" w:rsidR="00093327" w:rsidP="005B4176" w:rsidRDefault="00093327" w14:paraId="77D1A541"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Length</w:t>
            </w:r>
          </w:p>
        </w:tc>
        <w:tc>
          <w:tcPr>
            <w:tcW w:w="1816" w:type="dxa"/>
            <w:shd w:val="clear" w:color="auto" w:fill="1F497D" w:themeFill="text2"/>
          </w:tcPr>
          <w:p w:rsidRPr="005B4176" w:rsidR="00093327" w:rsidP="005B4176" w:rsidRDefault="00093327" w14:paraId="40BDA094" w14:textId="77777777">
            <w:pPr>
              <w:ind w:left="0"/>
              <w:jc w:val="both"/>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3228" w:type="dxa"/>
            <w:shd w:val="clear" w:color="auto" w:fill="1F497D" w:themeFill="text2"/>
          </w:tcPr>
          <w:p w:rsidRPr="005B4176" w:rsidR="00093327" w:rsidP="005B4176" w:rsidRDefault="00093327" w14:paraId="45C6323F"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00093327" w:rsidTr="00346EB8" w14:paraId="0E7EEC33" w14:textId="77777777">
        <w:trPr>
          <w:trHeight w:val="231"/>
        </w:trPr>
        <w:tc>
          <w:tcPr>
            <w:tcW w:w="2088" w:type="dxa"/>
          </w:tcPr>
          <w:p w:rsidRPr="005B4176" w:rsidR="00093327" w:rsidP="005B4176" w:rsidRDefault="00093327" w14:paraId="285AD10D" w14:textId="77777777">
            <w:pPr>
              <w:spacing w:after="0" w:line="240" w:lineRule="auto"/>
              <w:ind w:left="0"/>
              <w:rPr>
                <w:rFonts w:cstheme="minorHAnsi"/>
                <w:sz w:val="18"/>
                <w:szCs w:val="18"/>
              </w:rPr>
            </w:pPr>
            <w:proofErr w:type="spellStart"/>
            <w:r w:rsidRPr="005B4176">
              <w:rPr>
                <w:rFonts w:cstheme="minorHAnsi"/>
                <w:sz w:val="18"/>
                <w:szCs w:val="18"/>
              </w:rPr>
              <w:t>Waybillnumber</w:t>
            </w:r>
            <w:proofErr w:type="spellEnd"/>
          </w:p>
        </w:tc>
        <w:tc>
          <w:tcPr>
            <w:tcW w:w="1260" w:type="dxa"/>
          </w:tcPr>
          <w:p w:rsidRPr="005B4176" w:rsidR="00093327" w:rsidP="005B4176" w:rsidRDefault="00093327" w14:paraId="3F12966C" w14:textId="77777777">
            <w:pPr>
              <w:spacing w:after="0" w:line="240" w:lineRule="auto"/>
              <w:ind w:left="0"/>
              <w:rPr>
                <w:rFonts w:cstheme="minorHAnsi"/>
                <w:sz w:val="18"/>
                <w:szCs w:val="18"/>
              </w:rPr>
            </w:pPr>
            <w:r w:rsidRPr="005B4176">
              <w:rPr>
                <w:rFonts w:cstheme="minorHAnsi"/>
                <w:sz w:val="18"/>
                <w:szCs w:val="18"/>
              </w:rPr>
              <w:t>string</w:t>
            </w:r>
          </w:p>
        </w:tc>
        <w:tc>
          <w:tcPr>
            <w:tcW w:w="990" w:type="dxa"/>
          </w:tcPr>
          <w:p w:rsidRPr="005B4176" w:rsidR="00093327" w:rsidP="005B4176" w:rsidRDefault="00093327" w14:paraId="472177A3"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69F79037" w14:textId="77777777">
            <w:pPr>
              <w:spacing w:after="0" w:line="240" w:lineRule="auto"/>
              <w:ind w:left="0"/>
              <w:rPr>
                <w:rFonts w:cstheme="minorHAnsi"/>
                <w:sz w:val="18"/>
                <w:szCs w:val="18"/>
              </w:rPr>
            </w:pPr>
            <w:r w:rsidRPr="005B4176">
              <w:rPr>
                <w:rFonts w:cstheme="minorHAnsi"/>
                <w:sz w:val="18"/>
                <w:szCs w:val="18"/>
              </w:rPr>
              <w:t>12</w:t>
            </w:r>
          </w:p>
        </w:tc>
        <w:tc>
          <w:tcPr>
            <w:tcW w:w="1816" w:type="dxa"/>
          </w:tcPr>
          <w:p w:rsidRPr="005B4176" w:rsidR="00093327" w:rsidP="005B4176" w:rsidRDefault="00093327" w14:paraId="59646C50" w14:textId="77777777">
            <w:pPr>
              <w:spacing w:after="0" w:line="240" w:lineRule="auto"/>
              <w:ind w:left="0"/>
              <w:rPr>
                <w:rFonts w:cstheme="minorHAnsi"/>
                <w:sz w:val="18"/>
                <w:szCs w:val="18"/>
              </w:rPr>
            </w:pPr>
            <w:r w:rsidRPr="005B4176">
              <w:rPr>
                <w:rFonts w:cstheme="minorHAnsi"/>
                <w:sz w:val="18"/>
                <w:szCs w:val="18"/>
              </w:rPr>
              <w:t>0-9</w:t>
            </w:r>
          </w:p>
        </w:tc>
        <w:tc>
          <w:tcPr>
            <w:tcW w:w="3228" w:type="dxa"/>
          </w:tcPr>
          <w:p w:rsidRPr="005B4176" w:rsidR="00093327" w:rsidP="005B4176" w:rsidRDefault="00093327" w14:paraId="7C9C2D33" w14:textId="77777777">
            <w:pPr>
              <w:spacing w:after="0" w:line="240" w:lineRule="auto"/>
              <w:ind w:left="0"/>
              <w:rPr>
                <w:rFonts w:cstheme="minorHAnsi"/>
                <w:sz w:val="18"/>
                <w:szCs w:val="18"/>
              </w:rPr>
            </w:pPr>
            <w:r w:rsidRPr="005B4176">
              <w:rPr>
                <w:rFonts w:cstheme="minorHAnsi"/>
                <w:sz w:val="18"/>
                <w:szCs w:val="18"/>
              </w:rPr>
              <w:t xml:space="preserve">Blue Dart Airway </w:t>
            </w:r>
            <w:proofErr w:type="gramStart"/>
            <w:r w:rsidRPr="005B4176">
              <w:rPr>
                <w:rFonts w:cstheme="minorHAnsi"/>
                <w:sz w:val="18"/>
                <w:szCs w:val="18"/>
              </w:rPr>
              <w:t>bill</w:t>
            </w:r>
            <w:proofErr w:type="gramEnd"/>
            <w:r w:rsidRPr="005B4176">
              <w:rPr>
                <w:rFonts w:cstheme="minorHAnsi"/>
                <w:sz w:val="18"/>
                <w:szCs w:val="18"/>
              </w:rPr>
              <w:t xml:space="preserve"> Number </w:t>
            </w:r>
          </w:p>
        </w:tc>
      </w:tr>
      <w:tr w:rsidR="00093327" w:rsidTr="00346EB8" w14:paraId="69E862E4" w14:textId="77777777">
        <w:trPr>
          <w:trHeight w:val="231"/>
        </w:trPr>
        <w:tc>
          <w:tcPr>
            <w:tcW w:w="2088" w:type="dxa"/>
          </w:tcPr>
          <w:p w:rsidRPr="005B4176" w:rsidR="00093327" w:rsidP="005B4176" w:rsidRDefault="00093327" w14:paraId="36381EF2" w14:textId="77777777">
            <w:pPr>
              <w:spacing w:after="0" w:line="240" w:lineRule="auto"/>
              <w:ind w:left="0"/>
              <w:rPr>
                <w:rFonts w:cstheme="minorHAnsi"/>
                <w:sz w:val="18"/>
                <w:szCs w:val="18"/>
              </w:rPr>
            </w:pPr>
            <w:proofErr w:type="spellStart"/>
            <w:r w:rsidRPr="005B4176">
              <w:rPr>
                <w:rFonts w:cstheme="minorHAnsi"/>
                <w:sz w:val="18"/>
                <w:szCs w:val="18"/>
              </w:rPr>
              <w:t>SellerGSTNo</w:t>
            </w:r>
            <w:proofErr w:type="spellEnd"/>
          </w:p>
        </w:tc>
        <w:tc>
          <w:tcPr>
            <w:tcW w:w="1260" w:type="dxa"/>
          </w:tcPr>
          <w:p w:rsidRPr="005B4176" w:rsidR="00093327" w:rsidP="005B4176" w:rsidRDefault="00093327" w14:paraId="2207E928" w14:textId="77777777">
            <w:pPr>
              <w:spacing w:after="0" w:line="240" w:lineRule="auto"/>
              <w:ind w:left="0"/>
              <w:rPr>
                <w:rFonts w:cstheme="minorHAnsi"/>
                <w:sz w:val="18"/>
                <w:szCs w:val="18"/>
              </w:rPr>
            </w:pPr>
            <w:r w:rsidRPr="005B4176">
              <w:rPr>
                <w:rFonts w:cstheme="minorHAnsi"/>
                <w:sz w:val="18"/>
                <w:szCs w:val="18"/>
              </w:rPr>
              <w:t>string</w:t>
            </w:r>
          </w:p>
        </w:tc>
        <w:tc>
          <w:tcPr>
            <w:tcW w:w="990" w:type="dxa"/>
          </w:tcPr>
          <w:p w:rsidRPr="005B4176" w:rsidR="00093327" w:rsidP="005B4176" w:rsidRDefault="00093327" w14:paraId="248862B3"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1F3F253A" w14:textId="77777777">
            <w:pPr>
              <w:spacing w:after="0" w:line="240" w:lineRule="auto"/>
              <w:ind w:left="0"/>
              <w:rPr>
                <w:rFonts w:cstheme="minorHAnsi"/>
                <w:sz w:val="18"/>
                <w:szCs w:val="18"/>
              </w:rPr>
            </w:pPr>
            <w:r w:rsidRPr="005B4176">
              <w:rPr>
                <w:rFonts w:cstheme="minorHAnsi"/>
                <w:sz w:val="18"/>
                <w:szCs w:val="18"/>
              </w:rPr>
              <w:t>15</w:t>
            </w:r>
          </w:p>
        </w:tc>
        <w:tc>
          <w:tcPr>
            <w:tcW w:w="1816" w:type="dxa"/>
          </w:tcPr>
          <w:p w:rsidRPr="005B4176" w:rsidR="00093327" w:rsidP="005B4176" w:rsidRDefault="00093327" w14:paraId="5483DE63" w14:textId="77777777">
            <w:pPr>
              <w:spacing w:after="0" w:line="240" w:lineRule="auto"/>
              <w:ind w:left="0"/>
              <w:rPr>
                <w:rFonts w:cstheme="minorHAnsi"/>
                <w:sz w:val="18"/>
                <w:szCs w:val="18"/>
              </w:rPr>
            </w:pPr>
            <w:r w:rsidRPr="005B4176">
              <w:rPr>
                <w:rFonts w:cstheme="minorHAnsi"/>
                <w:sz w:val="18"/>
                <w:szCs w:val="18"/>
              </w:rPr>
              <w:t>a-</w:t>
            </w:r>
            <w:proofErr w:type="gramStart"/>
            <w:r w:rsidRPr="005B4176">
              <w:rPr>
                <w:rFonts w:cstheme="minorHAnsi"/>
                <w:sz w:val="18"/>
                <w:szCs w:val="18"/>
              </w:rPr>
              <w:t>z,A</w:t>
            </w:r>
            <w:proofErr w:type="gramEnd"/>
            <w:r w:rsidRPr="005B4176">
              <w:rPr>
                <w:rFonts w:cstheme="minorHAnsi"/>
                <w:sz w:val="18"/>
                <w:szCs w:val="18"/>
              </w:rPr>
              <w:t>-Z,0-9</w:t>
            </w:r>
          </w:p>
        </w:tc>
        <w:tc>
          <w:tcPr>
            <w:tcW w:w="3228" w:type="dxa"/>
          </w:tcPr>
          <w:p w:rsidRPr="005B4176" w:rsidR="00093327" w:rsidP="005B4176" w:rsidRDefault="00093327" w14:paraId="61F75E45" w14:textId="77777777">
            <w:pPr>
              <w:spacing w:after="0" w:line="240" w:lineRule="auto"/>
              <w:ind w:left="0"/>
              <w:rPr>
                <w:rFonts w:cstheme="minorHAnsi"/>
                <w:sz w:val="18"/>
                <w:szCs w:val="18"/>
              </w:rPr>
            </w:pPr>
            <w:r w:rsidRPr="005B4176">
              <w:rPr>
                <w:rFonts w:cstheme="minorHAnsi"/>
                <w:sz w:val="18"/>
                <w:szCs w:val="18"/>
              </w:rPr>
              <w:t>GST no of seller</w:t>
            </w:r>
          </w:p>
        </w:tc>
      </w:tr>
      <w:tr w:rsidR="00093327" w:rsidTr="00346EB8" w14:paraId="30E36407" w14:textId="77777777">
        <w:trPr>
          <w:trHeight w:val="231"/>
        </w:trPr>
        <w:tc>
          <w:tcPr>
            <w:tcW w:w="2088" w:type="dxa"/>
          </w:tcPr>
          <w:p w:rsidRPr="005B4176" w:rsidR="00093327" w:rsidP="005B4176" w:rsidRDefault="00093327" w14:paraId="1326BF44" w14:textId="77777777">
            <w:pPr>
              <w:spacing w:after="0" w:line="240" w:lineRule="auto"/>
              <w:ind w:left="0"/>
              <w:rPr>
                <w:rFonts w:cstheme="minorHAnsi"/>
                <w:sz w:val="18"/>
                <w:szCs w:val="18"/>
              </w:rPr>
            </w:pPr>
            <w:proofErr w:type="spellStart"/>
            <w:r w:rsidRPr="005B4176">
              <w:rPr>
                <w:rFonts w:cstheme="minorHAnsi"/>
                <w:sz w:val="18"/>
                <w:szCs w:val="18"/>
              </w:rPr>
              <w:t>eWaybillNumber</w:t>
            </w:r>
            <w:proofErr w:type="spellEnd"/>
          </w:p>
        </w:tc>
        <w:tc>
          <w:tcPr>
            <w:tcW w:w="1260" w:type="dxa"/>
          </w:tcPr>
          <w:p w:rsidRPr="005B4176" w:rsidR="00093327" w:rsidP="005B4176" w:rsidRDefault="00093327" w14:paraId="50843F89" w14:textId="77777777">
            <w:pPr>
              <w:spacing w:after="0" w:line="240" w:lineRule="auto"/>
              <w:ind w:left="0"/>
              <w:rPr>
                <w:rFonts w:cstheme="minorHAnsi"/>
                <w:sz w:val="18"/>
                <w:szCs w:val="18"/>
              </w:rPr>
            </w:pPr>
            <w:r w:rsidRPr="005B4176">
              <w:rPr>
                <w:rFonts w:cstheme="minorHAnsi"/>
                <w:sz w:val="18"/>
                <w:szCs w:val="18"/>
              </w:rPr>
              <w:t>Int</w:t>
            </w:r>
          </w:p>
        </w:tc>
        <w:tc>
          <w:tcPr>
            <w:tcW w:w="990" w:type="dxa"/>
          </w:tcPr>
          <w:p w:rsidRPr="005B4176" w:rsidR="00093327" w:rsidP="005B4176" w:rsidRDefault="00093327" w14:paraId="7C864E92"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47813525" w14:textId="77777777">
            <w:pPr>
              <w:spacing w:after="0" w:line="240" w:lineRule="auto"/>
              <w:ind w:left="0"/>
              <w:rPr>
                <w:rFonts w:cstheme="minorHAnsi"/>
                <w:sz w:val="18"/>
                <w:szCs w:val="18"/>
              </w:rPr>
            </w:pPr>
            <w:r w:rsidRPr="005B4176">
              <w:rPr>
                <w:rFonts w:cstheme="minorHAnsi"/>
                <w:sz w:val="18"/>
                <w:szCs w:val="18"/>
              </w:rPr>
              <w:t>12</w:t>
            </w:r>
          </w:p>
        </w:tc>
        <w:tc>
          <w:tcPr>
            <w:tcW w:w="1816" w:type="dxa"/>
          </w:tcPr>
          <w:p w:rsidRPr="005B4176" w:rsidR="00093327" w:rsidP="005B4176" w:rsidRDefault="00093327" w14:paraId="42E09AE4" w14:textId="77777777">
            <w:pPr>
              <w:spacing w:after="0" w:line="240" w:lineRule="auto"/>
              <w:ind w:left="0"/>
              <w:rPr>
                <w:rFonts w:cstheme="minorHAnsi"/>
                <w:sz w:val="18"/>
                <w:szCs w:val="18"/>
              </w:rPr>
            </w:pPr>
            <w:r w:rsidRPr="005B4176">
              <w:rPr>
                <w:rFonts w:cstheme="minorHAnsi"/>
                <w:sz w:val="18"/>
                <w:szCs w:val="18"/>
              </w:rPr>
              <w:t>0-9</w:t>
            </w:r>
          </w:p>
        </w:tc>
        <w:tc>
          <w:tcPr>
            <w:tcW w:w="3228" w:type="dxa"/>
          </w:tcPr>
          <w:p w:rsidRPr="005B4176" w:rsidR="00093327" w:rsidP="005B4176" w:rsidRDefault="00093327" w14:paraId="3DA2FD7C" w14:textId="77777777">
            <w:pPr>
              <w:spacing w:after="0" w:line="240" w:lineRule="auto"/>
              <w:ind w:left="0"/>
              <w:rPr>
                <w:rFonts w:cstheme="minorHAnsi"/>
                <w:sz w:val="18"/>
                <w:szCs w:val="18"/>
              </w:rPr>
            </w:pPr>
            <w:proofErr w:type="spellStart"/>
            <w:r w:rsidRPr="005B4176">
              <w:rPr>
                <w:rFonts w:cstheme="minorHAnsi"/>
                <w:sz w:val="18"/>
                <w:szCs w:val="18"/>
              </w:rPr>
              <w:t>EwayBill</w:t>
            </w:r>
            <w:proofErr w:type="spellEnd"/>
            <w:r w:rsidRPr="005B4176">
              <w:rPr>
                <w:rFonts w:cstheme="minorHAnsi"/>
                <w:sz w:val="18"/>
                <w:szCs w:val="18"/>
              </w:rPr>
              <w:t xml:space="preserve"> Number</w:t>
            </w:r>
          </w:p>
        </w:tc>
      </w:tr>
      <w:tr w:rsidR="00093327" w:rsidTr="00346EB8" w14:paraId="5120DD92" w14:textId="77777777">
        <w:trPr>
          <w:trHeight w:val="231"/>
        </w:trPr>
        <w:tc>
          <w:tcPr>
            <w:tcW w:w="2088" w:type="dxa"/>
          </w:tcPr>
          <w:p w:rsidRPr="005B4176" w:rsidR="00093327" w:rsidP="005B4176" w:rsidRDefault="00093327" w14:paraId="1E811C30" w14:textId="77777777">
            <w:pPr>
              <w:spacing w:after="0" w:line="240" w:lineRule="auto"/>
              <w:ind w:left="0"/>
              <w:rPr>
                <w:rFonts w:cstheme="minorHAnsi"/>
                <w:sz w:val="18"/>
                <w:szCs w:val="18"/>
              </w:rPr>
            </w:pPr>
            <w:proofErr w:type="spellStart"/>
            <w:r w:rsidRPr="005B4176">
              <w:rPr>
                <w:rFonts w:cstheme="minorHAnsi"/>
                <w:sz w:val="18"/>
                <w:szCs w:val="18"/>
              </w:rPr>
              <w:t>eWaybillDate</w:t>
            </w:r>
            <w:proofErr w:type="spellEnd"/>
          </w:p>
        </w:tc>
        <w:tc>
          <w:tcPr>
            <w:tcW w:w="1260" w:type="dxa"/>
          </w:tcPr>
          <w:p w:rsidRPr="005B4176" w:rsidR="00093327" w:rsidP="005B4176" w:rsidRDefault="00093327" w14:paraId="5A232764" w14:textId="77777777">
            <w:pPr>
              <w:spacing w:after="0" w:line="240" w:lineRule="auto"/>
              <w:ind w:left="0"/>
              <w:rPr>
                <w:rFonts w:cstheme="minorHAnsi"/>
                <w:sz w:val="18"/>
                <w:szCs w:val="18"/>
              </w:rPr>
            </w:pPr>
            <w:r w:rsidRPr="005B4176">
              <w:rPr>
                <w:rFonts w:cstheme="minorHAnsi"/>
                <w:sz w:val="18"/>
                <w:szCs w:val="18"/>
              </w:rPr>
              <w:t>Date</w:t>
            </w:r>
          </w:p>
        </w:tc>
        <w:tc>
          <w:tcPr>
            <w:tcW w:w="990" w:type="dxa"/>
          </w:tcPr>
          <w:p w:rsidRPr="005B4176" w:rsidR="00093327" w:rsidP="005B4176" w:rsidRDefault="00093327" w14:paraId="11AB0BE3"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69F3ADCC" w14:textId="77777777">
            <w:pPr>
              <w:spacing w:after="0" w:line="240" w:lineRule="auto"/>
              <w:ind w:left="0"/>
              <w:rPr>
                <w:rFonts w:cstheme="minorHAnsi"/>
                <w:sz w:val="18"/>
                <w:szCs w:val="18"/>
              </w:rPr>
            </w:pPr>
            <w:r w:rsidRPr="005B4176">
              <w:rPr>
                <w:rFonts w:cstheme="minorHAnsi"/>
                <w:sz w:val="18"/>
                <w:szCs w:val="18"/>
              </w:rPr>
              <w:t>8</w:t>
            </w:r>
          </w:p>
        </w:tc>
        <w:tc>
          <w:tcPr>
            <w:tcW w:w="1816" w:type="dxa"/>
          </w:tcPr>
          <w:p w:rsidRPr="005B4176" w:rsidR="00093327" w:rsidP="005B4176" w:rsidRDefault="00093327" w14:paraId="445F5D00" w14:textId="77777777">
            <w:pPr>
              <w:spacing w:after="0" w:line="240" w:lineRule="auto"/>
              <w:ind w:left="0"/>
              <w:rPr>
                <w:rFonts w:cstheme="minorHAnsi"/>
                <w:sz w:val="18"/>
                <w:szCs w:val="18"/>
              </w:rPr>
            </w:pPr>
            <w:r w:rsidRPr="005B4176">
              <w:rPr>
                <w:rFonts w:cstheme="minorHAnsi"/>
                <w:sz w:val="18"/>
                <w:szCs w:val="18"/>
              </w:rPr>
              <w:t>Date</w:t>
            </w:r>
          </w:p>
        </w:tc>
        <w:tc>
          <w:tcPr>
            <w:tcW w:w="3228" w:type="dxa"/>
          </w:tcPr>
          <w:p w:rsidRPr="005B4176" w:rsidR="00093327" w:rsidP="005B4176" w:rsidRDefault="00093327" w14:paraId="197FA670" w14:textId="77777777">
            <w:pPr>
              <w:spacing w:after="0" w:line="240" w:lineRule="auto"/>
              <w:ind w:left="0"/>
              <w:rPr>
                <w:rFonts w:cstheme="minorHAnsi"/>
                <w:sz w:val="18"/>
                <w:szCs w:val="18"/>
              </w:rPr>
            </w:pPr>
            <w:proofErr w:type="spellStart"/>
            <w:r w:rsidRPr="005B4176">
              <w:rPr>
                <w:rFonts w:cstheme="minorHAnsi"/>
                <w:sz w:val="18"/>
                <w:szCs w:val="18"/>
              </w:rPr>
              <w:t>EwayBill</w:t>
            </w:r>
            <w:proofErr w:type="spellEnd"/>
            <w:r w:rsidRPr="005B4176">
              <w:rPr>
                <w:rFonts w:cstheme="minorHAnsi"/>
                <w:sz w:val="18"/>
                <w:szCs w:val="18"/>
              </w:rPr>
              <w:t xml:space="preserve"> Generated Date</w:t>
            </w:r>
          </w:p>
        </w:tc>
      </w:tr>
      <w:tr w:rsidR="00093327" w:rsidTr="00346EB8" w14:paraId="51726607" w14:textId="77777777">
        <w:trPr>
          <w:trHeight w:val="231"/>
        </w:trPr>
        <w:tc>
          <w:tcPr>
            <w:tcW w:w="2088" w:type="dxa"/>
          </w:tcPr>
          <w:p w:rsidRPr="005B4176" w:rsidR="00093327" w:rsidP="005B4176" w:rsidRDefault="00093327" w14:paraId="74E0FD6E" w14:textId="77777777">
            <w:pPr>
              <w:spacing w:after="0" w:line="240" w:lineRule="auto"/>
              <w:ind w:left="0"/>
              <w:rPr>
                <w:rFonts w:cstheme="minorHAnsi"/>
                <w:sz w:val="18"/>
                <w:szCs w:val="18"/>
              </w:rPr>
            </w:pPr>
            <w:proofErr w:type="spellStart"/>
            <w:r w:rsidRPr="005B4176">
              <w:rPr>
                <w:rFonts w:cstheme="minorHAnsi"/>
                <w:sz w:val="18"/>
                <w:szCs w:val="18"/>
              </w:rPr>
              <w:t>InvoiceNumber</w:t>
            </w:r>
            <w:proofErr w:type="spellEnd"/>
          </w:p>
        </w:tc>
        <w:tc>
          <w:tcPr>
            <w:tcW w:w="1260" w:type="dxa"/>
          </w:tcPr>
          <w:p w:rsidRPr="005B4176" w:rsidR="00093327" w:rsidP="005B4176" w:rsidRDefault="00093327" w14:paraId="76676B87" w14:textId="77777777">
            <w:pPr>
              <w:spacing w:after="0" w:line="240" w:lineRule="auto"/>
              <w:ind w:left="0"/>
              <w:rPr>
                <w:rFonts w:cstheme="minorHAnsi"/>
                <w:sz w:val="18"/>
                <w:szCs w:val="18"/>
              </w:rPr>
            </w:pPr>
            <w:r w:rsidRPr="005B4176">
              <w:rPr>
                <w:rFonts w:cstheme="minorHAnsi"/>
                <w:sz w:val="18"/>
                <w:szCs w:val="18"/>
              </w:rPr>
              <w:t>string</w:t>
            </w:r>
          </w:p>
        </w:tc>
        <w:tc>
          <w:tcPr>
            <w:tcW w:w="990" w:type="dxa"/>
          </w:tcPr>
          <w:p w:rsidRPr="005B4176" w:rsidR="00093327" w:rsidP="005B4176" w:rsidRDefault="00093327" w14:paraId="789522EF"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0C6A25A3" w14:textId="77777777">
            <w:pPr>
              <w:spacing w:after="0" w:line="240" w:lineRule="auto"/>
              <w:ind w:left="0"/>
              <w:rPr>
                <w:rFonts w:cstheme="minorHAnsi"/>
                <w:sz w:val="18"/>
                <w:szCs w:val="18"/>
              </w:rPr>
            </w:pPr>
            <w:r w:rsidRPr="005B4176">
              <w:rPr>
                <w:rFonts w:cstheme="minorHAnsi"/>
                <w:sz w:val="18"/>
                <w:szCs w:val="18"/>
              </w:rPr>
              <w:t>20</w:t>
            </w:r>
          </w:p>
        </w:tc>
        <w:tc>
          <w:tcPr>
            <w:tcW w:w="1816" w:type="dxa"/>
          </w:tcPr>
          <w:p w:rsidRPr="005B4176" w:rsidR="00093327" w:rsidP="005B4176" w:rsidRDefault="00093327" w14:paraId="5F32869A" w14:textId="77777777">
            <w:pPr>
              <w:spacing w:after="0" w:line="240" w:lineRule="auto"/>
              <w:ind w:left="0"/>
              <w:rPr>
                <w:rFonts w:cstheme="minorHAnsi"/>
                <w:sz w:val="18"/>
                <w:szCs w:val="18"/>
              </w:rPr>
            </w:pPr>
            <w:r w:rsidRPr="005B4176">
              <w:rPr>
                <w:rFonts w:cstheme="minorHAnsi"/>
                <w:sz w:val="18"/>
                <w:szCs w:val="18"/>
              </w:rPr>
              <w:t>a-</w:t>
            </w:r>
            <w:proofErr w:type="gramStart"/>
            <w:r w:rsidRPr="005B4176">
              <w:rPr>
                <w:rFonts w:cstheme="minorHAnsi"/>
                <w:sz w:val="18"/>
                <w:szCs w:val="18"/>
              </w:rPr>
              <w:t>z,A</w:t>
            </w:r>
            <w:proofErr w:type="gramEnd"/>
            <w:r w:rsidRPr="005B4176">
              <w:rPr>
                <w:rFonts w:cstheme="minorHAnsi"/>
                <w:sz w:val="18"/>
                <w:szCs w:val="18"/>
              </w:rPr>
              <w:t>-Z,0-9</w:t>
            </w:r>
          </w:p>
        </w:tc>
        <w:tc>
          <w:tcPr>
            <w:tcW w:w="3228" w:type="dxa"/>
          </w:tcPr>
          <w:p w:rsidRPr="005B4176" w:rsidR="00093327" w:rsidP="005B4176" w:rsidRDefault="00093327" w14:paraId="3062981D" w14:textId="77777777">
            <w:pPr>
              <w:spacing w:after="0" w:line="240" w:lineRule="auto"/>
              <w:ind w:left="0"/>
              <w:rPr>
                <w:rFonts w:cstheme="minorHAnsi"/>
                <w:sz w:val="18"/>
                <w:szCs w:val="18"/>
              </w:rPr>
            </w:pPr>
            <w:r w:rsidRPr="005B4176">
              <w:rPr>
                <w:rFonts w:cstheme="minorHAnsi"/>
                <w:sz w:val="18"/>
                <w:szCs w:val="18"/>
              </w:rPr>
              <w:t>Invoice Number</w:t>
            </w:r>
          </w:p>
        </w:tc>
      </w:tr>
      <w:tr w:rsidR="00093327" w:rsidTr="00346EB8" w14:paraId="240A562D" w14:textId="77777777">
        <w:trPr>
          <w:trHeight w:val="231"/>
        </w:trPr>
        <w:tc>
          <w:tcPr>
            <w:tcW w:w="2088" w:type="dxa"/>
          </w:tcPr>
          <w:p w:rsidRPr="005B4176" w:rsidR="00093327" w:rsidP="005B4176" w:rsidRDefault="00093327" w14:paraId="2CC0FE0D" w14:textId="77777777">
            <w:pPr>
              <w:spacing w:after="0" w:line="240" w:lineRule="auto"/>
              <w:ind w:left="0"/>
              <w:rPr>
                <w:rFonts w:cstheme="minorHAnsi"/>
                <w:sz w:val="18"/>
                <w:szCs w:val="18"/>
              </w:rPr>
            </w:pPr>
            <w:proofErr w:type="spellStart"/>
            <w:r w:rsidRPr="005B4176">
              <w:rPr>
                <w:rFonts w:cstheme="minorHAnsi"/>
                <w:sz w:val="18"/>
                <w:szCs w:val="18"/>
              </w:rPr>
              <w:t>InvoiceDate</w:t>
            </w:r>
            <w:proofErr w:type="spellEnd"/>
          </w:p>
        </w:tc>
        <w:tc>
          <w:tcPr>
            <w:tcW w:w="1260" w:type="dxa"/>
          </w:tcPr>
          <w:p w:rsidRPr="005B4176" w:rsidR="00093327" w:rsidP="005B4176" w:rsidRDefault="00093327" w14:paraId="02DEF498" w14:textId="77777777">
            <w:pPr>
              <w:spacing w:after="0" w:line="240" w:lineRule="auto"/>
              <w:ind w:left="0"/>
              <w:rPr>
                <w:rFonts w:cstheme="minorHAnsi"/>
                <w:sz w:val="18"/>
                <w:szCs w:val="18"/>
              </w:rPr>
            </w:pPr>
            <w:r w:rsidRPr="005B4176">
              <w:rPr>
                <w:rFonts w:cstheme="minorHAnsi"/>
                <w:sz w:val="18"/>
                <w:szCs w:val="18"/>
              </w:rPr>
              <w:t>Date</w:t>
            </w:r>
          </w:p>
        </w:tc>
        <w:tc>
          <w:tcPr>
            <w:tcW w:w="990" w:type="dxa"/>
          </w:tcPr>
          <w:p w:rsidRPr="005B4176" w:rsidR="00093327" w:rsidP="005B4176" w:rsidRDefault="00093327" w14:paraId="3E5A23B7"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2318FBAD" w14:textId="77777777">
            <w:pPr>
              <w:spacing w:after="0" w:line="240" w:lineRule="auto"/>
              <w:ind w:left="0"/>
              <w:rPr>
                <w:rFonts w:cstheme="minorHAnsi"/>
                <w:sz w:val="18"/>
                <w:szCs w:val="18"/>
              </w:rPr>
            </w:pPr>
            <w:r w:rsidRPr="005B4176">
              <w:rPr>
                <w:rFonts w:cstheme="minorHAnsi"/>
                <w:sz w:val="18"/>
                <w:szCs w:val="18"/>
              </w:rPr>
              <w:t>8</w:t>
            </w:r>
          </w:p>
        </w:tc>
        <w:tc>
          <w:tcPr>
            <w:tcW w:w="1816" w:type="dxa"/>
          </w:tcPr>
          <w:p w:rsidRPr="005B4176" w:rsidR="00093327" w:rsidP="005B4176" w:rsidRDefault="00093327" w14:paraId="107BDE50" w14:textId="77777777">
            <w:pPr>
              <w:spacing w:after="0" w:line="240" w:lineRule="auto"/>
              <w:ind w:left="0"/>
              <w:rPr>
                <w:rFonts w:cstheme="minorHAnsi"/>
                <w:sz w:val="18"/>
                <w:szCs w:val="18"/>
              </w:rPr>
            </w:pPr>
            <w:r w:rsidRPr="005B4176">
              <w:rPr>
                <w:rFonts w:cstheme="minorHAnsi"/>
                <w:sz w:val="18"/>
                <w:szCs w:val="18"/>
              </w:rPr>
              <w:t>Date</w:t>
            </w:r>
          </w:p>
        </w:tc>
        <w:tc>
          <w:tcPr>
            <w:tcW w:w="3228" w:type="dxa"/>
          </w:tcPr>
          <w:p w:rsidRPr="005B4176" w:rsidR="00093327" w:rsidP="005B4176" w:rsidRDefault="00093327" w14:paraId="7B0C5AF5" w14:textId="77777777">
            <w:pPr>
              <w:spacing w:after="0" w:line="240" w:lineRule="auto"/>
              <w:ind w:left="0"/>
              <w:rPr>
                <w:rFonts w:cstheme="minorHAnsi"/>
                <w:sz w:val="18"/>
                <w:szCs w:val="18"/>
              </w:rPr>
            </w:pPr>
            <w:r w:rsidRPr="005B4176">
              <w:rPr>
                <w:rFonts w:cstheme="minorHAnsi"/>
                <w:sz w:val="18"/>
                <w:szCs w:val="18"/>
              </w:rPr>
              <w:t>Invoice Generated Date</w:t>
            </w:r>
          </w:p>
        </w:tc>
      </w:tr>
    </w:tbl>
    <w:p w:rsidRPr="00ED69A6" w:rsidR="00093327" w:rsidP="00093327" w:rsidRDefault="00093327" w14:paraId="3B98C8DA" w14:textId="552EBB07">
      <w:r>
        <w:rPr>
          <w:noProof/>
          <w:lang w:bidi="hi-IN"/>
        </w:rPr>
        <w:br/>
      </w:r>
      <w:r>
        <w:rPr>
          <w:noProof/>
          <w:lang w:bidi="hi-IN"/>
        </w:rPr>
        <w:t xml:space="preserve"> </w:t>
      </w:r>
      <w:r w:rsidRPr="00945C28">
        <w:rPr>
          <w:noProof/>
          <w:lang w:bidi="hi-IN"/>
        </w:rPr>
        <w:t xml:space="preserve">EwayBillResponse </w:t>
      </w:r>
      <w:r w:rsidR="001F1EAD">
        <w:t>Definition:</w:t>
      </w:r>
      <w:r>
        <w:rPr>
          <w:noProof/>
          <w:lang w:bidi="hi-IN"/>
        </w:rPr>
        <w:t xml:space="preserve"> </w:t>
      </w:r>
      <w:r>
        <w:t xml:space="preserve"> </w:t>
      </w:r>
    </w:p>
    <w:tbl>
      <w:tblPr>
        <w:tblStyle w:val="TableGrid"/>
        <w:tblW w:w="10098" w:type="dxa"/>
        <w:tblLayout w:type="fixed"/>
        <w:tblLook w:val="04A0" w:firstRow="1" w:lastRow="0" w:firstColumn="1" w:lastColumn="0" w:noHBand="0" w:noVBand="1"/>
      </w:tblPr>
      <w:tblGrid>
        <w:gridCol w:w="2518"/>
        <w:gridCol w:w="2552"/>
        <w:gridCol w:w="5028"/>
      </w:tblGrid>
      <w:tr w:rsidR="00093327" w:rsidTr="00346EB8" w14:paraId="08759C14" w14:textId="77777777">
        <w:trPr>
          <w:trHeight w:val="574"/>
        </w:trPr>
        <w:tc>
          <w:tcPr>
            <w:tcW w:w="2518" w:type="dxa"/>
            <w:shd w:val="clear" w:color="auto" w:fill="1F497D" w:themeFill="text2"/>
          </w:tcPr>
          <w:p w:rsidRPr="005B4176" w:rsidR="00093327" w:rsidP="005B4176" w:rsidRDefault="00093327" w14:paraId="6F5E1820"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2552" w:type="dxa"/>
            <w:shd w:val="clear" w:color="auto" w:fill="1F497D" w:themeFill="text2"/>
          </w:tcPr>
          <w:p w:rsidRPr="005B4176" w:rsidR="00093327" w:rsidP="005B4176" w:rsidRDefault="00093327" w14:paraId="07D08807"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5028" w:type="dxa"/>
            <w:shd w:val="clear" w:color="auto" w:fill="1F497D" w:themeFill="text2"/>
          </w:tcPr>
          <w:p w:rsidRPr="005B4176" w:rsidR="00093327" w:rsidP="005B4176" w:rsidRDefault="00093327" w14:paraId="65FF2685"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EA05E7" w:rsidR="00093327" w:rsidTr="00346EB8" w14:paraId="7C607380" w14:textId="77777777">
        <w:trPr>
          <w:trHeight w:val="231"/>
        </w:trPr>
        <w:tc>
          <w:tcPr>
            <w:tcW w:w="2518" w:type="dxa"/>
          </w:tcPr>
          <w:p w:rsidRPr="005B4176" w:rsidR="00093327" w:rsidP="005B4176" w:rsidRDefault="00093327" w14:paraId="22F163FD" w14:textId="77777777">
            <w:pPr>
              <w:spacing w:after="0" w:line="240" w:lineRule="auto"/>
              <w:ind w:left="0"/>
              <w:rPr>
                <w:rFonts w:cstheme="minorHAnsi"/>
                <w:sz w:val="18"/>
                <w:szCs w:val="18"/>
              </w:rPr>
            </w:pPr>
            <w:r w:rsidRPr="005B4176">
              <w:rPr>
                <w:rFonts w:cstheme="minorHAnsi"/>
                <w:sz w:val="18"/>
                <w:szCs w:val="18"/>
              </w:rPr>
              <w:t>Status</w:t>
            </w:r>
          </w:p>
        </w:tc>
        <w:tc>
          <w:tcPr>
            <w:tcW w:w="2552" w:type="dxa"/>
          </w:tcPr>
          <w:p w:rsidRPr="005B4176" w:rsidR="00093327" w:rsidP="005B4176" w:rsidRDefault="00093327" w14:paraId="2195A7A5" w14:textId="77777777">
            <w:pPr>
              <w:spacing w:after="0" w:line="240" w:lineRule="auto"/>
              <w:ind w:left="0"/>
              <w:rPr>
                <w:rFonts w:cstheme="minorHAnsi"/>
                <w:sz w:val="18"/>
                <w:szCs w:val="18"/>
              </w:rPr>
            </w:pPr>
            <w:proofErr w:type="spellStart"/>
            <w:r w:rsidRPr="005B4176">
              <w:rPr>
                <w:rFonts w:cstheme="minorHAnsi"/>
                <w:sz w:val="18"/>
                <w:szCs w:val="18"/>
              </w:rPr>
              <w:t>ArrayOf</w:t>
            </w:r>
            <w:proofErr w:type="spellEnd"/>
            <w:r w:rsidRPr="005B4176">
              <w:rPr>
                <w:rFonts w:cstheme="minorHAnsi"/>
                <w:sz w:val="18"/>
                <w:szCs w:val="18"/>
              </w:rPr>
              <w:t xml:space="preserve"> </w:t>
            </w:r>
            <w:proofErr w:type="spellStart"/>
            <w:proofErr w:type="gramStart"/>
            <w:r w:rsidRPr="005B4176">
              <w:rPr>
                <w:rFonts w:cstheme="minorHAnsi"/>
                <w:sz w:val="18"/>
                <w:szCs w:val="18"/>
              </w:rPr>
              <w:t>WaybillGenerationstatus</w:t>
            </w:r>
            <w:proofErr w:type="spellEnd"/>
            <w:r w:rsidRPr="005B4176">
              <w:rPr>
                <w:rFonts w:cstheme="minorHAnsi"/>
                <w:sz w:val="18"/>
                <w:szCs w:val="18"/>
              </w:rPr>
              <w:t xml:space="preserve">  object</w:t>
            </w:r>
            <w:proofErr w:type="gramEnd"/>
          </w:p>
        </w:tc>
        <w:tc>
          <w:tcPr>
            <w:tcW w:w="5028" w:type="dxa"/>
          </w:tcPr>
          <w:p w:rsidRPr="005B4176" w:rsidR="00093327" w:rsidP="005B4176" w:rsidRDefault="00093327" w14:paraId="054D2A67" w14:textId="77777777">
            <w:pPr>
              <w:spacing w:after="0" w:line="240" w:lineRule="auto"/>
              <w:ind w:left="0"/>
              <w:rPr>
                <w:rFonts w:cstheme="minorHAnsi"/>
                <w:sz w:val="18"/>
                <w:szCs w:val="18"/>
              </w:rPr>
            </w:pPr>
            <w:r w:rsidRPr="005B4176">
              <w:rPr>
                <w:rFonts w:cstheme="minorHAnsi"/>
                <w:sz w:val="18"/>
                <w:szCs w:val="18"/>
              </w:rPr>
              <w:t xml:space="preserve">List of Response Status </w:t>
            </w:r>
          </w:p>
        </w:tc>
      </w:tr>
      <w:tr w:rsidRPr="00EA05E7" w:rsidR="00093327" w:rsidTr="00346EB8" w14:paraId="7589477F" w14:textId="77777777">
        <w:trPr>
          <w:trHeight w:val="60"/>
        </w:trPr>
        <w:tc>
          <w:tcPr>
            <w:tcW w:w="2518" w:type="dxa"/>
          </w:tcPr>
          <w:p w:rsidRPr="005B4176" w:rsidR="00093327" w:rsidP="005B4176" w:rsidRDefault="00093327" w14:paraId="1B3BFDA6" w14:textId="77777777">
            <w:pPr>
              <w:spacing w:after="0" w:line="240" w:lineRule="auto"/>
              <w:ind w:left="0"/>
              <w:rPr>
                <w:rFonts w:cstheme="minorHAnsi"/>
                <w:sz w:val="18"/>
                <w:szCs w:val="18"/>
              </w:rPr>
            </w:pPr>
            <w:proofErr w:type="spellStart"/>
            <w:r w:rsidRPr="005B4176">
              <w:rPr>
                <w:rFonts w:cstheme="minorHAnsi"/>
                <w:sz w:val="18"/>
                <w:szCs w:val="18"/>
              </w:rPr>
              <w:t>IsError</w:t>
            </w:r>
            <w:proofErr w:type="spellEnd"/>
          </w:p>
        </w:tc>
        <w:tc>
          <w:tcPr>
            <w:tcW w:w="2552" w:type="dxa"/>
          </w:tcPr>
          <w:p w:rsidRPr="005B4176" w:rsidR="00093327" w:rsidP="005B4176" w:rsidRDefault="00093327" w14:paraId="677E7E6D" w14:textId="77777777">
            <w:pPr>
              <w:spacing w:after="0" w:line="240" w:lineRule="auto"/>
              <w:ind w:left="0"/>
              <w:rPr>
                <w:rFonts w:cstheme="minorHAnsi"/>
                <w:sz w:val="18"/>
                <w:szCs w:val="18"/>
              </w:rPr>
            </w:pPr>
            <w:r w:rsidRPr="005B4176">
              <w:rPr>
                <w:rFonts w:cstheme="minorHAnsi"/>
                <w:sz w:val="18"/>
                <w:szCs w:val="18"/>
              </w:rPr>
              <w:t>bool</w:t>
            </w:r>
          </w:p>
        </w:tc>
        <w:tc>
          <w:tcPr>
            <w:tcW w:w="5028" w:type="dxa"/>
          </w:tcPr>
          <w:p w:rsidRPr="005B4176" w:rsidR="00093327" w:rsidP="005B4176" w:rsidRDefault="00093327" w14:paraId="7AC5137B" w14:textId="77777777">
            <w:pPr>
              <w:spacing w:after="0" w:line="240" w:lineRule="auto"/>
              <w:ind w:left="0"/>
              <w:rPr>
                <w:rFonts w:cstheme="minorHAnsi"/>
                <w:sz w:val="18"/>
                <w:szCs w:val="18"/>
              </w:rPr>
            </w:pPr>
            <w:r w:rsidRPr="005B4176">
              <w:rPr>
                <w:rFonts w:cstheme="minorHAnsi"/>
                <w:sz w:val="18"/>
                <w:szCs w:val="18"/>
              </w:rPr>
              <w:t xml:space="preserve">Operation </w:t>
            </w:r>
            <w:proofErr w:type="gramStart"/>
            <w:r w:rsidRPr="005B4176">
              <w:rPr>
                <w:rFonts w:cstheme="minorHAnsi"/>
                <w:sz w:val="18"/>
                <w:szCs w:val="18"/>
              </w:rPr>
              <w:t>status :</w:t>
            </w:r>
            <w:proofErr w:type="gramEnd"/>
            <w:r w:rsidRPr="005B4176">
              <w:rPr>
                <w:rFonts w:cstheme="minorHAnsi"/>
                <w:sz w:val="18"/>
                <w:szCs w:val="18"/>
              </w:rPr>
              <w:t xml:space="preserve"> Success / Failure [true/false]</w:t>
            </w:r>
          </w:p>
        </w:tc>
      </w:tr>
    </w:tbl>
    <w:p w:rsidRPr="00A907D1" w:rsidR="00093327" w:rsidP="00093327" w:rsidRDefault="00093327" w14:paraId="2E88D00B" w14:textId="77777777">
      <w:pPr>
        <w:rPr>
          <w:b/>
          <w:bCs/>
          <w:u w:val="single"/>
        </w:rPr>
      </w:pPr>
    </w:p>
    <w:p w:rsidRPr="00A54BED" w:rsidR="00093327" w:rsidP="00CA32F7" w:rsidRDefault="00093327" w14:paraId="501B63DD" w14:textId="2E1707D0">
      <w:pPr>
        <w:pStyle w:val="Heading3"/>
        <w:numPr>
          <w:ilvl w:val="3"/>
          <w:numId w:val="33"/>
        </w:numPr>
        <w:rPr>
          <w:rFonts w:cstheme="minorHAnsi"/>
          <w:i w:val="0"/>
          <w:iCs/>
        </w:rPr>
      </w:pPr>
      <w:bookmarkStart w:name="_Toc131585310" w:id="238"/>
      <w:proofErr w:type="spellStart"/>
      <w:r w:rsidRPr="00A54BED">
        <w:rPr>
          <w:rFonts w:cstheme="minorHAnsi"/>
          <w:i w:val="0"/>
          <w:iCs/>
        </w:rPr>
        <w:t>CancelWaybill</w:t>
      </w:r>
      <w:bookmarkEnd w:id="238"/>
      <w:proofErr w:type="spellEnd"/>
    </w:p>
    <w:p w:rsidRPr="00BE0CAA" w:rsidR="00093327" w:rsidP="00093327" w:rsidRDefault="00093327" w14:paraId="45D2F545" w14:textId="44937D98">
      <w:r w:rsidRPr="00BE0CAA">
        <w:t>This method will cancel Waybill request before Shipment Manifest (In-scan).</w:t>
      </w:r>
    </w:p>
    <w:p w:rsidRPr="00550503" w:rsidR="00093327" w:rsidP="00093327" w:rsidRDefault="00093327" w14:paraId="491825B1" w14:textId="54412DBC">
      <w:r w:rsidRPr="00B00BFF">
        <w:rPr>
          <w:u w:val="single"/>
        </w:rPr>
        <w:t>Request</w:t>
      </w:r>
      <w:r w:rsidR="00001877">
        <w:rPr>
          <w:u w:val="single"/>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07FBEF0A" w14:textId="77777777">
        <w:tc>
          <w:tcPr>
            <w:tcW w:w="1908" w:type="dxa"/>
            <w:shd w:val="clear" w:color="auto" w:fill="1F497D" w:themeFill="text2"/>
          </w:tcPr>
          <w:p w:rsidRPr="005B4176" w:rsidR="00093327" w:rsidP="005B4176" w:rsidRDefault="00093327" w14:paraId="3E6AD809"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23EE97DB"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13446415"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41C043F5"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52FD4EFE" w14:textId="77777777">
        <w:tc>
          <w:tcPr>
            <w:tcW w:w="1908" w:type="dxa"/>
          </w:tcPr>
          <w:p w:rsidRPr="005B4176" w:rsidR="00093327" w:rsidP="005B4176" w:rsidRDefault="00093327" w14:paraId="670E0EB9" w14:textId="77777777">
            <w:pPr>
              <w:spacing w:after="0" w:line="240" w:lineRule="auto"/>
              <w:ind w:left="0"/>
              <w:rPr>
                <w:rFonts w:cstheme="minorHAnsi"/>
                <w:sz w:val="18"/>
                <w:szCs w:val="18"/>
              </w:rPr>
            </w:pPr>
            <w:r w:rsidRPr="005B4176">
              <w:rPr>
                <w:rFonts w:cstheme="minorHAnsi"/>
                <w:sz w:val="18"/>
                <w:szCs w:val="18"/>
              </w:rPr>
              <w:t>Request</w:t>
            </w:r>
          </w:p>
        </w:tc>
        <w:tc>
          <w:tcPr>
            <w:tcW w:w="2970" w:type="dxa"/>
          </w:tcPr>
          <w:p w:rsidRPr="005B4176" w:rsidR="00093327" w:rsidP="005B4176" w:rsidRDefault="00093327" w14:paraId="2157C2F9" w14:textId="77777777">
            <w:pPr>
              <w:spacing w:after="0" w:line="240" w:lineRule="auto"/>
              <w:ind w:left="0"/>
              <w:rPr>
                <w:rFonts w:cstheme="minorHAnsi"/>
                <w:sz w:val="18"/>
                <w:szCs w:val="18"/>
              </w:rPr>
            </w:pPr>
            <w:proofErr w:type="spellStart"/>
            <w:r w:rsidRPr="005B4176">
              <w:rPr>
                <w:rFonts w:cstheme="minorHAnsi"/>
                <w:sz w:val="18"/>
                <w:szCs w:val="18"/>
              </w:rPr>
              <w:t>AWBCancelationRequest</w:t>
            </w:r>
            <w:proofErr w:type="spellEnd"/>
          </w:p>
        </w:tc>
        <w:tc>
          <w:tcPr>
            <w:tcW w:w="1170" w:type="dxa"/>
          </w:tcPr>
          <w:p w:rsidRPr="005B4176" w:rsidR="00093327" w:rsidP="005B4176" w:rsidRDefault="00093327" w14:paraId="3EDF9649"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22954178" w14:textId="77777777">
            <w:pPr>
              <w:spacing w:after="0" w:line="240" w:lineRule="auto"/>
              <w:ind w:left="0"/>
              <w:rPr>
                <w:rFonts w:cstheme="minorHAnsi"/>
                <w:sz w:val="18"/>
                <w:szCs w:val="18"/>
              </w:rPr>
            </w:pPr>
            <w:r w:rsidRPr="005B4176">
              <w:rPr>
                <w:rFonts w:cstheme="minorHAnsi"/>
                <w:sz w:val="18"/>
                <w:szCs w:val="18"/>
              </w:rPr>
              <w:t>Request Object containing all information required to Cancel Waybill</w:t>
            </w:r>
          </w:p>
        </w:tc>
      </w:tr>
      <w:tr w:rsidRPr="00471BC4" w:rsidR="00093327" w:rsidTr="00346EB8" w14:paraId="0388CB06" w14:textId="77777777">
        <w:tc>
          <w:tcPr>
            <w:tcW w:w="1908" w:type="dxa"/>
          </w:tcPr>
          <w:p w:rsidRPr="005B4176" w:rsidR="00093327" w:rsidP="005B4176" w:rsidRDefault="00093327" w14:paraId="5ACC3B2A" w14:textId="77777777">
            <w:pPr>
              <w:spacing w:after="0" w:line="240" w:lineRule="auto"/>
              <w:ind w:left="0"/>
              <w:rPr>
                <w:rFonts w:cstheme="minorHAnsi"/>
                <w:sz w:val="18"/>
                <w:szCs w:val="18"/>
              </w:rPr>
            </w:pPr>
            <w:r w:rsidRPr="005B4176">
              <w:rPr>
                <w:rFonts w:cstheme="minorHAnsi"/>
                <w:sz w:val="18"/>
                <w:szCs w:val="18"/>
              </w:rPr>
              <w:t xml:space="preserve">Profile </w:t>
            </w:r>
          </w:p>
        </w:tc>
        <w:tc>
          <w:tcPr>
            <w:tcW w:w="2970" w:type="dxa"/>
          </w:tcPr>
          <w:p w:rsidRPr="005B4176" w:rsidR="00093327" w:rsidP="005B4176" w:rsidRDefault="00093327" w14:paraId="6806B2BE" w14:textId="77777777">
            <w:pPr>
              <w:spacing w:after="0" w:line="240" w:lineRule="auto"/>
              <w:ind w:left="0"/>
              <w:rPr>
                <w:rFonts w:cstheme="minorHAnsi"/>
                <w:sz w:val="18"/>
                <w:szCs w:val="18"/>
              </w:rPr>
            </w:pPr>
            <w:proofErr w:type="spellStart"/>
            <w:r w:rsidRPr="005B4176">
              <w:rPr>
                <w:rFonts w:cstheme="minorHAnsi"/>
                <w:sz w:val="18"/>
                <w:szCs w:val="18"/>
              </w:rPr>
              <w:t>UserProfile</w:t>
            </w:r>
            <w:proofErr w:type="spellEnd"/>
          </w:p>
        </w:tc>
        <w:tc>
          <w:tcPr>
            <w:tcW w:w="1170" w:type="dxa"/>
          </w:tcPr>
          <w:p w:rsidRPr="005B4176" w:rsidR="00093327" w:rsidP="005B4176" w:rsidRDefault="00093327" w14:paraId="6403FFDC"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087B76CA" w14:textId="77777777">
            <w:pPr>
              <w:spacing w:after="0" w:line="240" w:lineRule="auto"/>
              <w:ind w:left="0"/>
              <w:rPr>
                <w:rFonts w:cstheme="minorHAnsi"/>
                <w:sz w:val="18"/>
                <w:szCs w:val="18"/>
              </w:rPr>
            </w:pPr>
            <w:r w:rsidRPr="005B4176">
              <w:rPr>
                <w:rFonts w:cstheme="minorHAnsi"/>
                <w:sz w:val="18"/>
                <w:szCs w:val="18"/>
              </w:rPr>
              <w:t xml:space="preserve">Client details, </w:t>
            </w:r>
            <w:proofErr w:type="spellStart"/>
            <w:proofErr w:type="gramStart"/>
            <w:r w:rsidRPr="005B4176">
              <w:rPr>
                <w:rFonts w:cstheme="minorHAnsi"/>
                <w:sz w:val="18"/>
                <w:szCs w:val="18"/>
              </w:rPr>
              <w:t>UserProfile</w:t>
            </w:r>
            <w:proofErr w:type="spellEnd"/>
            <w:r w:rsidRPr="005B4176">
              <w:rPr>
                <w:rFonts w:cstheme="minorHAnsi"/>
                <w:sz w:val="18"/>
                <w:szCs w:val="18"/>
              </w:rPr>
              <w:t xml:space="preserve">  details</w:t>
            </w:r>
            <w:proofErr w:type="gramEnd"/>
            <w:r w:rsidRPr="005B4176">
              <w:rPr>
                <w:rFonts w:cstheme="minorHAnsi"/>
                <w:sz w:val="18"/>
                <w:szCs w:val="18"/>
              </w:rPr>
              <w:t xml:space="preserve"> are given in common objects sheet as </w:t>
            </w:r>
            <w:proofErr w:type="spellStart"/>
            <w:r w:rsidRPr="005B4176">
              <w:rPr>
                <w:rFonts w:cstheme="minorHAnsi"/>
                <w:sz w:val="18"/>
                <w:szCs w:val="18"/>
              </w:rPr>
              <w:t>P_ClientObject</w:t>
            </w:r>
            <w:proofErr w:type="spellEnd"/>
            <w:r w:rsidRPr="005B4176">
              <w:rPr>
                <w:rFonts w:cstheme="minorHAnsi"/>
                <w:sz w:val="18"/>
                <w:szCs w:val="18"/>
              </w:rPr>
              <w:t>.</w:t>
            </w:r>
          </w:p>
        </w:tc>
      </w:tr>
    </w:tbl>
    <w:p w:rsidRPr="007F6293" w:rsidR="00093327" w:rsidP="00093327" w:rsidRDefault="00093327" w14:paraId="31E15C07" w14:textId="19E3B5BE">
      <w:pPr>
        <w:rPr>
          <w:noProof/>
          <w:u w:val="single"/>
          <w:lang w:bidi="hi-IN"/>
        </w:rPr>
      </w:pPr>
      <w:r>
        <w:rPr>
          <w:noProof/>
          <w:lang w:bidi="hi-IN"/>
        </w:rPr>
        <w:br/>
      </w:r>
      <w:r w:rsidRPr="007F6293">
        <w:rPr>
          <w:noProof/>
          <w:u w:val="single"/>
          <w:lang w:bidi="hi-IN"/>
        </w:rPr>
        <w:t>Response</w:t>
      </w:r>
      <w:r w:rsidR="00F14B93">
        <w:rPr>
          <w:noProof/>
          <w:u w:val="single"/>
          <w:lang w:bidi="hi-IN"/>
        </w:rPr>
        <w:t>:</w:t>
      </w:r>
    </w:p>
    <w:tbl>
      <w:tblPr>
        <w:tblStyle w:val="TableGrid"/>
        <w:tblW w:w="10278" w:type="dxa"/>
        <w:tblLayout w:type="fixed"/>
        <w:tblLook w:val="04A0" w:firstRow="1" w:lastRow="0" w:firstColumn="1" w:lastColumn="0" w:noHBand="0" w:noVBand="1"/>
      </w:tblPr>
      <w:tblGrid>
        <w:gridCol w:w="1908"/>
        <w:gridCol w:w="2970"/>
        <w:gridCol w:w="1170"/>
        <w:gridCol w:w="4230"/>
      </w:tblGrid>
      <w:tr w:rsidR="00093327" w:rsidTr="00346EB8" w14:paraId="2C402B54" w14:textId="77777777">
        <w:tc>
          <w:tcPr>
            <w:tcW w:w="1908" w:type="dxa"/>
            <w:shd w:val="clear" w:color="auto" w:fill="1F497D" w:themeFill="text2"/>
          </w:tcPr>
          <w:p w:rsidRPr="005B4176" w:rsidR="00093327" w:rsidP="005B4176" w:rsidRDefault="00093327" w14:paraId="2D9450E3"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970" w:type="dxa"/>
            <w:shd w:val="clear" w:color="auto" w:fill="1F497D" w:themeFill="text2"/>
          </w:tcPr>
          <w:p w:rsidRPr="005B4176" w:rsidR="00093327" w:rsidP="005B4176" w:rsidRDefault="00093327" w14:paraId="2DEFCDDD"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170" w:type="dxa"/>
            <w:shd w:val="clear" w:color="auto" w:fill="1F497D" w:themeFill="text2"/>
          </w:tcPr>
          <w:p w:rsidRPr="005B4176" w:rsidR="00093327" w:rsidP="005B4176" w:rsidRDefault="00093327" w14:paraId="63B95001"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4230" w:type="dxa"/>
            <w:shd w:val="clear" w:color="auto" w:fill="1F497D" w:themeFill="text2"/>
          </w:tcPr>
          <w:p w:rsidRPr="005B4176" w:rsidR="00093327" w:rsidP="005B4176" w:rsidRDefault="00093327" w14:paraId="573F2375"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093327" w:rsidTr="00346EB8" w14:paraId="58FEC505" w14:textId="77777777">
        <w:tc>
          <w:tcPr>
            <w:tcW w:w="1908" w:type="dxa"/>
          </w:tcPr>
          <w:p w:rsidRPr="005B4176" w:rsidR="00093327" w:rsidP="005B4176" w:rsidRDefault="00093327" w14:paraId="34CAF79A" w14:textId="77777777">
            <w:pPr>
              <w:spacing w:after="0" w:line="240" w:lineRule="auto"/>
              <w:ind w:left="0"/>
              <w:rPr>
                <w:rFonts w:cstheme="minorHAnsi"/>
                <w:sz w:val="18"/>
                <w:szCs w:val="18"/>
              </w:rPr>
            </w:pPr>
            <w:r w:rsidRPr="005B4176">
              <w:rPr>
                <w:rFonts w:cstheme="minorHAnsi"/>
                <w:sz w:val="18"/>
                <w:szCs w:val="18"/>
              </w:rPr>
              <w:t>Response</w:t>
            </w:r>
          </w:p>
        </w:tc>
        <w:tc>
          <w:tcPr>
            <w:tcW w:w="2970" w:type="dxa"/>
          </w:tcPr>
          <w:p w:rsidRPr="005B4176" w:rsidR="00093327" w:rsidP="005B4176" w:rsidRDefault="00093327" w14:paraId="6989B0B9" w14:textId="77777777">
            <w:pPr>
              <w:spacing w:after="0" w:line="240" w:lineRule="auto"/>
              <w:ind w:left="0"/>
              <w:rPr>
                <w:rFonts w:cstheme="minorHAnsi"/>
                <w:sz w:val="18"/>
                <w:szCs w:val="18"/>
              </w:rPr>
            </w:pPr>
            <w:proofErr w:type="spellStart"/>
            <w:r w:rsidRPr="005B4176">
              <w:rPr>
                <w:rFonts w:cstheme="minorHAnsi"/>
                <w:sz w:val="18"/>
                <w:szCs w:val="18"/>
              </w:rPr>
              <w:t>AWBCancelationResponse</w:t>
            </w:r>
            <w:proofErr w:type="spellEnd"/>
          </w:p>
        </w:tc>
        <w:tc>
          <w:tcPr>
            <w:tcW w:w="1170" w:type="dxa"/>
          </w:tcPr>
          <w:p w:rsidRPr="005B4176" w:rsidR="00093327" w:rsidP="005B4176" w:rsidRDefault="00093327" w14:paraId="624DAAFB" w14:textId="77777777">
            <w:pPr>
              <w:spacing w:after="0" w:line="240" w:lineRule="auto"/>
              <w:ind w:left="0"/>
              <w:rPr>
                <w:rFonts w:cstheme="minorHAnsi"/>
                <w:sz w:val="18"/>
                <w:szCs w:val="18"/>
              </w:rPr>
            </w:pPr>
            <w:r w:rsidRPr="005B4176">
              <w:rPr>
                <w:rFonts w:cstheme="minorHAnsi"/>
                <w:sz w:val="18"/>
                <w:szCs w:val="18"/>
              </w:rPr>
              <w:t>Y</w:t>
            </w:r>
          </w:p>
        </w:tc>
        <w:tc>
          <w:tcPr>
            <w:tcW w:w="4230" w:type="dxa"/>
          </w:tcPr>
          <w:p w:rsidRPr="005B4176" w:rsidR="00093327" w:rsidP="005B4176" w:rsidRDefault="00093327" w14:paraId="58A55019" w14:textId="77777777">
            <w:pPr>
              <w:spacing w:after="0" w:line="240" w:lineRule="auto"/>
              <w:ind w:left="0"/>
              <w:rPr>
                <w:rFonts w:cstheme="minorHAnsi"/>
                <w:sz w:val="18"/>
                <w:szCs w:val="18"/>
              </w:rPr>
            </w:pPr>
            <w:r w:rsidRPr="005B4176">
              <w:rPr>
                <w:rFonts w:cstheme="minorHAnsi"/>
                <w:sz w:val="18"/>
                <w:szCs w:val="18"/>
              </w:rPr>
              <w:t>Response Object containing all information After Cancel Waybill</w:t>
            </w:r>
          </w:p>
        </w:tc>
      </w:tr>
    </w:tbl>
    <w:p w:rsidR="00093327" w:rsidP="00093327" w:rsidRDefault="00093327" w14:paraId="40D926E9" w14:textId="77777777">
      <w:pPr>
        <w:rPr>
          <w:noProof/>
          <w:lang w:bidi="hi-IN"/>
        </w:rPr>
      </w:pPr>
    </w:p>
    <w:p w:rsidR="00093327" w:rsidP="00093327" w:rsidRDefault="00093327" w14:paraId="65B6872B" w14:textId="77777777">
      <w:pPr>
        <w:rPr>
          <w:rStyle w:val="Heading2Char"/>
        </w:rPr>
      </w:pPr>
      <w:r>
        <w:rPr>
          <w:noProof/>
          <w:lang w:bidi="hi-IN"/>
        </w:rPr>
        <w:br/>
      </w:r>
      <w:r>
        <w:rPr>
          <w:noProof/>
          <w:lang w:bidi="hi-IN"/>
        </w:rPr>
        <w:t xml:space="preserve">AWBCancelationRequest </w:t>
      </w:r>
      <w:proofErr w:type="gramStart"/>
      <w:r>
        <w:t>Definition :</w:t>
      </w:r>
      <w:proofErr w:type="gramEnd"/>
    </w:p>
    <w:tbl>
      <w:tblPr>
        <w:tblStyle w:val="TableGrid"/>
        <w:tblW w:w="10282" w:type="dxa"/>
        <w:tblLayout w:type="fixed"/>
        <w:tblLook w:val="04A0" w:firstRow="1" w:lastRow="0" w:firstColumn="1" w:lastColumn="0" w:noHBand="0" w:noVBand="1"/>
      </w:tblPr>
      <w:tblGrid>
        <w:gridCol w:w="2088"/>
        <w:gridCol w:w="1260"/>
        <w:gridCol w:w="990"/>
        <w:gridCol w:w="900"/>
        <w:gridCol w:w="1816"/>
        <w:gridCol w:w="3228"/>
      </w:tblGrid>
      <w:tr w:rsidR="00093327" w:rsidTr="005B4176" w14:paraId="5CDF7656" w14:textId="77777777">
        <w:trPr>
          <w:trHeight w:val="251"/>
        </w:trPr>
        <w:tc>
          <w:tcPr>
            <w:tcW w:w="2088" w:type="dxa"/>
            <w:shd w:val="clear" w:color="auto" w:fill="1F497D" w:themeFill="text2"/>
          </w:tcPr>
          <w:p w:rsidRPr="005B4176" w:rsidR="00093327" w:rsidP="005B4176" w:rsidRDefault="00093327" w14:paraId="266C6440"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260" w:type="dxa"/>
            <w:shd w:val="clear" w:color="auto" w:fill="1F497D" w:themeFill="text2"/>
          </w:tcPr>
          <w:p w:rsidRPr="005B4176" w:rsidR="00093327" w:rsidP="005B4176" w:rsidRDefault="00093327" w14:paraId="274EA6BF"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0623" w:rsidR="00093327" w:rsidP="005B4176" w:rsidRDefault="00093327" w14:paraId="0F5FA968"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900" w:type="dxa"/>
            <w:shd w:val="clear" w:color="auto" w:fill="1F497D" w:themeFill="text2"/>
          </w:tcPr>
          <w:p w:rsidRPr="005B4176" w:rsidR="00093327" w:rsidP="005B4176" w:rsidRDefault="00093327" w14:paraId="63F2C136"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Length</w:t>
            </w:r>
          </w:p>
        </w:tc>
        <w:tc>
          <w:tcPr>
            <w:tcW w:w="1816" w:type="dxa"/>
            <w:shd w:val="clear" w:color="auto" w:fill="1F497D" w:themeFill="text2"/>
          </w:tcPr>
          <w:p w:rsidRPr="005B4176" w:rsidR="00093327" w:rsidP="005B4176" w:rsidRDefault="00093327" w14:paraId="72EB2AED" w14:textId="77777777">
            <w:pPr>
              <w:ind w:left="0"/>
              <w:jc w:val="both"/>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3228" w:type="dxa"/>
            <w:shd w:val="clear" w:color="auto" w:fill="1F497D" w:themeFill="text2"/>
          </w:tcPr>
          <w:p w:rsidRPr="005B4176" w:rsidR="00093327" w:rsidP="005B4176" w:rsidRDefault="00093327" w14:paraId="42DABF08"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00093327" w:rsidTr="00346EB8" w14:paraId="2FA3BA4F" w14:textId="77777777">
        <w:trPr>
          <w:trHeight w:val="231"/>
        </w:trPr>
        <w:tc>
          <w:tcPr>
            <w:tcW w:w="2088" w:type="dxa"/>
          </w:tcPr>
          <w:p w:rsidRPr="005B4176" w:rsidR="00093327" w:rsidP="005B4176" w:rsidRDefault="00093327" w14:paraId="03CBB8AF" w14:textId="77777777">
            <w:pPr>
              <w:spacing w:after="0" w:line="240" w:lineRule="auto"/>
              <w:ind w:left="0"/>
              <w:rPr>
                <w:rFonts w:cstheme="minorHAnsi"/>
                <w:sz w:val="18"/>
                <w:szCs w:val="18"/>
              </w:rPr>
            </w:pPr>
            <w:proofErr w:type="spellStart"/>
            <w:r w:rsidRPr="005B4176">
              <w:rPr>
                <w:rFonts w:cstheme="minorHAnsi"/>
                <w:sz w:val="18"/>
                <w:szCs w:val="18"/>
              </w:rPr>
              <w:t>AWBNo</w:t>
            </w:r>
            <w:proofErr w:type="spellEnd"/>
          </w:p>
        </w:tc>
        <w:tc>
          <w:tcPr>
            <w:tcW w:w="1260" w:type="dxa"/>
          </w:tcPr>
          <w:p w:rsidRPr="005B4176" w:rsidR="00093327" w:rsidP="005B4176" w:rsidRDefault="00093327" w14:paraId="3978B338" w14:textId="77777777">
            <w:pPr>
              <w:spacing w:after="0" w:line="240" w:lineRule="auto"/>
              <w:ind w:left="0"/>
              <w:rPr>
                <w:rFonts w:cstheme="minorHAnsi"/>
                <w:sz w:val="18"/>
                <w:szCs w:val="18"/>
              </w:rPr>
            </w:pPr>
            <w:r w:rsidRPr="005B4176">
              <w:rPr>
                <w:rFonts w:cstheme="minorHAnsi"/>
                <w:sz w:val="18"/>
                <w:szCs w:val="18"/>
              </w:rPr>
              <w:t>string</w:t>
            </w:r>
          </w:p>
        </w:tc>
        <w:tc>
          <w:tcPr>
            <w:tcW w:w="990" w:type="dxa"/>
          </w:tcPr>
          <w:p w:rsidRPr="005B4176" w:rsidR="00093327" w:rsidP="005B4176" w:rsidRDefault="00093327" w14:paraId="6680342C" w14:textId="77777777">
            <w:pPr>
              <w:spacing w:after="0" w:line="240" w:lineRule="auto"/>
              <w:ind w:left="0"/>
              <w:rPr>
                <w:rFonts w:cstheme="minorHAnsi"/>
                <w:sz w:val="18"/>
                <w:szCs w:val="18"/>
              </w:rPr>
            </w:pPr>
            <w:r w:rsidRPr="005B4176">
              <w:rPr>
                <w:rFonts w:cstheme="minorHAnsi"/>
                <w:sz w:val="18"/>
                <w:szCs w:val="18"/>
              </w:rPr>
              <w:t>Y</w:t>
            </w:r>
          </w:p>
        </w:tc>
        <w:tc>
          <w:tcPr>
            <w:tcW w:w="900" w:type="dxa"/>
          </w:tcPr>
          <w:p w:rsidRPr="005B4176" w:rsidR="00093327" w:rsidP="005B4176" w:rsidRDefault="00093327" w14:paraId="5F5E6B1A" w14:textId="77777777">
            <w:pPr>
              <w:spacing w:after="0" w:line="240" w:lineRule="auto"/>
              <w:ind w:left="0"/>
              <w:rPr>
                <w:rFonts w:cstheme="minorHAnsi"/>
                <w:sz w:val="18"/>
                <w:szCs w:val="18"/>
              </w:rPr>
            </w:pPr>
            <w:r w:rsidRPr="005B4176">
              <w:rPr>
                <w:rFonts w:cstheme="minorHAnsi"/>
                <w:sz w:val="18"/>
                <w:szCs w:val="18"/>
              </w:rPr>
              <w:t>12</w:t>
            </w:r>
          </w:p>
        </w:tc>
        <w:tc>
          <w:tcPr>
            <w:tcW w:w="1816" w:type="dxa"/>
          </w:tcPr>
          <w:p w:rsidRPr="005B4176" w:rsidR="00093327" w:rsidP="005B4176" w:rsidRDefault="00093327" w14:paraId="443FAC99" w14:textId="77777777">
            <w:pPr>
              <w:spacing w:after="0" w:line="240" w:lineRule="auto"/>
              <w:ind w:left="0"/>
              <w:rPr>
                <w:rFonts w:cstheme="minorHAnsi"/>
                <w:sz w:val="18"/>
                <w:szCs w:val="18"/>
              </w:rPr>
            </w:pPr>
            <w:r w:rsidRPr="005B4176">
              <w:rPr>
                <w:rFonts w:cstheme="minorHAnsi"/>
                <w:sz w:val="18"/>
                <w:szCs w:val="18"/>
              </w:rPr>
              <w:t>0-9</w:t>
            </w:r>
          </w:p>
        </w:tc>
        <w:tc>
          <w:tcPr>
            <w:tcW w:w="3228" w:type="dxa"/>
          </w:tcPr>
          <w:p w:rsidRPr="005B4176" w:rsidR="00093327" w:rsidP="005B4176" w:rsidRDefault="00093327" w14:paraId="59CD2F7D" w14:textId="77777777">
            <w:pPr>
              <w:spacing w:after="0" w:line="240" w:lineRule="auto"/>
              <w:ind w:left="0"/>
              <w:rPr>
                <w:rFonts w:cstheme="minorHAnsi"/>
                <w:sz w:val="18"/>
                <w:szCs w:val="18"/>
              </w:rPr>
            </w:pPr>
            <w:r w:rsidRPr="005B4176">
              <w:rPr>
                <w:rFonts w:cstheme="minorHAnsi"/>
                <w:sz w:val="18"/>
                <w:szCs w:val="18"/>
              </w:rPr>
              <w:t xml:space="preserve">Blue Dart Airway </w:t>
            </w:r>
            <w:proofErr w:type="gramStart"/>
            <w:r w:rsidRPr="005B4176">
              <w:rPr>
                <w:rFonts w:cstheme="minorHAnsi"/>
                <w:sz w:val="18"/>
                <w:szCs w:val="18"/>
              </w:rPr>
              <w:t>bill</w:t>
            </w:r>
            <w:proofErr w:type="gramEnd"/>
            <w:r w:rsidRPr="005B4176">
              <w:rPr>
                <w:rFonts w:cstheme="minorHAnsi"/>
                <w:sz w:val="18"/>
                <w:szCs w:val="18"/>
              </w:rPr>
              <w:t xml:space="preserve"> Number </w:t>
            </w:r>
          </w:p>
        </w:tc>
      </w:tr>
    </w:tbl>
    <w:p w:rsidRPr="00ED69A6" w:rsidR="00093327" w:rsidP="00093327" w:rsidRDefault="00093327" w14:paraId="372F31C1" w14:textId="77777777">
      <w:r>
        <w:rPr>
          <w:noProof/>
          <w:lang w:bidi="hi-IN"/>
        </w:rPr>
        <w:br/>
      </w:r>
      <w:r>
        <w:rPr>
          <w:noProof/>
          <w:lang w:bidi="hi-IN"/>
        </w:rPr>
        <w:t xml:space="preserve"> AWBCancelationRequest </w:t>
      </w:r>
      <w:r>
        <w:t>Definition:</w:t>
      </w:r>
      <w:r>
        <w:rPr>
          <w:noProof/>
          <w:lang w:bidi="hi-IN"/>
        </w:rPr>
        <w:t xml:space="preserve"> </w:t>
      </w:r>
      <w:r>
        <w:t xml:space="preserve"> </w:t>
      </w:r>
    </w:p>
    <w:tbl>
      <w:tblPr>
        <w:tblStyle w:val="TableGrid"/>
        <w:tblW w:w="10098" w:type="dxa"/>
        <w:tblLayout w:type="fixed"/>
        <w:tblLook w:val="04A0" w:firstRow="1" w:lastRow="0" w:firstColumn="1" w:lastColumn="0" w:noHBand="0" w:noVBand="1"/>
      </w:tblPr>
      <w:tblGrid>
        <w:gridCol w:w="2518"/>
        <w:gridCol w:w="2552"/>
        <w:gridCol w:w="5028"/>
      </w:tblGrid>
      <w:tr w:rsidR="00093327" w:rsidTr="005B4176" w14:paraId="6B32B4B4" w14:textId="77777777">
        <w:trPr>
          <w:trHeight w:val="251"/>
        </w:trPr>
        <w:tc>
          <w:tcPr>
            <w:tcW w:w="2518" w:type="dxa"/>
            <w:shd w:val="clear" w:color="auto" w:fill="1F497D" w:themeFill="text2"/>
          </w:tcPr>
          <w:p w:rsidRPr="005B4176" w:rsidR="00093327" w:rsidP="005B4176" w:rsidRDefault="00093327" w14:paraId="289496C7" w14:textId="77777777">
            <w:pPr>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2552" w:type="dxa"/>
            <w:shd w:val="clear" w:color="auto" w:fill="1F497D" w:themeFill="text2"/>
          </w:tcPr>
          <w:p w:rsidRPr="005B4176" w:rsidR="00093327" w:rsidP="005B4176" w:rsidRDefault="00093327" w14:paraId="676905B7"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5028" w:type="dxa"/>
            <w:shd w:val="clear" w:color="auto" w:fill="1F497D" w:themeFill="text2"/>
          </w:tcPr>
          <w:p w:rsidRPr="005B4176" w:rsidR="00093327" w:rsidP="005B4176" w:rsidRDefault="00093327" w14:paraId="430D2AE0" w14:textId="77777777">
            <w:pPr>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EA05E7" w:rsidR="00093327" w:rsidTr="00346EB8" w14:paraId="6625CE47" w14:textId="77777777">
        <w:trPr>
          <w:trHeight w:val="231"/>
        </w:trPr>
        <w:tc>
          <w:tcPr>
            <w:tcW w:w="2518" w:type="dxa"/>
          </w:tcPr>
          <w:p w:rsidRPr="005B4176" w:rsidR="00093327" w:rsidP="005B4176" w:rsidRDefault="00093327" w14:paraId="134B5BB9" w14:textId="77777777">
            <w:pPr>
              <w:spacing w:after="0" w:line="240" w:lineRule="auto"/>
              <w:ind w:left="0"/>
              <w:rPr>
                <w:rFonts w:cstheme="minorHAnsi"/>
                <w:sz w:val="18"/>
                <w:szCs w:val="18"/>
              </w:rPr>
            </w:pPr>
            <w:r w:rsidRPr="005B4176">
              <w:rPr>
                <w:rFonts w:cstheme="minorHAnsi"/>
                <w:sz w:val="18"/>
                <w:szCs w:val="18"/>
              </w:rPr>
              <w:t>Status</w:t>
            </w:r>
          </w:p>
        </w:tc>
        <w:tc>
          <w:tcPr>
            <w:tcW w:w="2552" w:type="dxa"/>
          </w:tcPr>
          <w:p w:rsidRPr="005B4176" w:rsidR="00093327" w:rsidP="005B4176" w:rsidRDefault="00093327" w14:paraId="4D0A8546" w14:textId="77777777">
            <w:pPr>
              <w:spacing w:after="0" w:line="240" w:lineRule="auto"/>
              <w:ind w:left="0"/>
              <w:rPr>
                <w:rFonts w:cstheme="minorHAnsi"/>
                <w:sz w:val="18"/>
                <w:szCs w:val="18"/>
              </w:rPr>
            </w:pPr>
            <w:proofErr w:type="spellStart"/>
            <w:r w:rsidRPr="005B4176">
              <w:rPr>
                <w:rFonts w:cstheme="minorHAnsi"/>
                <w:sz w:val="18"/>
                <w:szCs w:val="18"/>
              </w:rPr>
              <w:t>ArrayOf</w:t>
            </w:r>
            <w:proofErr w:type="spellEnd"/>
            <w:r w:rsidRPr="005B4176">
              <w:rPr>
                <w:rFonts w:cstheme="minorHAnsi"/>
                <w:sz w:val="18"/>
                <w:szCs w:val="18"/>
              </w:rPr>
              <w:t xml:space="preserve"> </w:t>
            </w:r>
            <w:proofErr w:type="spellStart"/>
            <w:proofErr w:type="gramStart"/>
            <w:r w:rsidRPr="005B4176">
              <w:rPr>
                <w:rFonts w:cstheme="minorHAnsi"/>
                <w:sz w:val="18"/>
                <w:szCs w:val="18"/>
              </w:rPr>
              <w:t>WaybillGenerationstatus</w:t>
            </w:r>
            <w:proofErr w:type="spellEnd"/>
            <w:r w:rsidRPr="005B4176">
              <w:rPr>
                <w:rFonts w:cstheme="minorHAnsi"/>
                <w:sz w:val="18"/>
                <w:szCs w:val="18"/>
              </w:rPr>
              <w:t xml:space="preserve">  object</w:t>
            </w:r>
            <w:proofErr w:type="gramEnd"/>
          </w:p>
        </w:tc>
        <w:tc>
          <w:tcPr>
            <w:tcW w:w="5028" w:type="dxa"/>
          </w:tcPr>
          <w:p w:rsidRPr="005B4176" w:rsidR="00093327" w:rsidP="005B4176" w:rsidRDefault="00093327" w14:paraId="27A7A9B2" w14:textId="77777777">
            <w:pPr>
              <w:spacing w:after="0" w:line="240" w:lineRule="auto"/>
              <w:ind w:left="0"/>
              <w:rPr>
                <w:rFonts w:cstheme="minorHAnsi"/>
                <w:sz w:val="18"/>
                <w:szCs w:val="18"/>
              </w:rPr>
            </w:pPr>
            <w:r w:rsidRPr="005B4176">
              <w:rPr>
                <w:rFonts w:cstheme="minorHAnsi"/>
                <w:sz w:val="18"/>
                <w:szCs w:val="18"/>
              </w:rPr>
              <w:t xml:space="preserve">List of Response Status </w:t>
            </w:r>
          </w:p>
        </w:tc>
      </w:tr>
      <w:tr w:rsidRPr="00EA05E7" w:rsidR="00093327" w:rsidTr="00346EB8" w14:paraId="76A2601A" w14:textId="77777777">
        <w:trPr>
          <w:trHeight w:val="60"/>
        </w:trPr>
        <w:tc>
          <w:tcPr>
            <w:tcW w:w="2518" w:type="dxa"/>
          </w:tcPr>
          <w:p w:rsidRPr="005B4176" w:rsidR="00093327" w:rsidP="005B4176" w:rsidRDefault="00093327" w14:paraId="536777F9" w14:textId="77777777">
            <w:pPr>
              <w:spacing w:after="0" w:line="240" w:lineRule="auto"/>
              <w:ind w:left="0"/>
              <w:rPr>
                <w:rFonts w:cstheme="minorHAnsi"/>
                <w:sz w:val="18"/>
                <w:szCs w:val="18"/>
              </w:rPr>
            </w:pPr>
            <w:proofErr w:type="spellStart"/>
            <w:r w:rsidRPr="005B4176">
              <w:rPr>
                <w:rFonts w:cstheme="minorHAnsi"/>
                <w:sz w:val="18"/>
                <w:szCs w:val="18"/>
              </w:rPr>
              <w:t>IsError</w:t>
            </w:r>
            <w:proofErr w:type="spellEnd"/>
          </w:p>
        </w:tc>
        <w:tc>
          <w:tcPr>
            <w:tcW w:w="2552" w:type="dxa"/>
          </w:tcPr>
          <w:p w:rsidRPr="005B4176" w:rsidR="00093327" w:rsidP="005B4176" w:rsidRDefault="00093327" w14:paraId="437260CD" w14:textId="77777777">
            <w:pPr>
              <w:spacing w:after="0" w:line="240" w:lineRule="auto"/>
              <w:ind w:left="0"/>
              <w:rPr>
                <w:rFonts w:cstheme="minorHAnsi"/>
                <w:sz w:val="18"/>
                <w:szCs w:val="18"/>
              </w:rPr>
            </w:pPr>
            <w:r w:rsidRPr="005B4176">
              <w:rPr>
                <w:rFonts w:cstheme="minorHAnsi"/>
                <w:sz w:val="18"/>
                <w:szCs w:val="18"/>
              </w:rPr>
              <w:t>bool</w:t>
            </w:r>
          </w:p>
        </w:tc>
        <w:tc>
          <w:tcPr>
            <w:tcW w:w="5028" w:type="dxa"/>
          </w:tcPr>
          <w:p w:rsidRPr="005B4176" w:rsidR="00093327" w:rsidP="005B4176" w:rsidRDefault="00093327" w14:paraId="15F86E0B" w14:textId="77777777">
            <w:pPr>
              <w:spacing w:after="0" w:line="240" w:lineRule="auto"/>
              <w:ind w:left="0"/>
              <w:rPr>
                <w:rFonts w:cstheme="minorHAnsi"/>
                <w:sz w:val="18"/>
                <w:szCs w:val="18"/>
              </w:rPr>
            </w:pPr>
            <w:r w:rsidRPr="005B4176">
              <w:rPr>
                <w:rFonts w:cstheme="minorHAnsi"/>
                <w:sz w:val="18"/>
                <w:szCs w:val="18"/>
              </w:rPr>
              <w:t xml:space="preserve">Operation </w:t>
            </w:r>
            <w:proofErr w:type="gramStart"/>
            <w:r w:rsidRPr="005B4176">
              <w:rPr>
                <w:rFonts w:cstheme="minorHAnsi"/>
                <w:sz w:val="18"/>
                <w:szCs w:val="18"/>
              </w:rPr>
              <w:t>status :</w:t>
            </w:r>
            <w:proofErr w:type="gramEnd"/>
            <w:r w:rsidRPr="005B4176">
              <w:rPr>
                <w:rFonts w:cstheme="minorHAnsi"/>
                <w:sz w:val="18"/>
                <w:szCs w:val="18"/>
              </w:rPr>
              <w:t xml:space="preserve"> Success / Failure [true/false]</w:t>
            </w:r>
          </w:p>
        </w:tc>
      </w:tr>
      <w:tr w:rsidRPr="00EA05E7" w:rsidR="00093327" w:rsidTr="00346EB8" w14:paraId="0BEBA367" w14:textId="77777777">
        <w:trPr>
          <w:trHeight w:val="231"/>
        </w:trPr>
        <w:tc>
          <w:tcPr>
            <w:tcW w:w="2518" w:type="dxa"/>
          </w:tcPr>
          <w:p w:rsidRPr="005B4176" w:rsidR="00093327" w:rsidP="005B4176" w:rsidRDefault="00093327" w14:paraId="4E4DC9EB" w14:textId="77777777">
            <w:pPr>
              <w:spacing w:after="0" w:line="240" w:lineRule="auto"/>
              <w:ind w:left="0"/>
              <w:rPr>
                <w:rFonts w:cstheme="minorHAnsi"/>
                <w:sz w:val="18"/>
                <w:szCs w:val="18"/>
              </w:rPr>
            </w:pPr>
            <w:proofErr w:type="spellStart"/>
            <w:r w:rsidRPr="005B4176">
              <w:rPr>
                <w:rFonts w:cstheme="minorHAnsi"/>
                <w:sz w:val="18"/>
                <w:szCs w:val="18"/>
              </w:rPr>
              <w:t>AWBNo</w:t>
            </w:r>
            <w:proofErr w:type="spellEnd"/>
          </w:p>
        </w:tc>
        <w:tc>
          <w:tcPr>
            <w:tcW w:w="2552" w:type="dxa"/>
          </w:tcPr>
          <w:p w:rsidRPr="005B4176" w:rsidR="00093327" w:rsidP="005B4176" w:rsidRDefault="00093327" w14:paraId="19481B9C" w14:textId="77777777">
            <w:pPr>
              <w:spacing w:after="0" w:line="240" w:lineRule="auto"/>
              <w:ind w:left="0"/>
              <w:rPr>
                <w:rFonts w:cstheme="minorHAnsi"/>
                <w:sz w:val="18"/>
                <w:szCs w:val="18"/>
              </w:rPr>
            </w:pPr>
            <w:r w:rsidRPr="005B4176">
              <w:rPr>
                <w:rFonts w:cstheme="minorHAnsi"/>
                <w:sz w:val="18"/>
                <w:szCs w:val="18"/>
              </w:rPr>
              <w:t>string</w:t>
            </w:r>
          </w:p>
        </w:tc>
        <w:tc>
          <w:tcPr>
            <w:tcW w:w="5028" w:type="dxa"/>
          </w:tcPr>
          <w:p w:rsidRPr="005B4176" w:rsidR="00093327" w:rsidP="005B4176" w:rsidRDefault="00093327" w14:paraId="7E57DDF9" w14:textId="77777777">
            <w:pPr>
              <w:spacing w:after="0" w:line="240" w:lineRule="auto"/>
              <w:ind w:left="0"/>
              <w:rPr>
                <w:rFonts w:cstheme="minorHAnsi"/>
                <w:sz w:val="18"/>
                <w:szCs w:val="18"/>
              </w:rPr>
            </w:pPr>
            <w:r w:rsidRPr="005B4176">
              <w:rPr>
                <w:rFonts w:cstheme="minorHAnsi"/>
                <w:sz w:val="18"/>
                <w:szCs w:val="18"/>
              </w:rPr>
              <w:t>Waybill number</w:t>
            </w:r>
          </w:p>
        </w:tc>
      </w:tr>
    </w:tbl>
    <w:p w:rsidR="007F3A1E" w:rsidP="00093327" w:rsidRDefault="007F3A1E" w14:paraId="3CCCCEE1" w14:textId="77777777">
      <w:pPr>
        <w:rPr>
          <w:rStyle w:val="Heading2Char"/>
        </w:rPr>
      </w:pPr>
    </w:p>
    <w:p w:rsidRPr="00A54BED" w:rsidR="007F3A1E" w:rsidP="00CA32F7" w:rsidRDefault="007F3A1E" w14:paraId="51C6CD50" w14:textId="2178F086">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95828927" w:id="239"/>
      <w:bookmarkStart w:name="_Toc131585311" w:id="240"/>
      <w:proofErr w:type="spellStart"/>
      <w:r w:rsidRPr="00A54BED">
        <w:rPr>
          <w:rFonts w:cs="Arial" w:asciiTheme="minorHAnsi" w:hAnsiTheme="minorHAnsi"/>
          <w:color w:val="0070C0"/>
          <w:sz w:val="28"/>
          <w:szCs w:val="28"/>
          <w:lang w:val="en-CA"/>
        </w:rPr>
        <w:t>ALTInstruction</w:t>
      </w:r>
      <w:proofErr w:type="spellEnd"/>
      <w:r w:rsidRPr="00A54BED">
        <w:rPr>
          <w:rFonts w:cs="Arial" w:asciiTheme="minorHAnsi" w:hAnsiTheme="minorHAnsi"/>
          <w:color w:val="0070C0"/>
          <w:sz w:val="28"/>
          <w:szCs w:val="28"/>
          <w:lang w:val="en-CA"/>
        </w:rPr>
        <w:t xml:space="preserve"> Update</w:t>
      </w:r>
      <w:bookmarkEnd w:id="239"/>
      <w:bookmarkEnd w:id="240"/>
      <w:r w:rsidRPr="00A54BED">
        <w:rPr>
          <w:rFonts w:cs="Arial" w:asciiTheme="minorHAnsi" w:hAnsiTheme="minorHAnsi"/>
          <w:color w:val="0070C0"/>
          <w:sz w:val="28"/>
          <w:szCs w:val="28"/>
          <w:lang w:val="en-CA"/>
        </w:rPr>
        <w:t xml:space="preserve"> </w:t>
      </w:r>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7F3A1E" w:rsidTr="00DE78A2" w14:paraId="4533125D" w14:textId="77777777">
        <w:tc>
          <w:tcPr>
            <w:tcW w:w="2424" w:type="dxa"/>
            <w:shd w:val="clear" w:color="auto" w:fill="00B0F0"/>
          </w:tcPr>
          <w:p w:rsidRPr="002D56BE" w:rsidR="007F3A1E" w:rsidP="00DE78A2" w:rsidRDefault="007F3A1E" w14:paraId="61A75487"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Pr>
                <w:rFonts w:asciiTheme="minorHAnsi" w:hAnsiTheme="minorHAnsi"/>
                <w:color w:val="FFFFFF"/>
                <w:sz w:val="22"/>
                <w:szCs w:val="22"/>
              </w:rPr>
              <w:t xml:space="preserve"> </w:t>
            </w:r>
          </w:p>
        </w:tc>
        <w:tc>
          <w:tcPr>
            <w:tcW w:w="7135" w:type="dxa"/>
            <w:vAlign w:val="center"/>
          </w:tcPr>
          <w:p w:rsidRPr="003868F4" w:rsidR="007F3A1E" w:rsidP="00DE78A2" w:rsidRDefault="007F3A1E" w14:paraId="6B62B7D3" w14:textId="2003BFB1">
            <w:pPr>
              <w:pStyle w:val="IBMtabletext"/>
              <w:ind w:left="21" w:right="21"/>
              <w:rPr>
                <w:rFonts w:asciiTheme="minorHAnsi" w:hAnsiTheme="minorHAnsi"/>
                <w:bCs/>
                <w:sz w:val="22"/>
                <w:szCs w:val="22"/>
              </w:rPr>
            </w:pPr>
            <w:proofErr w:type="spellStart"/>
            <w:r w:rsidRPr="007F3A1E">
              <w:rPr>
                <w:rFonts w:asciiTheme="minorHAnsi" w:hAnsiTheme="minorHAnsi"/>
                <w:bCs/>
                <w:sz w:val="22"/>
                <w:szCs w:val="22"/>
              </w:rPr>
              <w:t>ALTInstruction</w:t>
            </w:r>
            <w:proofErr w:type="spellEnd"/>
            <w:r w:rsidRPr="007F3A1E">
              <w:rPr>
                <w:rFonts w:asciiTheme="minorHAnsi" w:hAnsiTheme="minorHAnsi"/>
                <w:bCs/>
                <w:sz w:val="22"/>
                <w:szCs w:val="22"/>
              </w:rPr>
              <w:t xml:space="preserve"> Update</w:t>
            </w:r>
          </w:p>
        </w:tc>
      </w:tr>
      <w:tr w:rsidRPr="002D56BE" w:rsidR="007F3A1E" w:rsidTr="00DE78A2" w14:paraId="5457EA7E" w14:textId="77777777">
        <w:tc>
          <w:tcPr>
            <w:tcW w:w="2424" w:type="dxa"/>
            <w:shd w:val="clear" w:color="auto" w:fill="00B0F0"/>
          </w:tcPr>
          <w:p w:rsidRPr="002D56BE" w:rsidR="007F3A1E" w:rsidP="00DE78A2" w:rsidRDefault="007F3A1E" w14:paraId="5354453D"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7F3A1E" w:rsidP="00DE78A2" w:rsidRDefault="007F3A1E" w14:paraId="62F10BA0" w14:textId="59BEE407">
            <w:pPr>
              <w:pStyle w:val="IBMtabletext"/>
              <w:tabs>
                <w:tab w:val="left" w:pos="310"/>
              </w:tabs>
              <w:ind w:left="21" w:right="21"/>
              <w:jc w:val="both"/>
              <w:rPr>
                <w:rFonts w:asciiTheme="minorHAnsi" w:hAnsiTheme="minorHAnsi"/>
                <w:sz w:val="22"/>
                <w:szCs w:val="22"/>
              </w:rPr>
            </w:pPr>
            <w:r w:rsidRPr="007F3A1E">
              <w:rPr>
                <w:rFonts w:asciiTheme="minorHAnsi" w:hAnsiTheme="minorHAnsi"/>
                <w:sz w:val="22"/>
                <w:szCs w:val="22"/>
              </w:rPr>
              <w:t>This method is used to update Alternate instructions for a Waybill number. Few Alternate instructions are RTO a shipment, Reattempt for delivery etc.</w:t>
            </w:r>
          </w:p>
        </w:tc>
      </w:tr>
      <w:tr w:rsidRPr="002D56BE" w:rsidR="007F3A1E" w:rsidTr="00DE78A2" w14:paraId="19E4B218" w14:textId="77777777">
        <w:tc>
          <w:tcPr>
            <w:tcW w:w="2424" w:type="dxa"/>
            <w:shd w:val="clear" w:color="auto" w:fill="00B0F0"/>
          </w:tcPr>
          <w:p w:rsidRPr="002D56BE" w:rsidR="007F3A1E" w:rsidP="00DE78A2" w:rsidRDefault="007F3A1E" w14:paraId="4BCBB6CB"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7F3A1E" w:rsidP="00DE78A2" w:rsidRDefault="00230914" w14:paraId="61306D79" w14:textId="08ACE9E2">
            <w:pPr>
              <w:pStyle w:val="IBMtabletext"/>
              <w:tabs>
                <w:tab w:val="left" w:pos="310"/>
              </w:tabs>
              <w:ind w:left="21" w:right="21"/>
              <w:jc w:val="both"/>
              <w:rPr>
                <w:rFonts w:asciiTheme="minorHAnsi" w:hAnsiTheme="minorHAnsi"/>
                <w:sz w:val="22"/>
                <w:szCs w:val="22"/>
              </w:rPr>
            </w:pPr>
            <w:r w:rsidRPr="00230914">
              <w:rPr>
                <w:rFonts w:asciiTheme="minorHAnsi" w:hAnsiTheme="minorHAnsi"/>
                <w:sz w:val="22"/>
                <w:szCs w:val="22"/>
              </w:rPr>
              <w:t xml:space="preserve">Intermediate layer (bridge API) is to be developed between backend and will be exposed to </w:t>
            </w:r>
            <w:r w:rsidR="00084AFF">
              <w:rPr>
                <w:rFonts w:asciiTheme="minorHAnsi" w:hAnsiTheme="minorHAnsi"/>
                <w:sz w:val="22"/>
                <w:szCs w:val="22"/>
              </w:rPr>
              <w:t>DHL Drupal</w:t>
            </w:r>
            <w:r w:rsidRPr="00AC4E05" w:rsidR="00084AFF">
              <w:rPr>
                <w:rFonts w:asciiTheme="minorHAnsi" w:hAnsiTheme="minorHAnsi"/>
                <w:sz w:val="22"/>
                <w:szCs w:val="22"/>
              </w:rPr>
              <w:t xml:space="preserve"> </w:t>
            </w:r>
            <w:r w:rsidRPr="00230914">
              <w:rPr>
                <w:rFonts w:asciiTheme="minorHAnsi" w:hAnsiTheme="minorHAnsi"/>
                <w:sz w:val="22"/>
                <w:szCs w:val="22"/>
              </w:rPr>
              <w:t>developer portal to handle request and response transaction of the API</w:t>
            </w:r>
          </w:p>
        </w:tc>
      </w:tr>
      <w:tr w:rsidRPr="002D56BE" w:rsidR="007F3A1E" w:rsidTr="00DE78A2" w14:paraId="299602DE" w14:textId="77777777">
        <w:trPr>
          <w:cantSplit/>
        </w:trPr>
        <w:tc>
          <w:tcPr>
            <w:tcW w:w="2424" w:type="dxa"/>
            <w:shd w:val="clear" w:color="auto" w:fill="00B0F0"/>
          </w:tcPr>
          <w:p w:rsidRPr="002D56BE" w:rsidR="007F3A1E" w:rsidP="00DE78A2" w:rsidRDefault="007F3A1E" w14:paraId="75911536"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7F3A1E" w:rsidP="00DE78A2" w:rsidRDefault="00350F22" w14:paraId="59E7B84B" w14:textId="306A2D03">
            <w:pPr>
              <w:spacing w:after="0" w:line="240" w:lineRule="auto"/>
              <w:ind w:left="0"/>
              <w:rPr>
                <w:rFonts w:asciiTheme="minorHAnsi" w:hAnsiTheme="minorHAnsi"/>
                <w:sz w:val="22"/>
                <w:szCs w:val="22"/>
              </w:rPr>
            </w:pPr>
            <w:r w:rsidRPr="00350F22">
              <w:rPr>
                <w:rFonts w:asciiTheme="minorHAnsi" w:hAnsiTheme="minorHAnsi"/>
                <w:sz w:val="22"/>
                <w:szCs w:val="22"/>
              </w:rPr>
              <w:t>Client ID-Secret validation at Apigee layer will be incorporated.</w:t>
            </w:r>
          </w:p>
        </w:tc>
      </w:tr>
    </w:tbl>
    <w:p w:rsidR="007F3A1E" w:rsidP="007F3A1E" w:rsidRDefault="007F3A1E" w14:paraId="37B00FD5" w14:textId="7594A8BB">
      <w:pPr>
        <w:rPr>
          <w:lang w:val="en-CA"/>
        </w:rPr>
      </w:pPr>
    </w:p>
    <w:p w:rsidRPr="007F3A1E" w:rsidR="007F3A1E" w:rsidP="00CA32F7" w:rsidRDefault="007F3A1E" w14:paraId="631A0046" w14:textId="381F7172">
      <w:pPr>
        <w:pStyle w:val="Heading3"/>
        <w:numPr>
          <w:ilvl w:val="2"/>
          <w:numId w:val="33"/>
        </w:numPr>
        <w:rPr>
          <w:rFonts w:cstheme="minorHAnsi"/>
          <w:i w:val="0"/>
          <w:iCs/>
        </w:rPr>
      </w:pPr>
      <w:bookmarkStart w:name="_Toc131585312" w:id="241"/>
      <w:r w:rsidRPr="007F3A1E">
        <w:rPr>
          <w:rFonts w:cstheme="minorHAnsi"/>
          <w:i w:val="0"/>
          <w:iCs/>
        </w:rPr>
        <w:t xml:space="preserve">Method for </w:t>
      </w:r>
      <w:proofErr w:type="spellStart"/>
      <w:r w:rsidRPr="007F3A1E">
        <w:rPr>
          <w:rFonts w:cstheme="minorHAnsi"/>
          <w:i w:val="0"/>
          <w:iCs/>
        </w:rPr>
        <w:t>ALTInsstruction</w:t>
      </w:r>
      <w:proofErr w:type="spellEnd"/>
      <w:r w:rsidRPr="007F3A1E">
        <w:rPr>
          <w:rFonts w:cstheme="minorHAnsi"/>
          <w:i w:val="0"/>
          <w:iCs/>
        </w:rPr>
        <w:t xml:space="preserve"> Update</w:t>
      </w:r>
      <w:bookmarkEnd w:id="241"/>
    </w:p>
    <w:p w:rsidRPr="00B629D7" w:rsidR="007F3A1E" w:rsidP="00CA32F7" w:rsidRDefault="007F3A1E" w14:paraId="251BA491" w14:textId="4391EE64">
      <w:pPr>
        <w:pStyle w:val="Heading3"/>
        <w:numPr>
          <w:ilvl w:val="3"/>
          <w:numId w:val="33"/>
        </w:numPr>
        <w:rPr>
          <w:rFonts w:cstheme="minorHAnsi"/>
          <w:i w:val="0"/>
          <w:iCs/>
        </w:rPr>
      </w:pPr>
      <w:bookmarkStart w:name="_Toc131585313" w:id="242"/>
      <w:proofErr w:type="spellStart"/>
      <w:r w:rsidRPr="0041063F">
        <w:rPr>
          <w:rFonts w:cstheme="minorHAnsi"/>
          <w:i w:val="0"/>
          <w:iCs/>
        </w:rPr>
        <w:t>CustALTInstructionUpdate</w:t>
      </w:r>
      <w:proofErr w:type="spellEnd"/>
      <w:r>
        <w:rPr>
          <w:rFonts w:cstheme="minorHAnsi"/>
          <w:i w:val="0"/>
          <w:iCs/>
        </w:rPr>
        <w:t>:</w:t>
      </w:r>
      <w:bookmarkEnd w:id="242"/>
      <w:r w:rsidRPr="00B629D7">
        <w:rPr>
          <w:rFonts w:cstheme="minorHAnsi"/>
          <w:i w:val="0"/>
          <w:iCs/>
        </w:rPr>
        <w:t xml:space="preserve"> </w:t>
      </w:r>
    </w:p>
    <w:p w:rsidRPr="00BE0CAA" w:rsidR="007F3A1E" w:rsidP="007F3A1E" w:rsidRDefault="007F3A1E" w14:paraId="308502C1" w14:textId="6F9CCE44">
      <w:r w:rsidRPr="00BE0CAA">
        <w:t>This method will update Alternate instructions for a Waybill number.</w:t>
      </w:r>
    </w:p>
    <w:p w:rsidRPr="00550503" w:rsidR="007F3A1E" w:rsidP="007F3A1E" w:rsidRDefault="007F3A1E" w14:paraId="79C762CD" w14:textId="77777777">
      <w:r w:rsidRPr="00B00BFF">
        <w:rPr>
          <w:u w:val="single"/>
        </w:rPr>
        <w:t>Request</w:t>
      </w:r>
      <w:r>
        <w:rPr>
          <w:u w:val="single"/>
        </w:rPr>
        <w:t>:</w:t>
      </w:r>
    </w:p>
    <w:tbl>
      <w:tblPr>
        <w:tblStyle w:val="TableGrid"/>
        <w:tblW w:w="10278" w:type="dxa"/>
        <w:tblLayout w:type="fixed"/>
        <w:tblLook w:val="04A0" w:firstRow="1" w:lastRow="0" w:firstColumn="1" w:lastColumn="0" w:noHBand="0" w:noVBand="1"/>
      </w:tblPr>
      <w:tblGrid>
        <w:gridCol w:w="1908"/>
        <w:gridCol w:w="2227"/>
        <w:gridCol w:w="990"/>
        <w:gridCol w:w="5153"/>
      </w:tblGrid>
      <w:tr w:rsidR="007F3A1E" w:rsidTr="00DE78A2" w14:paraId="770BA961" w14:textId="77777777">
        <w:tc>
          <w:tcPr>
            <w:tcW w:w="1908" w:type="dxa"/>
            <w:shd w:val="clear" w:color="auto" w:fill="1F497D" w:themeFill="text2"/>
          </w:tcPr>
          <w:p w:rsidRPr="00B93C02" w:rsidR="007F3A1E" w:rsidP="00DE78A2" w:rsidRDefault="007F3A1E" w14:paraId="7126579E"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227" w:type="dxa"/>
            <w:shd w:val="clear" w:color="auto" w:fill="1F497D" w:themeFill="text2"/>
          </w:tcPr>
          <w:p w:rsidRPr="00B93C02" w:rsidR="007F3A1E" w:rsidP="00DE78A2" w:rsidRDefault="007F3A1E" w14:paraId="66FC400F"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7F3A1E" w:rsidP="00DE78A2" w:rsidRDefault="007F3A1E" w14:paraId="76325C6F"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5153" w:type="dxa"/>
            <w:shd w:val="clear" w:color="auto" w:fill="1F497D" w:themeFill="text2"/>
          </w:tcPr>
          <w:p w:rsidRPr="00B93C02" w:rsidR="007F3A1E" w:rsidP="00DE78A2" w:rsidRDefault="007F3A1E" w14:paraId="0510F820"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7F3A1E" w:rsidTr="00DE78A2" w14:paraId="6BCA55A6" w14:textId="77777777">
        <w:tc>
          <w:tcPr>
            <w:tcW w:w="1908" w:type="dxa"/>
          </w:tcPr>
          <w:p w:rsidRPr="00B93C02" w:rsidR="007F3A1E" w:rsidP="007F3A1E" w:rsidRDefault="007F3A1E" w14:paraId="156DF291" w14:textId="77777777">
            <w:pPr>
              <w:spacing w:after="0" w:line="240" w:lineRule="auto"/>
              <w:ind w:left="0"/>
              <w:rPr>
                <w:rFonts w:cstheme="minorHAnsi"/>
              </w:rPr>
            </w:pPr>
            <w:r>
              <w:rPr>
                <w:rFonts w:cstheme="minorHAnsi"/>
              </w:rPr>
              <w:t>R</w:t>
            </w:r>
            <w:r w:rsidRPr="00471BC4">
              <w:rPr>
                <w:rFonts w:cstheme="minorHAnsi"/>
              </w:rPr>
              <w:t>equest</w:t>
            </w:r>
          </w:p>
        </w:tc>
        <w:tc>
          <w:tcPr>
            <w:tcW w:w="2227" w:type="dxa"/>
          </w:tcPr>
          <w:p w:rsidRPr="00B93C02" w:rsidR="007F3A1E" w:rsidP="007F3A1E" w:rsidRDefault="007F3A1E" w14:paraId="35FF4FC3" w14:textId="49DCBDA5">
            <w:pPr>
              <w:spacing w:after="0" w:line="240" w:lineRule="auto"/>
              <w:ind w:left="0"/>
              <w:rPr>
                <w:rFonts w:cstheme="minorHAnsi"/>
              </w:rPr>
            </w:pPr>
            <w:r w:rsidRPr="0025085B">
              <w:rPr>
                <w:noProof/>
                <w:lang w:bidi="hi-IN"/>
              </w:rPr>
              <w:t>ALTInstructionRequest</w:t>
            </w:r>
          </w:p>
        </w:tc>
        <w:tc>
          <w:tcPr>
            <w:tcW w:w="990" w:type="dxa"/>
          </w:tcPr>
          <w:p w:rsidRPr="00B93C02" w:rsidR="007F3A1E" w:rsidP="007F3A1E" w:rsidRDefault="007F3A1E" w14:paraId="1EA3B054" w14:textId="04265A36">
            <w:pPr>
              <w:spacing w:after="0" w:line="240" w:lineRule="auto"/>
              <w:ind w:left="0"/>
              <w:rPr>
                <w:rFonts w:cstheme="minorHAnsi"/>
              </w:rPr>
            </w:pPr>
            <w:r w:rsidRPr="00471BC4">
              <w:rPr>
                <w:rFonts w:cstheme="minorHAnsi"/>
                <w:bCs/>
              </w:rPr>
              <w:t>Y</w:t>
            </w:r>
          </w:p>
        </w:tc>
        <w:tc>
          <w:tcPr>
            <w:tcW w:w="5153" w:type="dxa"/>
          </w:tcPr>
          <w:p w:rsidRPr="00B93C02" w:rsidR="007F3A1E" w:rsidP="007F3A1E" w:rsidRDefault="007F3A1E" w14:paraId="08B03ABF" w14:textId="4185456C">
            <w:pPr>
              <w:spacing w:after="0" w:line="240" w:lineRule="auto"/>
              <w:ind w:left="0"/>
              <w:rPr>
                <w:rFonts w:cstheme="minorHAnsi"/>
              </w:rPr>
            </w:pPr>
            <w:r w:rsidRPr="00471BC4">
              <w:rPr>
                <w:rFonts w:cstheme="minorHAnsi"/>
                <w:bCs/>
              </w:rPr>
              <w:t xml:space="preserve">Request Object containing all information required to </w:t>
            </w:r>
            <w:proofErr w:type="spellStart"/>
            <w:r>
              <w:rPr>
                <w:rFonts w:cstheme="minorHAnsi"/>
                <w:bCs/>
              </w:rPr>
              <w:t>ALTInsruction</w:t>
            </w:r>
            <w:proofErr w:type="spellEnd"/>
          </w:p>
        </w:tc>
      </w:tr>
      <w:tr w:rsidRPr="00471BC4" w:rsidR="007F3A1E" w:rsidTr="00DE78A2" w14:paraId="0F38E3E0" w14:textId="77777777">
        <w:trPr>
          <w:trHeight w:val="503"/>
        </w:trPr>
        <w:tc>
          <w:tcPr>
            <w:tcW w:w="1908" w:type="dxa"/>
          </w:tcPr>
          <w:p w:rsidRPr="00B93C02" w:rsidR="007F3A1E" w:rsidP="007F3A1E" w:rsidRDefault="007F3A1E" w14:paraId="4C44BE36" w14:textId="77777777">
            <w:pPr>
              <w:spacing w:after="0" w:line="240" w:lineRule="auto"/>
              <w:ind w:left="0"/>
              <w:rPr>
                <w:rFonts w:cstheme="minorHAnsi"/>
              </w:rPr>
            </w:pPr>
            <w:r w:rsidRPr="00471BC4">
              <w:rPr>
                <w:rFonts w:cstheme="minorHAnsi"/>
              </w:rPr>
              <w:t xml:space="preserve">Profile </w:t>
            </w:r>
          </w:p>
        </w:tc>
        <w:tc>
          <w:tcPr>
            <w:tcW w:w="2227" w:type="dxa"/>
          </w:tcPr>
          <w:p w:rsidRPr="00B93C02" w:rsidR="007F3A1E" w:rsidP="007F3A1E" w:rsidRDefault="007F3A1E" w14:paraId="0441EFAB" w14:textId="16BF42F8">
            <w:pPr>
              <w:spacing w:after="0" w:line="240" w:lineRule="auto"/>
              <w:ind w:left="0"/>
              <w:rPr>
                <w:rFonts w:cstheme="minorHAnsi"/>
              </w:rPr>
            </w:pPr>
            <w:proofErr w:type="spellStart"/>
            <w:r w:rsidRPr="00471BC4">
              <w:rPr>
                <w:rFonts w:cstheme="minorHAnsi"/>
              </w:rPr>
              <w:t>UserProfile</w:t>
            </w:r>
            <w:proofErr w:type="spellEnd"/>
          </w:p>
        </w:tc>
        <w:tc>
          <w:tcPr>
            <w:tcW w:w="990" w:type="dxa"/>
          </w:tcPr>
          <w:p w:rsidRPr="00B93C02" w:rsidR="007F3A1E" w:rsidP="007F3A1E" w:rsidRDefault="007F3A1E" w14:paraId="7094229F" w14:textId="35149E1F">
            <w:pPr>
              <w:spacing w:after="0" w:line="240" w:lineRule="auto"/>
              <w:ind w:left="0"/>
              <w:rPr>
                <w:rFonts w:cstheme="minorHAnsi"/>
              </w:rPr>
            </w:pPr>
            <w:r w:rsidRPr="00471BC4">
              <w:rPr>
                <w:rFonts w:cstheme="minorHAnsi"/>
                <w:bCs/>
              </w:rPr>
              <w:t>Y</w:t>
            </w:r>
          </w:p>
        </w:tc>
        <w:tc>
          <w:tcPr>
            <w:tcW w:w="5153" w:type="dxa"/>
          </w:tcPr>
          <w:p w:rsidRPr="00B93C02" w:rsidR="007F3A1E" w:rsidP="007F3A1E" w:rsidRDefault="007F3A1E" w14:paraId="7E01341B" w14:textId="4DFCCC12">
            <w:pPr>
              <w:spacing w:after="0" w:line="240" w:lineRule="auto"/>
              <w:ind w:left="0"/>
              <w:rPr>
                <w:rFonts w:cstheme="minorHAnsi"/>
              </w:rPr>
            </w:pPr>
            <w:r w:rsidRPr="00471BC4">
              <w:rPr>
                <w:rFonts w:cstheme="minorHAnsi"/>
                <w:bCs/>
              </w:rPr>
              <w:t xml:space="preserve">Client details, </w:t>
            </w:r>
            <w:proofErr w:type="spellStart"/>
            <w:r w:rsidRPr="00471BC4">
              <w:rPr>
                <w:rFonts w:cstheme="minorHAnsi"/>
              </w:rPr>
              <w:t>UserProfile</w:t>
            </w:r>
            <w:proofErr w:type="spellEnd"/>
            <w:r w:rsidRPr="00471BC4">
              <w:rPr>
                <w:rFonts w:cstheme="minorHAnsi"/>
              </w:rPr>
              <w:t xml:space="preserve"> details are given in common objects sheet as </w:t>
            </w:r>
            <w:proofErr w:type="spellStart"/>
            <w:r w:rsidRPr="00471BC4">
              <w:rPr>
                <w:rFonts w:cstheme="minorHAnsi"/>
              </w:rPr>
              <w:t>P_ClientObject</w:t>
            </w:r>
            <w:proofErr w:type="spellEnd"/>
            <w:r w:rsidRPr="00471BC4">
              <w:rPr>
                <w:rFonts w:cstheme="minorHAnsi"/>
              </w:rPr>
              <w:t>.</w:t>
            </w:r>
          </w:p>
        </w:tc>
      </w:tr>
    </w:tbl>
    <w:p w:rsidRPr="007F3A1E" w:rsidR="007F3A1E" w:rsidP="007F3A1E" w:rsidRDefault="007F3A1E" w14:paraId="294FF703" w14:textId="77777777">
      <w:pPr>
        <w:rPr>
          <w:lang w:val="en-CA"/>
        </w:rPr>
      </w:pPr>
    </w:p>
    <w:p w:rsidR="007F3A1E" w:rsidP="00093327" w:rsidRDefault="007F3A1E" w14:paraId="69CBFD71" w14:textId="3D6AC63A">
      <w:pPr>
        <w:rPr>
          <w:rStyle w:val="Heading2Char"/>
        </w:rPr>
      </w:pPr>
      <w:r w:rsidRPr="00B00BFF">
        <w:rPr>
          <w:u w:val="single"/>
        </w:rPr>
        <w:t>Re</w:t>
      </w:r>
      <w:r>
        <w:rPr>
          <w:u w:val="single"/>
        </w:rPr>
        <w:t>sponse:</w:t>
      </w:r>
    </w:p>
    <w:tbl>
      <w:tblPr>
        <w:tblStyle w:val="TableGrid"/>
        <w:tblW w:w="10278" w:type="dxa"/>
        <w:tblLayout w:type="fixed"/>
        <w:tblLook w:val="04A0" w:firstRow="1" w:lastRow="0" w:firstColumn="1" w:lastColumn="0" w:noHBand="0" w:noVBand="1"/>
      </w:tblPr>
      <w:tblGrid>
        <w:gridCol w:w="1908"/>
        <w:gridCol w:w="2227"/>
        <w:gridCol w:w="990"/>
        <w:gridCol w:w="5153"/>
      </w:tblGrid>
      <w:tr w:rsidR="007F3A1E" w:rsidTr="00DE78A2" w14:paraId="07618D58" w14:textId="77777777">
        <w:tc>
          <w:tcPr>
            <w:tcW w:w="1908" w:type="dxa"/>
            <w:shd w:val="clear" w:color="auto" w:fill="1F497D" w:themeFill="text2"/>
          </w:tcPr>
          <w:p w:rsidRPr="00B93C02" w:rsidR="007F3A1E" w:rsidP="00DE78A2" w:rsidRDefault="007F3A1E" w14:paraId="543AA43B"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2227" w:type="dxa"/>
            <w:shd w:val="clear" w:color="auto" w:fill="1F497D" w:themeFill="text2"/>
          </w:tcPr>
          <w:p w:rsidRPr="00B93C02" w:rsidR="007F3A1E" w:rsidP="00DE78A2" w:rsidRDefault="007F3A1E" w14:paraId="68BB47F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7F3A1E" w:rsidP="00DE78A2" w:rsidRDefault="007F3A1E" w14:paraId="73C4DB71"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5153" w:type="dxa"/>
            <w:shd w:val="clear" w:color="auto" w:fill="1F497D" w:themeFill="text2"/>
          </w:tcPr>
          <w:p w:rsidRPr="00B93C02" w:rsidR="007F3A1E" w:rsidP="00DE78A2" w:rsidRDefault="007F3A1E" w14:paraId="622382E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A41F08" w:rsidTr="00DE78A2" w14:paraId="1310F914" w14:textId="77777777">
        <w:tc>
          <w:tcPr>
            <w:tcW w:w="1908" w:type="dxa"/>
          </w:tcPr>
          <w:p w:rsidRPr="00B93C02" w:rsidR="00A41F08" w:rsidP="00A41F08" w:rsidRDefault="00A41F08" w14:paraId="44783000" w14:textId="232365B1">
            <w:pPr>
              <w:spacing w:after="0" w:line="240" w:lineRule="auto"/>
              <w:ind w:left="0"/>
              <w:rPr>
                <w:rFonts w:cstheme="minorHAnsi"/>
              </w:rPr>
            </w:pPr>
            <w:r>
              <w:rPr>
                <w:rFonts w:cstheme="minorHAnsi"/>
              </w:rPr>
              <w:t>Response</w:t>
            </w:r>
          </w:p>
        </w:tc>
        <w:tc>
          <w:tcPr>
            <w:tcW w:w="2227" w:type="dxa"/>
          </w:tcPr>
          <w:p w:rsidRPr="00B93C02" w:rsidR="00A41F08" w:rsidP="00A41F08" w:rsidRDefault="00A41F08" w14:paraId="51D65155" w14:textId="442CE510">
            <w:pPr>
              <w:spacing w:after="0" w:line="240" w:lineRule="auto"/>
              <w:ind w:left="0"/>
              <w:rPr>
                <w:rFonts w:cstheme="minorHAnsi"/>
              </w:rPr>
            </w:pPr>
            <w:r w:rsidRPr="0025085B">
              <w:rPr>
                <w:noProof/>
                <w:lang w:bidi="hi-IN"/>
              </w:rPr>
              <w:t>ALTInstructionResponse</w:t>
            </w:r>
          </w:p>
        </w:tc>
        <w:tc>
          <w:tcPr>
            <w:tcW w:w="990" w:type="dxa"/>
          </w:tcPr>
          <w:p w:rsidRPr="00B93C02" w:rsidR="00A41F08" w:rsidP="00A41F08" w:rsidRDefault="00A41F08" w14:paraId="25FB01D9" w14:textId="1DC98629">
            <w:pPr>
              <w:spacing w:after="0" w:line="240" w:lineRule="auto"/>
              <w:ind w:left="0"/>
              <w:rPr>
                <w:rFonts w:cstheme="minorHAnsi"/>
              </w:rPr>
            </w:pPr>
            <w:r w:rsidRPr="00471BC4">
              <w:rPr>
                <w:rFonts w:cstheme="minorHAnsi"/>
                <w:bCs/>
              </w:rPr>
              <w:t>Y</w:t>
            </w:r>
          </w:p>
        </w:tc>
        <w:tc>
          <w:tcPr>
            <w:tcW w:w="5153" w:type="dxa"/>
          </w:tcPr>
          <w:p w:rsidRPr="00B93C02" w:rsidR="00A41F08" w:rsidP="00A41F08" w:rsidRDefault="00A41F08" w14:paraId="29829EC0" w14:textId="647621CD">
            <w:pPr>
              <w:spacing w:after="0" w:line="240" w:lineRule="auto"/>
              <w:ind w:left="0"/>
              <w:rPr>
                <w:rFonts w:cstheme="minorHAnsi"/>
              </w:rPr>
            </w:pPr>
            <w:r>
              <w:rPr>
                <w:rFonts w:cstheme="minorHAnsi"/>
                <w:bCs/>
              </w:rPr>
              <w:t>Response</w:t>
            </w:r>
            <w:r w:rsidRPr="00471BC4">
              <w:rPr>
                <w:rFonts w:cstheme="minorHAnsi"/>
                <w:bCs/>
              </w:rPr>
              <w:t xml:space="preserve"> Object containing all information </w:t>
            </w:r>
            <w:r>
              <w:rPr>
                <w:rFonts w:cstheme="minorHAnsi"/>
                <w:bCs/>
              </w:rPr>
              <w:t>After</w:t>
            </w:r>
            <w:r w:rsidRPr="00471BC4">
              <w:rPr>
                <w:rFonts w:cstheme="minorHAnsi"/>
                <w:bCs/>
              </w:rPr>
              <w:t xml:space="preserve"> </w:t>
            </w:r>
            <w:r>
              <w:rPr>
                <w:rFonts w:cstheme="minorHAnsi"/>
                <w:bCs/>
              </w:rPr>
              <w:t>Cancel Waybill</w:t>
            </w:r>
          </w:p>
        </w:tc>
      </w:tr>
    </w:tbl>
    <w:p w:rsidR="007F3A1E" w:rsidP="00093327" w:rsidRDefault="007F3A1E" w14:paraId="79307D0F" w14:textId="77777777">
      <w:pPr>
        <w:rPr>
          <w:rStyle w:val="Heading2Char"/>
        </w:rPr>
      </w:pPr>
    </w:p>
    <w:p w:rsidR="00E46010" w:rsidP="00821664" w:rsidRDefault="00A41F08" w14:paraId="367508AE" w14:textId="3262A83E">
      <w:r w:rsidRPr="0025085B">
        <w:rPr>
          <w:noProof/>
          <w:lang w:bidi="hi-IN"/>
        </w:rPr>
        <w:t>ALTInstructionRequest</w:t>
      </w:r>
      <w:r>
        <w:rPr>
          <w:noProof/>
          <w:lang w:bidi="hi-IN"/>
        </w:rPr>
        <w:t xml:space="preserve"> </w:t>
      </w:r>
      <w:r>
        <w:t>Definition:</w:t>
      </w:r>
    </w:p>
    <w:tbl>
      <w:tblPr>
        <w:tblStyle w:val="TableGrid"/>
        <w:tblW w:w="10282" w:type="dxa"/>
        <w:tblLayout w:type="fixed"/>
        <w:tblLook w:val="04A0" w:firstRow="1" w:lastRow="0" w:firstColumn="1" w:lastColumn="0" w:noHBand="0" w:noVBand="1"/>
      </w:tblPr>
      <w:tblGrid>
        <w:gridCol w:w="2088"/>
        <w:gridCol w:w="1260"/>
        <w:gridCol w:w="990"/>
        <w:gridCol w:w="900"/>
        <w:gridCol w:w="1816"/>
        <w:gridCol w:w="3228"/>
      </w:tblGrid>
      <w:tr w:rsidR="00A41F08" w:rsidTr="00DE78A2" w14:paraId="2E29E692" w14:textId="77777777">
        <w:trPr>
          <w:trHeight w:val="574"/>
        </w:trPr>
        <w:tc>
          <w:tcPr>
            <w:tcW w:w="2088" w:type="dxa"/>
            <w:shd w:val="clear" w:color="auto" w:fill="1F497D" w:themeFill="text2"/>
          </w:tcPr>
          <w:p w:rsidRPr="00A41F08" w:rsidR="00A41F08" w:rsidP="00A41F08" w:rsidRDefault="00A41F08" w14:paraId="78328682"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260" w:type="dxa"/>
            <w:shd w:val="clear" w:color="auto" w:fill="1F497D" w:themeFill="text2"/>
          </w:tcPr>
          <w:p w:rsidRPr="00A41F08" w:rsidR="00A41F08" w:rsidP="00A41F08" w:rsidRDefault="00A41F08" w14:paraId="455F168C"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0623" w:rsidR="00A41F08" w:rsidP="00A41F08" w:rsidRDefault="00A41F08" w14:paraId="6BF0D34C"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Require</w:t>
            </w:r>
          </w:p>
        </w:tc>
        <w:tc>
          <w:tcPr>
            <w:tcW w:w="900" w:type="dxa"/>
            <w:shd w:val="clear" w:color="auto" w:fill="1F497D" w:themeFill="text2"/>
          </w:tcPr>
          <w:p w:rsidRPr="00A41F08" w:rsidR="00A41F08" w:rsidP="00A41F08" w:rsidRDefault="00A41F08" w14:paraId="10E6EDAB"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Length</w:t>
            </w:r>
          </w:p>
        </w:tc>
        <w:tc>
          <w:tcPr>
            <w:tcW w:w="1816" w:type="dxa"/>
            <w:shd w:val="clear" w:color="auto" w:fill="1F497D" w:themeFill="text2"/>
          </w:tcPr>
          <w:p w:rsidRPr="00A41F08" w:rsidR="00A41F08" w:rsidP="00A41F08" w:rsidRDefault="00A41F08" w14:paraId="063871B2" w14:textId="77777777">
            <w:pPr>
              <w:spacing w:after="0" w:line="240" w:lineRule="auto"/>
              <w:ind w:left="0"/>
              <w:jc w:val="both"/>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3228" w:type="dxa"/>
            <w:shd w:val="clear" w:color="auto" w:fill="1F497D" w:themeFill="text2"/>
          </w:tcPr>
          <w:p w:rsidRPr="00A41F08" w:rsidR="00A41F08" w:rsidP="00A41F08" w:rsidRDefault="00A41F08" w14:paraId="3E6E727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00A41F08" w:rsidTr="00DE78A2" w14:paraId="5B21ED9A" w14:textId="77777777">
        <w:trPr>
          <w:trHeight w:val="231"/>
        </w:trPr>
        <w:tc>
          <w:tcPr>
            <w:tcW w:w="2088" w:type="dxa"/>
          </w:tcPr>
          <w:p w:rsidRPr="00A41F08" w:rsidR="00A41F08" w:rsidP="00A41F08" w:rsidRDefault="00A41F08" w14:paraId="187F3061" w14:textId="77777777">
            <w:pPr>
              <w:spacing w:after="0" w:line="240" w:lineRule="auto"/>
              <w:ind w:left="0"/>
              <w:rPr>
                <w:rFonts w:cstheme="minorHAnsi"/>
                <w:sz w:val="18"/>
                <w:szCs w:val="18"/>
              </w:rPr>
            </w:pPr>
            <w:proofErr w:type="spellStart"/>
            <w:r w:rsidRPr="00A41F08">
              <w:rPr>
                <w:rFonts w:cstheme="minorHAnsi"/>
                <w:sz w:val="18"/>
                <w:szCs w:val="18"/>
              </w:rPr>
              <w:t>AWBNo</w:t>
            </w:r>
            <w:proofErr w:type="spellEnd"/>
          </w:p>
        </w:tc>
        <w:tc>
          <w:tcPr>
            <w:tcW w:w="1260" w:type="dxa"/>
          </w:tcPr>
          <w:p w:rsidRPr="00A41F08" w:rsidR="00A41F08" w:rsidP="00A41F08" w:rsidRDefault="00A41F08" w14:paraId="626FBBB3"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7380A049" w14:textId="77777777">
            <w:pPr>
              <w:spacing w:after="0" w:line="240" w:lineRule="auto"/>
              <w:ind w:left="0"/>
              <w:rPr>
                <w:rFonts w:cstheme="minorHAnsi"/>
                <w:sz w:val="18"/>
                <w:szCs w:val="18"/>
              </w:rPr>
            </w:pPr>
            <w:r w:rsidRPr="00A41F08">
              <w:rPr>
                <w:rFonts w:cstheme="minorHAnsi"/>
                <w:sz w:val="18"/>
                <w:szCs w:val="18"/>
              </w:rPr>
              <w:t>Y</w:t>
            </w:r>
          </w:p>
        </w:tc>
        <w:tc>
          <w:tcPr>
            <w:tcW w:w="900" w:type="dxa"/>
          </w:tcPr>
          <w:p w:rsidRPr="00A41F08" w:rsidR="00A41F08" w:rsidP="00A41F08" w:rsidRDefault="00A41F08" w14:paraId="2891FDB1" w14:textId="77777777">
            <w:pPr>
              <w:spacing w:after="0" w:line="240" w:lineRule="auto"/>
              <w:ind w:left="0"/>
              <w:rPr>
                <w:rFonts w:cstheme="minorHAnsi"/>
                <w:sz w:val="18"/>
                <w:szCs w:val="18"/>
              </w:rPr>
            </w:pPr>
            <w:r w:rsidRPr="00A41F08">
              <w:rPr>
                <w:rFonts w:cstheme="minorHAnsi"/>
                <w:sz w:val="18"/>
                <w:szCs w:val="18"/>
              </w:rPr>
              <w:t>12</w:t>
            </w:r>
          </w:p>
        </w:tc>
        <w:tc>
          <w:tcPr>
            <w:tcW w:w="1816" w:type="dxa"/>
          </w:tcPr>
          <w:p w:rsidRPr="00A41F08" w:rsidR="00A41F08" w:rsidP="00A41F08" w:rsidRDefault="00A41F08" w14:paraId="03BE3BCE" w14:textId="77777777">
            <w:pPr>
              <w:spacing w:after="0" w:line="240" w:lineRule="auto"/>
              <w:ind w:left="0"/>
              <w:rPr>
                <w:rFonts w:cstheme="minorHAnsi"/>
                <w:sz w:val="18"/>
                <w:szCs w:val="18"/>
              </w:rPr>
            </w:pPr>
            <w:r w:rsidRPr="00A41F08">
              <w:rPr>
                <w:rFonts w:cstheme="minorHAnsi"/>
                <w:sz w:val="18"/>
                <w:szCs w:val="18"/>
              </w:rPr>
              <w:t>0-9</w:t>
            </w:r>
          </w:p>
        </w:tc>
        <w:tc>
          <w:tcPr>
            <w:tcW w:w="3228" w:type="dxa"/>
          </w:tcPr>
          <w:p w:rsidRPr="00A41F08" w:rsidR="00A41F08" w:rsidP="00A41F08" w:rsidRDefault="00A41F08" w14:paraId="340912C5" w14:textId="77777777">
            <w:pPr>
              <w:spacing w:after="0" w:line="240" w:lineRule="auto"/>
              <w:ind w:left="0"/>
              <w:rPr>
                <w:rFonts w:cstheme="minorHAnsi"/>
                <w:sz w:val="18"/>
                <w:szCs w:val="18"/>
              </w:rPr>
            </w:pPr>
            <w:r w:rsidRPr="00A41F08">
              <w:rPr>
                <w:rFonts w:cstheme="minorHAnsi"/>
                <w:sz w:val="18"/>
                <w:szCs w:val="18"/>
              </w:rPr>
              <w:t xml:space="preserve">Blue Dart Airway </w:t>
            </w:r>
            <w:proofErr w:type="gramStart"/>
            <w:r w:rsidRPr="00A41F08">
              <w:rPr>
                <w:rFonts w:cstheme="minorHAnsi"/>
                <w:sz w:val="18"/>
                <w:szCs w:val="18"/>
              </w:rPr>
              <w:t>bill</w:t>
            </w:r>
            <w:proofErr w:type="gramEnd"/>
            <w:r w:rsidRPr="00A41F08">
              <w:rPr>
                <w:rFonts w:cstheme="minorHAnsi"/>
                <w:sz w:val="18"/>
                <w:szCs w:val="18"/>
              </w:rPr>
              <w:t xml:space="preserve"> Number </w:t>
            </w:r>
          </w:p>
        </w:tc>
      </w:tr>
      <w:tr w:rsidR="00A41F08" w:rsidTr="00DE78A2" w14:paraId="122D3EA2" w14:textId="77777777">
        <w:trPr>
          <w:trHeight w:val="231"/>
        </w:trPr>
        <w:tc>
          <w:tcPr>
            <w:tcW w:w="2088" w:type="dxa"/>
          </w:tcPr>
          <w:p w:rsidRPr="00A41F08" w:rsidR="00A41F08" w:rsidP="00A41F08" w:rsidRDefault="00A41F08" w14:paraId="3FA50536" w14:textId="77777777">
            <w:pPr>
              <w:spacing w:after="0" w:line="240" w:lineRule="auto"/>
              <w:ind w:left="0"/>
              <w:rPr>
                <w:rFonts w:cstheme="minorHAnsi"/>
                <w:sz w:val="18"/>
                <w:szCs w:val="18"/>
              </w:rPr>
            </w:pPr>
            <w:proofErr w:type="spellStart"/>
            <w:r w:rsidRPr="00A41F08">
              <w:rPr>
                <w:rFonts w:cstheme="minorHAnsi"/>
                <w:sz w:val="18"/>
                <w:szCs w:val="18"/>
              </w:rPr>
              <w:t>PreferDate</w:t>
            </w:r>
            <w:proofErr w:type="spellEnd"/>
          </w:p>
        </w:tc>
        <w:tc>
          <w:tcPr>
            <w:tcW w:w="1260" w:type="dxa"/>
          </w:tcPr>
          <w:p w:rsidRPr="00A41F08" w:rsidR="00A41F08" w:rsidP="00A41F08" w:rsidRDefault="00A41F08" w14:paraId="38C5C168" w14:textId="77777777">
            <w:pPr>
              <w:spacing w:after="0" w:line="240" w:lineRule="auto"/>
              <w:ind w:left="0"/>
              <w:rPr>
                <w:rFonts w:cstheme="minorHAnsi"/>
                <w:sz w:val="18"/>
                <w:szCs w:val="18"/>
              </w:rPr>
            </w:pPr>
            <w:proofErr w:type="spellStart"/>
            <w:r w:rsidRPr="00A41F08">
              <w:rPr>
                <w:rFonts w:cstheme="minorHAnsi"/>
                <w:sz w:val="18"/>
                <w:szCs w:val="18"/>
              </w:rPr>
              <w:t>DateTime</w:t>
            </w:r>
            <w:proofErr w:type="spellEnd"/>
          </w:p>
        </w:tc>
        <w:tc>
          <w:tcPr>
            <w:tcW w:w="990" w:type="dxa"/>
          </w:tcPr>
          <w:p w:rsidRPr="00A41F08" w:rsidR="00A41F08" w:rsidP="00A41F08" w:rsidRDefault="00A41F08" w14:paraId="159995FD" w14:textId="77777777">
            <w:pPr>
              <w:spacing w:after="0" w:line="240" w:lineRule="auto"/>
              <w:ind w:left="0"/>
              <w:rPr>
                <w:rFonts w:cstheme="minorHAnsi"/>
                <w:sz w:val="18"/>
                <w:szCs w:val="18"/>
              </w:rPr>
            </w:pPr>
            <w:r w:rsidRPr="00A41F08">
              <w:rPr>
                <w:rFonts w:cstheme="minorHAnsi"/>
                <w:sz w:val="18"/>
                <w:szCs w:val="18"/>
              </w:rPr>
              <w:t>N</w:t>
            </w:r>
          </w:p>
        </w:tc>
        <w:tc>
          <w:tcPr>
            <w:tcW w:w="900" w:type="dxa"/>
          </w:tcPr>
          <w:p w:rsidRPr="00A41F08" w:rsidR="00A41F08" w:rsidP="00A41F08" w:rsidRDefault="00A41F08" w14:paraId="401BD145" w14:textId="77777777">
            <w:pPr>
              <w:spacing w:after="0" w:line="240" w:lineRule="auto"/>
              <w:ind w:left="0"/>
              <w:rPr>
                <w:rFonts w:cstheme="minorHAnsi"/>
                <w:sz w:val="18"/>
                <w:szCs w:val="18"/>
              </w:rPr>
            </w:pPr>
          </w:p>
        </w:tc>
        <w:tc>
          <w:tcPr>
            <w:tcW w:w="1816" w:type="dxa"/>
          </w:tcPr>
          <w:p w:rsidRPr="00A41F08" w:rsidR="00A41F08" w:rsidP="00A41F08" w:rsidRDefault="00A41F08" w14:paraId="06380D0D" w14:textId="77777777">
            <w:pPr>
              <w:spacing w:after="0" w:line="240" w:lineRule="auto"/>
              <w:ind w:left="0"/>
              <w:rPr>
                <w:rFonts w:cstheme="minorHAnsi"/>
                <w:sz w:val="18"/>
                <w:szCs w:val="18"/>
              </w:rPr>
            </w:pPr>
            <w:proofErr w:type="spellStart"/>
            <w:r w:rsidRPr="00A41F08">
              <w:rPr>
                <w:rFonts w:cstheme="minorHAnsi"/>
                <w:sz w:val="18"/>
                <w:szCs w:val="18"/>
              </w:rPr>
              <w:t>DateTimeFormat</w:t>
            </w:r>
            <w:proofErr w:type="spellEnd"/>
            <w:r w:rsidRPr="00A41F08">
              <w:rPr>
                <w:rFonts w:cstheme="minorHAnsi"/>
                <w:sz w:val="18"/>
                <w:szCs w:val="18"/>
              </w:rPr>
              <w:t xml:space="preserve"> [IST]</w:t>
            </w:r>
          </w:p>
        </w:tc>
        <w:tc>
          <w:tcPr>
            <w:tcW w:w="3228" w:type="dxa"/>
          </w:tcPr>
          <w:p w:rsidRPr="00A41F08" w:rsidR="00A41F08" w:rsidP="00A41F08" w:rsidRDefault="00A41F08" w14:paraId="2F595C0E" w14:textId="77777777">
            <w:pPr>
              <w:spacing w:after="0" w:line="240" w:lineRule="auto"/>
              <w:ind w:left="0"/>
              <w:rPr>
                <w:rFonts w:cstheme="minorHAnsi"/>
                <w:sz w:val="18"/>
                <w:szCs w:val="18"/>
              </w:rPr>
            </w:pPr>
            <w:r w:rsidRPr="00A41F08">
              <w:rPr>
                <w:rFonts w:cstheme="minorHAnsi"/>
                <w:sz w:val="18"/>
                <w:szCs w:val="18"/>
              </w:rPr>
              <w:t xml:space="preserve">Reattempt date [ mandate for DT] </w:t>
            </w:r>
          </w:p>
        </w:tc>
      </w:tr>
      <w:tr w:rsidR="00A41F08" w:rsidTr="00DE78A2" w14:paraId="64CED6A3" w14:textId="77777777">
        <w:trPr>
          <w:trHeight w:val="231"/>
        </w:trPr>
        <w:tc>
          <w:tcPr>
            <w:tcW w:w="2088" w:type="dxa"/>
          </w:tcPr>
          <w:p w:rsidRPr="00A41F08" w:rsidR="00A41F08" w:rsidP="00A41F08" w:rsidRDefault="00A41F08" w14:paraId="6CC89382" w14:textId="77777777">
            <w:pPr>
              <w:spacing w:after="0" w:line="240" w:lineRule="auto"/>
              <w:ind w:left="0"/>
              <w:rPr>
                <w:rFonts w:cstheme="minorHAnsi"/>
                <w:sz w:val="18"/>
                <w:szCs w:val="18"/>
              </w:rPr>
            </w:pPr>
            <w:proofErr w:type="spellStart"/>
            <w:r w:rsidRPr="00A41F08">
              <w:rPr>
                <w:rFonts w:cstheme="minorHAnsi"/>
                <w:sz w:val="18"/>
                <w:szCs w:val="18"/>
              </w:rPr>
              <w:t>AltInstRequestType</w:t>
            </w:r>
            <w:proofErr w:type="spellEnd"/>
          </w:p>
        </w:tc>
        <w:tc>
          <w:tcPr>
            <w:tcW w:w="1260" w:type="dxa"/>
          </w:tcPr>
          <w:p w:rsidRPr="00A41F08" w:rsidR="00A41F08" w:rsidP="00A41F08" w:rsidRDefault="00A41F08" w14:paraId="65CFC714"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6F1536FC" w14:textId="77777777">
            <w:pPr>
              <w:spacing w:after="0" w:line="240" w:lineRule="auto"/>
              <w:ind w:left="0"/>
              <w:rPr>
                <w:rFonts w:cstheme="minorHAnsi"/>
                <w:sz w:val="18"/>
                <w:szCs w:val="18"/>
              </w:rPr>
            </w:pPr>
            <w:r w:rsidRPr="00A41F08">
              <w:rPr>
                <w:rFonts w:cstheme="minorHAnsi"/>
                <w:sz w:val="18"/>
                <w:szCs w:val="18"/>
              </w:rPr>
              <w:t>Y</w:t>
            </w:r>
          </w:p>
        </w:tc>
        <w:tc>
          <w:tcPr>
            <w:tcW w:w="900" w:type="dxa"/>
          </w:tcPr>
          <w:p w:rsidRPr="00A41F08" w:rsidR="00A41F08" w:rsidP="00A41F08" w:rsidRDefault="00A41F08" w14:paraId="1BEB50E5" w14:textId="77777777">
            <w:pPr>
              <w:spacing w:after="0" w:line="240" w:lineRule="auto"/>
              <w:ind w:left="0"/>
              <w:rPr>
                <w:rFonts w:cstheme="minorHAnsi"/>
                <w:sz w:val="18"/>
                <w:szCs w:val="18"/>
              </w:rPr>
            </w:pPr>
            <w:r w:rsidRPr="00A41F08">
              <w:rPr>
                <w:rFonts w:cstheme="minorHAnsi"/>
                <w:sz w:val="18"/>
                <w:szCs w:val="18"/>
              </w:rPr>
              <w:t>8</w:t>
            </w:r>
          </w:p>
        </w:tc>
        <w:tc>
          <w:tcPr>
            <w:tcW w:w="1816" w:type="dxa"/>
          </w:tcPr>
          <w:p w:rsidRPr="00A41F08" w:rsidR="00A41F08" w:rsidP="00A41F08" w:rsidRDefault="00A41F08" w14:paraId="2D8B11AC" w14:textId="77777777">
            <w:pPr>
              <w:spacing w:after="0" w:line="240" w:lineRule="auto"/>
              <w:ind w:left="0"/>
              <w:rPr>
                <w:rFonts w:cstheme="minorHAnsi"/>
                <w:sz w:val="18"/>
                <w:szCs w:val="18"/>
              </w:rPr>
            </w:pPr>
            <w:r w:rsidRPr="00A41F08">
              <w:rPr>
                <w:rFonts w:cstheme="minorHAnsi"/>
                <w:sz w:val="18"/>
                <w:szCs w:val="18"/>
              </w:rPr>
              <w:t>RTO/DT/ED/LM/AM</w:t>
            </w:r>
          </w:p>
        </w:tc>
        <w:tc>
          <w:tcPr>
            <w:tcW w:w="3228" w:type="dxa"/>
          </w:tcPr>
          <w:p w:rsidRPr="00A41F08" w:rsidR="00A41F08" w:rsidP="00A41F08" w:rsidRDefault="00A41F08" w14:paraId="4B31BAF7" w14:textId="77777777">
            <w:pPr>
              <w:spacing w:after="0" w:line="240" w:lineRule="auto"/>
              <w:ind w:left="0"/>
              <w:rPr>
                <w:rFonts w:cstheme="minorHAnsi"/>
                <w:sz w:val="18"/>
                <w:szCs w:val="18"/>
              </w:rPr>
            </w:pPr>
            <w:r w:rsidRPr="00A41F08">
              <w:rPr>
                <w:rFonts w:cstheme="minorHAnsi"/>
                <w:sz w:val="18"/>
                <w:szCs w:val="18"/>
              </w:rPr>
              <w:t>RTO = Cancel Waybill/RTO</w:t>
            </w:r>
          </w:p>
          <w:p w:rsidRPr="00A41F08" w:rsidR="00A41F08" w:rsidP="00A41F08" w:rsidRDefault="00A41F08" w14:paraId="4DDE7A82" w14:textId="77777777">
            <w:pPr>
              <w:spacing w:after="0" w:line="240" w:lineRule="auto"/>
              <w:ind w:left="0"/>
              <w:rPr>
                <w:rFonts w:cstheme="minorHAnsi"/>
                <w:sz w:val="18"/>
                <w:szCs w:val="18"/>
              </w:rPr>
            </w:pPr>
            <w:r w:rsidRPr="00A41F08">
              <w:rPr>
                <w:rFonts w:cstheme="minorHAnsi"/>
                <w:sz w:val="18"/>
                <w:szCs w:val="18"/>
              </w:rPr>
              <w:t xml:space="preserve">DT   </w:t>
            </w:r>
            <w:proofErr w:type="gramStart"/>
            <w:r w:rsidRPr="00A41F08">
              <w:rPr>
                <w:rFonts w:cstheme="minorHAnsi"/>
                <w:sz w:val="18"/>
                <w:szCs w:val="18"/>
              </w:rPr>
              <w:t>=  Reattempt</w:t>
            </w:r>
            <w:proofErr w:type="gramEnd"/>
            <w:r w:rsidRPr="00A41F08">
              <w:rPr>
                <w:rFonts w:cstheme="minorHAnsi"/>
                <w:sz w:val="18"/>
                <w:szCs w:val="18"/>
              </w:rPr>
              <w:t xml:space="preserve"> Delivery</w:t>
            </w:r>
          </w:p>
          <w:p w:rsidRPr="00A41F08" w:rsidR="00A41F08" w:rsidP="00A41F08" w:rsidRDefault="00A41F08" w14:paraId="6B0EB2D4" w14:textId="77777777">
            <w:pPr>
              <w:spacing w:after="0" w:line="240" w:lineRule="auto"/>
              <w:ind w:left="0"/>
              <w:rPr>
                <w:rFonts w:cstheme="minorHAnsi"/>
                <w:sz w:val="18"/>
                <w:szCs w:val="18"/>
              </w:rPr>
            </w:pPr>
            <w:r w:rsidRPr="00A41F08">
              <w:rPr>
                <w:rFonts w:cstheme="minorHAnsi"/>
                <w:sz w:val="18"/>
                <w:szCs w:val="18"/>
              </w:rPr>
              <w:t xml:space="preserve">ED   </w:t>
            </w:r>
            <w:proofErr w:type="gramStart"/>
            <w:r w:rsidRPr="00A41F08">
              <w:rPr>
                <w:rFonts w:cstheme="minorHAnsi"/>
                <w:sz w:val="18"/>
                <w:szCs w:val="18"/>
              </w:rPr>
              <w:t>=  Escalation</w:t>
            </w:r>
            <w:proofErr w:type="gramEnd"/>
            <w:r w:rsidRPr="00A41F08">
              <w:rPr>
                <w:rFonts w:cstheme="minorHAnsi"/>
                <w:sz w:val="18"/>
                <w:szCs w:val="18"/>
              </w:rPr>
              <w:t xml:space="preserve"> Delivery</w:t>
            </w:r>
          </w:p>
          <w:p w:rsidRPr="00A41F08" w:rsidR="00A41F08" w:rsidP="00A41F08" w:rsidRDefault="00A41F08" w14:paraId="2DEF548B" w14:textId="77777777">
            <w:pPr>
              <w:spacing w:after="0" w:line="240" w:lineRule="auto"/>
              <w:ind w:left="0"/>
              <w:rPr>
                <w:rFonts w:cstheme="minorHAnsi"/>
                <w:sz w:val="18"/>
                <w:szCs w:val="18"/>
              </w:rPr>
            </w:pPr>
            <w:proofErr w:type="gramStart"/>
            <w:r w:rsidRPr="00A41F08">
              <w:rPr>
                <w:rFonts w:cstheme="minorHAnsi"/>
                <w:sz w:val="18"/>
                <w:szCs w:val="18"/>
              </w:rPr>
              <w:t>LM  =</w:t>
            </w:r>
            <w:proofErr w:type="gramEnd"/>
            <w:r w:rsidRPr="00A41F08">
              <w:rPr>
                <w:rFonts w:cstheme="minorHAnsi"/>
                <w:sz w:val="18"/>
                <w:szCs w:val="18"/>
              </w:rPr>
              <w:t xml:space="preserve">  Land Mark Change</w:t>
            </w:r>
          </w:p>
          <w:p w:rsidRPr="00A41F08" w:rsidR="00A41F08" w:rsidP="00A41F08" w:rsidRDefault="00A41F08" w14:paraId="518B3721" w14:textId="77777777">
            <w:pPr>
              <w:spacing w:after="0" w:line="240" w:lineRule="auto"/>
              <w:ind w:left="0"/>
              <w:rPr>
                <w:rFonts w:cstheme="minorHAnsi"/>
                <w:sz w:val="18"/>
                <w:szCs w:val="18"/>
              </w:rPr>
            </w:pPr>
            <w:proofErr w:type="gramStart"/>
            <w:r w:rsidRPr="00A41F08">
              <w:rPr>
                <w:rFonts w:cstheme="minorHAnsi"/>
                <w:sz w:val="18"/>
                <w:szCs w:val="18"/>
              </w:rPr>
              <w:t>AM  =</w:t>
            </w:r>
            <w:proofErr w:type="gramEnd"/>
            <w:r w:rsidRPr="00A41F08">
              <w:rPr>
                <w:rFonts w:cstheme="minorHAnsi"/>
                <w:sz w:val="18"/>
                <w:szCs w:val="18"/>
              </w:rPr>
              <w:t xml:space="preserve"> Alternate Mobile# </w:t>
            </w:r>
          </w:p>
        </w:tc>
      </w:tr>
      <w:tr w:rsidR="00A41F08" w:rsidTr="00DE78A2" w14:paraId="2A2D6F93" w14:textId="77777777">
        <w:trPr>
          <w:trHeight w:val="231"/>
        </w:trPr>
        <w:tc>
          <w:tcPr>
            <w:tcW w:w="2088" w:type="dxa"/>
          </w:tcPr>
          <w:p w:rsidRPr="00A41F08" w:rsidR="00A41F08" w:rsidP="00A41F08" w:rsidRDefault="00A41F08" w14:paraId="6E0D0966" w14:textId="77777777">
            <w:pPr>
              <w:spacing w:after="0" w:line="240" w:lineRule="auto"/>
              <w:ind w:left="0"/>
              <w:rPr>
                <w:rFonts w:cstheme="minorHAnsi"/>
                <w:sz w:val="18"/>
                <w:szCs w:val="18"/>
              </w:rPr>
            </w:pPr>
            <w:proofErr w:type="spellStart"/>
            <w:r w:rsidRPr="00A41F08">
              <w:rPr>
                <w:rFonts w:cstheme="minorHAnsi"/>
                <w:sz w:val="18"/>
                <w:szCs w:val="18"/>
              </w:rPr>
              <w:t>TimeSlot</w:t>
            </w:r>
            <w:proofErr w:type="spellEnd"/>
          </w:p>
        </w:tc>
        <w:tc>
          <w:tcPr>
            <w:tcW w:w="1260" w:type="dxa"/>
          </w:tcPr>
          <w:p w:rsidRPr="00A41F08" w:rsidR="00A41F08" w:rsidP="00A41F08" w:rsidRDefault="00A41F08" w14:paraId="052E7443"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622ED886" w14:textId="77777777">
            <w:pPr>
              <w:spacing w:after="0" w:line="240" w:lineRule="auto"/>
              <w:ind w:left="0"/>
              <w:rPr>
                <w:rFonts w:cstheme="minorHAnsi"/>
                <w:sz w:val="18"/>
                <w:szCs w:val="18"/>
              </w:rPr>
            </w:pPr>
            <w:r w:rsidRPr="00A41F08">
              <w:rPr>
                <w:rFonts w:cstheme="minorHAnsi"/>
                <w:sz w:val="18"/>
                <w:szCs w:val="18"/>
              </w:rPr>
              <w:t>N</w:t>
            </w:r>
          </w:p>
        </w:tc>
        <w:tc>
          <w:tcPr>
            <w:tcW w:w="900" w:type="dxa"/>
          </w:tcPr>
          <w:p w:rsidRPr="00A41F08" w:rsidR="00A41F08" w:rsidP="00A41F08" w:rsidRDefault="00A41F08" w14:paraId="3A3570A2" w14:textId="77777777">
            <w:pPr>
              <w:spacing w:after="0" w:line="240" w:lineRule="auto"/>
              <w:ind w:left="0"/>
              <w:rPr>
                <w:rFonts w:cstheme="minorHAnsi"/>
                <w:sz w:val="18"/>
                <w:szCs w:val="18"/>
              </w:rPr>
            </w:pPr>
            <w:r w:rsidRPr="00A41F08">
              <w:rPr>
                <w:rFonts w:cstheme="minorHAnsi"/>
                <w:sz w:val="18"/>
                <w:szCs w:val="18"/>
              </w:rPr>
              <w:t>1</w:t>
            </w:r>
          </w:p>
        </w:tc>
        <w:tc>
          <w:tcPr>
            <w:tcW w:w="1816" w:type="dxa"/>
          </w:tcPr>
          <w:p w:rsidRPr="00A41F08" w:rsidR="00A41F08" w:rsidP="00A41F08" w:rsidRDefault="00A41F08" w14:paraId="2F2EDC88" w14:textId="77777777">
            <w:pPr>
              <w:spacing w:after="0" w:line="240" w:lineRule="auto"/>
              <w:ind w:left="0"/>
              <w:rPr>
                <w:rFonts w:cstheme="minorHAnsi"/>
                <w:sz w:val="18"/>
                <w:szCs w:val="18"/>
              </w:rPr>
            </w:pPr>
            <w:r w:rsidRPr="00A41F08">
              <w:rPr>
                <w:rFonts w:cstheme="minorHAnsi"/>
                <w:sz w:val="18"/>
                <w:szCs w:val="18"/>
              </w:rPr>
              <w:t>A/B/C/D</w:t>
            </w:r>
          </w:p>
        </w:tc>
        <w:tc>
          <w:tcPr>
            <w:tcW w:w="3228" w:type="dxa"/>
          </w:tcPr>
          <w:p w:rsidRPr="00A41F08" w:rsidR="00A41F08" w:rsidP="00A41F08" w:rsidRDefault="00A41F08" w14:paraId="33CF138A" w14:textId="77777777">
            <w:pPr>
              <w:spacing w:after="0" w:line="240" w:lineRule="auto"/>
              <w:ind w:left="0"/>
              <w:rPr>
                <w:rFonts w:cstheme="minorHAnsi"/>
                <w:sz w:val="18"/>
                <w:szCs w:val="18"/>
              </w:rPr>
            </w:pPr>
            <w:proofErr w:type="spellStart"/>
            <w:r w:rsidRPr="00A41F08">
              <w:rPr>
                <w:rFonts w:cstheme="minorHAnsi"/>
                <w:sz w:val="18"/>
                <w:szCs w:val="18"/>
              </w:rPr>
              <w:t>Bluedart</w:t>
            </w:r>
            <w:proofErr w:type="spellEnd"/>
            <w:r w:rsidRPr="00A41F08">
              <w:rPr>
                <w:rFonts w:cstheme="minorHAnsi"/>
                <w:sz w:val="18"/>
                <w:szCs w:val="18"/>
              </w:rPr>
              <w:t xml:space="preserve"> delivery time slot</w:t>
            </w:r>
          </w:p>
        </w:tc>
      </w:tr>
      <w:tr w:rsidR="00A41F08" w:rsidTr="00DE78A2" w14:paraId="0AE68638" w14:textId="77777777">
        <w:trPr>
          <w:trHeight w:val="231"/>
        </w:trPr>
        <w:tc>
          <w:tcPr>
            <w:tcW w:w="2088" w:type="dxa"/>
          </w:tcPr>
          <w:p w:rsidRPr="00A41F08" w:rsidR="00A41F08" w:rsidP="00A41F08" w:rsidRDefault="00A41F08" w14:paraId="2C1E1719" w14:textId="77777777">
            <w:pPr>
              <w:spacing w:after="0" w:line="240" w:lineRule="auto"/>
              <w:ind w:left="0"/>
              <w:rPr>
                <w:rFonts w:cstheme="minorHAnsi"/>
                <w:sz w:val="18"/>
                <w:szCs w:val="18"/>
              </w:rPr>
            </w:pPr>
            <w:proofErr w:type="spellStart"/>
            <w:r w:rsidRPr="00A41F08">
              <w:rPr>
                <w:rFonts w:cstheme="minorHAnsi"/>
                <w:sz w:val="18"/>
                <w:szCs w:val="18"/>
              </w:rPr>
              <w:t>MobileNo</w:t>
            </w:r>
            <w:proofErr w:type="spellEnd"/>
          </w:p>
        </w:tc>
        <w:tc>
          <w:tcPr>
            <w:tcW w:w="1260" w:type="dxa"/>
          </w:tcPr>
          <w:p w:rsidRPr="00A41F08" w:rsidR="00A41F08" w:rsidP="00A41F08" w:rsidRDefault="00A41F08" w14:paraId="1968D281"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65607015" w14:textId="77777777">
            <w:pPr>
              <w:spacing w:after="0" w:line="240" w:lineRule="auto"/>
              <w:ind w:left="0"/>
              <w:rPr>
                <w:rFonts w:cstheme="minorHAnsi"/>
                <w:sz w:val="18"/>
                <w:szCs w:val="18"/>
              </w:rPr>
            </w:pPr>
            <w:r w:rsidRPr="00A41F08">
              <w:rPr>
                <w:rFonts w:cstheme="minorHAnsi"/>
                <w:sz w:val="18"/>
                <w:szCs w:val="18"/>
              </w:rPr>
              <w:t>N</w:t>
            </w:r>
          </w:p>
        </w:tc>
        <w:tc>
          <w:tcPr>
            <w:tcW w:w="900" w:type="dxa"/>
          </w:tcPr>
          <w:p w:rsidRPr="00A41F08" w:rsidR="00A41F08" w:rsidP="00A41F08" w:rsidRDefault="00A41F08" w14:paraId="3FB8D1EF" w14:textId="77777777">
            <w:pPr>
              <w:spacing w:after="0" w:line="240" w:lineRule="auto"/>
              <w:ind w:left="0"/>
              <w:rPr>
                <w:rFonts w:cstheme="minorHAnsi"/>
                <w:sz w:val="18"/>
                <w:szCs w:val="18"/>
              </w:rPr>
            </w:pPr>
            <w:r w:rsidRPr="00A41F08">
              <w:rPr>
                <w:rFonts w:cstheme="minorHAnsi"/>
                <w:sz w:val="18"/>
                <w:szCs w:val="18"/>
              </w:rPr>
              <w:t>10</w:t>
            </w:r>
          </w:p>
        </w:tc>
        <w:tc>
          <w:tcPr>
            <w:tcW w:w="1816" w:type="dxa"/>
          </w:tcPr>
          <w:p w:rsidRPr="00A41F08" w:rsidR="00A41F08" w:rsidP="00A41F08" w:rsidRDefault="00A41F08" w14:paraId="305AA4C7" w14:textId="77777777">
            <w:pPr>
              <w:spacing w:after="0" w:line="240" w:lineRule="auto"/>
              <w:ind w:left="0"/>
              <w:rPr>
                <w:rFonts w:cstheme="minorHAnsi"/>
                <w:sz w:val="18"/>
                <w:szCs w:val="18"/>
              </w:rPr>
            </w:pPr>
            <w:r w:rsidRPr="00A41F08">
              <w:rPr>
                <w:rFonts w:cstheme="minorHAnsi"/>
                <w:sz w:val="18"/>
                <w:szCs w:val="18"/>
              </w:rPr>
              <w:t>0-9</w:t>
            </w:r>
          </w:p>
        </w:tc>
        <w:tc>
          <w:tcPr>
            <w:tcW w:w="3228" w:type="dxa"/>
          </w:tcPr>
          <w:p w:rsidRPr="00A41F08" w:rsidR="00A41F08" w:rsidP="00A41F08" w:rsidRDefault="00A41F08" w14:paraId="20702FCD" w14:textId="77777777">
            <w:pPr>
              <w:spacing w:after="0" w:line="240" w:lineRule="auto"/>
              <w:ind w:left="0"/>
              <w:rPr>
                <w:rFonts w:cstheme="minorHAnsi"/>
                <w:sz w:val="18"/>
                <w:szCs w:val="18"/>
              </w:rPr>
            </w:pPr>
            <w:r w:rsidRPr="00A41F08">
              <w:rPr>
                <w:rFonts w:cstheme="minorHAnsi"/>
                <w:sz w:val="18"/>
                <w:szCs w:val="18"/>
              </w:rPr>
              <w:t>Customer mobile number [Mandate for AM]</w:t>
            </w:r>
          </w:p>
        </w:tc>
      </w:tr>
      <w:tr w:rsidR="00A41F08" w:rsidTr="00DE78A2" w14:paraId="357619E2" w14:textId="77777777">
        <w:trPr>
          <w:trHeight w:val="231"/>
        </w:trPr>
        <w:tc>
          <w:tcPr>
            <w:tcW w:w="2088" w:type="dxa"/>
          </w:tcPr>
          <w:p w:rsidRPr="00A41F08" w:rsidR="00A41F08" w:rsidP="00A41F08" w:rsidRDefault="00A41F08" w14:paraId="48B7D568" w14:textId="77777777">
            <w:pPr>
              <w:spacing w:after="0" w:line="240" w:lineRule="auto"/>
              <w:ind w:left="0"/>
              <w:rPr>
                <w:rFonts w:cstheme="minorHAnsi"/>
                <w:sz w:val="18"/>
                <w:szCs w:val="18"/>
              </w:rPr>
            </w:pPr>
            <w:proofErr w:type="spellStart"/>
            <w:r w:rsidRPr="00A41F08">
              <w:rPr>
                <w:rFonts w:cstheme="minorHAnsi"/>
                <w:sz w:val="18"/>
                <w:szCs w:val="18"/>
              </w:rPr>
              <w:t>PreferTime</w:t>
            </w:r>
            <w:proofErr w:type="spellEnd"/>
          </w:p>
        </w:tc>
        <w:tc>
          <w:tcPr>
            <w:tcW w:w="1260" w:type="dxa"/>
          </w:tcPr>
          <w:p w:rsidRPr="00A41F08" w:rsidR="00A41F08" w:rsidP="00A41F08" w:rsidRDefault="00A41F08" w14:paraId="4F82C00F"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660EF203" w14:textId="77777777">
            <w:pPr>
              <w:spacing w:after="0" w:line="240" w:lineRule="auto"/>
              <w:ind w:left="0"/>
              <w:rPr>
                <w:rFonts w:cstheme="minorHAnsi"/>
                <w:sz w:val="18"/>
                <w:szCs w:val="18"/>
              </w:rPr>
            </w:pPr>
            <w:r w:rsidRPr="00A41F08">
              <w:rPr>
                <w:rFonts w:cstheme="minorHAnsi"/>
                <w:sz w:val="18"/>
                <w:szCs w:val="18"/>
              </w:rPr>
              <w:t>N</w:t>
            </w:r>
          </w:p>
        </w:tc>
        <w:tc>
          <w:tcPr>
            <w:tcW w:w="900" w:type="dxa"/>
          </w:tcPr>
          <w:p w:rsidRPr="00A41F08" w:rsidR="00A41F08" w:rsidP="00A41F08" w:rsidRDefault="00A41F08" w14:paraId="666752E0" w14:textId="77777777">
            <w:pPr>
              <w:spacing w:after="0" w:line="240" w:lineRule="auto"/>
              <w:ind w:left="0"/>
              <w:rPr>
                <w:rFonts w:cstheme="minorHAnsi"/>
                <w:sz w:val="18"/>
                <w:szCs w:val="18"/>
              </w:rPr>
            </w:pPr>
            <w:r w:rsidRPr="00A41F08">
              <w:rPr>
                <w:rFonts w:cstheme="minorHAnsi"/>
                <w:sz w:val="18"/>
                <w:szCs w:val="18"/>
              </w:rPr>
              <w:t>4</w:t>
            </w:r>
          </w:p>
        </w:tc>
        <w:tc>
          <w:tcPr>
            <w:tcW w:w="1816" w:type="dxa"/>
          </w:tcPr>
          <w:p w:rsidRPr="00A41F08" w:rsidR="00A41F08" w:rsidP="00A41F08" w:rsidRDefault="00A41F08" w14:paraId="24E349E5" w14:textId="77777777">
            <w:pPr>
              <w:spacing w:after="0" w:line="240" w:lineRule="auto"/>
              <w:ind w:left="0"/>
              <w:rPr>
                <w:rFonts w:cstheme="minorHAnsi"/>
                <w:sz w:val="18"/>
                <w:szCs w:val="18"/>
              </w:rPr>
            </w:pPr>
            <w:r w:rsidRPr="00A41F08">
              <w:rPr>
                <w:rFonts w:cstheme="minorHAnsi"/>
                <w:sz w:val="18"/>
                <w:szCs w:val="18"/>
              </w:rPr>
              <w:t>0-9</w:t>
            </w:r>
          </w:p>
        </w:tc>
        <w:tc>
          <w:tcPr>
            <w:tcW w:w="3228" w:type="dxa"/>
          </w:tcPr>
          <w:p w:rsidRPr="00A41F08" w:rsidR="00A41F08" w:rsidP="00A41F08" w:rsidRDefault="00A41F08" w14:paraId="3E96ACF5" w14:textId="77777777">
            <w:pPr>
              <w:spacing w:after="0" w:line="240" w:lineRule="auto"/>
              <w:ind w:left="0"/>
              <w:rPr>
                <w:rFonts w:cstheme="minorHAnsi"/>
                <w:sz w:val="18"/>
                <w:szCs w:val="18"/>
              </w:rPr>
            </w:pPr>
            <w:r w:rsidRPr="00A41F08">
              <w:rPr>
                <w:rFonts w:cstheme="minorHAnsi"/>
                <w:sz w:val="18"/>
                <w:szCs w:val="18"/>
              </w:rPr>
              <w:t>Customer requested time slot for delivery</w:t>
            </w:r>
          </w:p>
        </w:tc>
      </w:tr>
      <w:tr w:rsidR="00A41F08" w:rsidTr="00DE78A2" w14:paraId="333D6BBF" w14:textId="77777777">
        <w:trPr>
          <w:trHeight w:val="231"/>
        </w:trPr>
        <w:tc>
          <w:tcPr>
            <w:tcW w:w="2088" w:type="dxa"/>
          </w:tcPr>
          <w:p w:rsidRPr="00A41F08" w:rsidR="00A41F08" w:rsidP="00A41F08" w:rsidRDefault="00A41F08" w14:paraId="0ECBB5A4" w14:textId="77777777">
            <w:pPr>
              <w:spacing w:after="0" w:line="240" w:lineRule="auto"/>
              <w:ind w:left="0"/>
              <w:rPr>
                <w:rFonts w:cstheme="minorHAnsi"/>
                <w:sz w:val="18"/>
                <w:szCs w:val="18"/>
              </w:rPr>
            </w:pPr>
            <w:proofErr w:type="spellStart"/>
            <w:r w:rsidRPr="00A41F08">
              <w:rPr>
                <w:rFonts w:cstheme="minorHAnsi"/>
                <w:sz w:val="18"/>
                <w:szCs w:val="18"/>
              </w:rPr>
              <w:t>LandMark</w:t>
            </w:r>
            <w:proofErr w:type="spellEnd"/>
          </w:p>
        </w:tc>
        <w:tc>
          <w:tcPr>
            <w:tcW w:w="1260" w:type="dxa"/>
          </w:tcPr>
          <w:p w:rsidRPr="00A41F08" w:rsidR="00A41F08" w:rsidP="00A41F08" w:rsidRDefault="00A41F08" w14:paraId="38041372" w14:textId="77777777">
            <w:pPr>
              <w:spacing w:after="0" w:line="240" w:lineRule="auto"/>
              <w:ind w:left="0"/>
              <w:rPr>
                <w:rFonts w:cstheme="minorHAnsi"/>
                <w:sz w:val="18"/>
                <w:szCs w:val="18"/>
              </w:rPr>
            </w:pPr>
            <w:r w:rsidRPr="00A41F08">
              <w:rPr>
                <w:rFonts w:cstheme="minorHAnsi"/>
                <w:sz w:val="18"/>
                <w:szCs w:val="18"/>
              </w:rPr>
              <w:t>String</w:t>
            </w:r>
          </w:p>
        </w:tc>
        <w:tc>
          <w:tcPr>
            <w:tcW w:w="990" w:type="dxa"/>
          </w:tcPr>
          <w:p w:rsidRPr="00A41F08" w:rsidR="00A41F08" w:rsidP="00A41F08" w:rsidRDefault="00A41F08" w14:paraId="0F6ABF1B" w14:textId="77777777">
            <w:pPr>
              <w:spacing w:after="0" w:line="240" w:lineRule="auto"/>
              <w:ind w:left="0"/>
              <w:rPr>
                <w:rFonts w:cstheme="minorHAnsi"/>
                <w:sz w:val="18"/>
                <w:szCs w:val="18"/>
              </w:rPr>
            </w:pPr>
            <w:r w:rsidRPr="00A41F08">
              <w:rPr>
                <w:rFonts w:cstheme="minorHAnsi"/>
                <w:sz w:val="18"/>
                <w:szCs w:val="18"/>
              </w:rPr>
              <w:t>N</w:t>
            </w:r>
          </w:p>
        </w:tc>
        <w:tc>
          <w:tcPr>
            <w:tcW w:w="900" w:type="dxa"/>
          </w:tcPr>
          <w:p w:rsidRPr="00A41F08" w:rsidR="00A41F08" w:rsidP="00A41F08" w:rsidRDefault="00A41F08" w14:paraId="0D321540" w14:textId="77777777">
            <w:pPr>
              <w:spacing w:after="0" w:line="240" w:lineRule="auto"/>
              <w:ind w:left="0"/>
              <w:rPr>
                <w:rFonts w:cstheme="minorHAnsi"/>
                <w:sz w:val="18"/>
                <w:szCs w:val="18"/>
              </w:rPr>
            </w:pPr>
            <w:r w:rsidRPr="00A41F08">
              <w:rPr>
                <w:rFonts w:cstheme="minorHAnsi"/>
                <w:sz w:val="18"/>
                <w:szCs w:val="18"/>
              </w:rPr>
              <w:t>30</w:t>
            </w:r>
          </w:p>
        </w:tc>
        <w:tc>
          <w:tcPr>
            <w:tcW w:w="1816" w:type="dxa"/>
          </w:tcPr>
          <w:p w:rsidRPr="00A41F08" w:rsidR="00A41F08" w:rsidP="00A41F08" w:rsidRDefault="00A41F08" w14:paraId="5565F2B1" w14:textId="77777777">
            <w:pPr>
              <w:spacing w:after="0" w:line="240" w:lineRule="auto"/>
              <w:ind w:left="0"/>
              <w:rPr>
                <w:rFonts w:cstheme="minorHAnsi"/>
                <w:sz w:val="18"/>
                <w:szCs w:val="18"/>
              </w:rPr>
            </w:pPr>
            <w:r w:rsidRPr="00A41F08">
              <w:rPr>
                <w:rFonts w:cstheme="minorHAnsi"/>
                <w:sz w:val="18"/>
                <w:szCs w:val="18"/>
              </w:rPr>
              <w:t>a-</w:t>
            </w:r>
            <w:proofErr w:type="gramStart"/>
            <w:r w:rsidRPr="00A41F08">
              <w:rPr>
                <w:rFonts w:cstheme="minorHAnsi"/>
                <w:sz w:val="18"/>
                <w:szCs w:val="18"/>
              </w:rPr>
              <w:t>z,A</w:t>
            </w:r>
            <w:proofErr w:type="gramEnd"/>
            <w:r w:rsidRPr="00A41F08">
              <w:rPr>
                <w:rFonts w:cstheme="minorHAnsi"/>
                <w:sz w:val="18"/>
                <w:szCs w:val="18"/>
              </w:rPr>
              <w:t>-Z,0-9,./?;:'~!\\@\"#$%^&amp;*()[]+=_ /-</w:t>
            </w:r>
          </w:p>
        </w:tc>
        <w:tc>
          <w:tcPr>
            <w:tcW w:w="3228" w:type="dxa"/>
          </w:tcPr>
          <w:p w:rsidRPr="00A41F08" w:rsidR="00A41F08" w:rsidP="00A41F08" w:rsidRDefault="00A41F08" w14:paraId="431C6437" w14:textId="77777777">
            <w:pPr>
              <w:spacing w:after="0" w:line="240" w:lineRule="auto"/>
              <w:ind w:left="0"/>
              <w:rPr>
                <w:rFonts w:cstheme="minorHAnsi"/>
                <w:sz w:val="18"/>
                <w:szCs w:val="18"/>
              </w:rPr>
            </w:pPr>
            <w:r w:rsidRPr="00A41F08">
              <w:rPr>
                <w:rFonts w:cstheme="minorHAnsi"/>
                <w:sz w:val="18"/>
                <w:szCs w:val="18"/>
              </w:rPr>
              <w:t xml:space="preserve">Alternate </w:t>
            </w:r>
            <w:proofErr w:type="gramStart"/>
            <w:r w:rsidRPr="00A41F08">
              <w:rPr>
                <w:rFonts w:cstheme="minorHAnsi"/>
                <w:sz w:val="18"/>
                <w:szCs w:val="18"/>
              </w:rPr>
              <w:t>Land mark</w:t>
            </w:r>
            <w:proofErr w:type="gramEnd"/>
            <w:r w:rsidRPr="00A41F08">
              <w:rPr>
                <w:rFonts w:cstheme="minorHAnsi"/>
                <w:sz w:val="18"/>
                <w:szCs w:val="18"/>
              </w:rPr>
              <w:t xml:space="preserve"> change.  [ mandate for LM]</w:t>
            </w:r>
          </w:p>
        </w:tc>
      </w:tr>
    </w:tbl>
    <w:p w:rsidR="00A41F08" w:rsidP="00821664" w:rsidRDefault="00A41F08" w14:paraId="0DDD271F" w14:textId="77777777">
      <w:pPr>
        <w:rPr>
          <w:rFonts w:cs="Arial" w:asciiTheme="minorHAnsi" w:hAnsiTheme="minorHAnsi"/>
          <w:b/>
          <w:bCs/>
          <w:color w:val="000000"/>
          <w:sz w:val="32"/>
          <w:szCs w:val="32"/>
          <w:lang w:eastAsia="en-US"/>
        </w:rPr>
      </w:pPr>
    </w:p>
    <w:p w:rsidR="00652593" w:rsidP="00652593" w:rsidRDefault="00A41F08" w14:paraId="74437B06" w14:textId="6BCDACCF">
      <w:r w:rsidRPr="0025085B">
        <w:rPr>
          <w:noProof/>
          <w:lang w:bidi="hi-IN"/>
        </w:rPr>
        <w:t xml:space="preserve">ALTInstructionResponse </w:t>
      </w:r>
      <w:r>
        <w:t>Definition:</w:t>
      </w:r>
      <w:r>
        <w:rPr>
          <w:noProof/>
          <w:lang w:bidi="hi-IN"/>
        </w:rPr>
        <w:t xml:space="preserve"> </w:t>
      </w:r>
      <w:r>
        <w:t xml:space="preserve"> </w:t>
      </w:r>
    </w:p>
    <w:tbl>
      <w:tblPr>
        <w:tblStyle w:val="TableGrid"/>
        <w:tblW w:w="10098" w:type="dxa"/>
        <w:tblLayout w:type="fixed"/>
        <w:tblLook w:val="04A0" w:firstRow="1" w:lastRow="0" w:firstColumn="1" w:lastColumn="0" w:noHBand="0" w:noVBand="1"/>
      </w:tblPr>
      <w:tblGrid>
        <w:gridCol w:w="2518"/>
        <w:gridCol w:w="2552"/>
        <w:gridCol w:w="5028"/>
      </w:tblGrid>
      <w:tr w:rsidR="00A41F08" w:rsidTr="00DE78A2" w14:paraId="68B44E0E" w14:textId="77777777">
        <w:trPr>
          <w:trHeight w:val="574"/>
        </w:trPr>
        <w:tc>
          <w:tcPr>
            <w:tcW w:w="2518" w:type="dxa"/>
            <w:shd w:val="clear" w:color="auto" w:fill="1F497D" w:themeFill="text2"/>
          </w:tcPr>
          <w:p w:rsidRPr="00B90623" w:rsidR="00A41F08" w:rsidP="00DE78A2" w:rsidRDefault="00A41F08" w14:paraId="4F734AA7" w14:textId="77777777">
            <w:pPr>
              <w:rPr>
                <w:rFonts w:ascii="Consolas" w:hAnsi="Consolas" w:cs="Consolas"/>
                <w:color w:val="FFFFFF" w:themeColor="background1"/>
                <w:sz w:val="20"/>
              </w:rPr>
            </w:pPr>
            <w:r>
              <w:rPr>
                <w:rFonts w:ascii="Consolas" w:hAnsi="Consolas" w:cs="Consolas"/>
                <w:b/>
                <w:bCs/>
                <w:color w:val="FFFFFF" w:themeColor="background1"/>
                <w:sz w:val="20"/>
              </w:rPr>
              <w:t>Field Name</w:t>
            </w:r>
          </w:p>
        </w:tc>
        <w:tc>
          <w:tcPr>
            <w:tcW w:w="2552" w:type="dxa"/>
            <w:shd w:val="clear" w:color="auto" w:fill="1F497D" w:themeFill="text2"/>
          </w:tcPr>
          <w:p w:rsidRPr="00B90623" w:rsidR="00A41F08" w:rsidP="00DE78A2" w:rsidRDefault="00A41F08" w14:paraId="1503C73B" w14:textId="77777777">
            <w:pPr>
              <w:rPr>
                <w:rFonts w:ascii="Consolas" w:hAnsi="Consolas" w:cs="Consolas"/>
                <w:color w:val="FFFFFF" w:themeColor="background1"/>
                <w:sz w:val="20"/>
              </w:rPr>
            </w:pPr>
            <w:r w:rsidRPr="00B90623">
              <w:rPr>
                <w:rFonts w:ascii="Consolas" w:hAnsi="Consolas" w:cs="Consolas"/>
                <w:b/>
                <w:bCs/>
                <w:color w:val="FFFFFF" w:themeColor="background1"/>
                <w:sz w:val="20"/>
              </w:rPr>
              <w:t>Data Type</w:t>
            </w:r>
          </w:p>
        </w:tc>
        <w:tc>
          <w:tcPr>
            <w:tcW w:w="5028" w:type="dxa"/>
            <w:shd w:val="clear" w:color="auto" w:fill="1F497D" w:themeFill="text2"/>
          </w:tcPr>
          <w:p w:rsidRPr="00B90623" w:rsidR="00A41F08" w:rsidP="00DE78A2" w:rsidRDefault="00A41F08" w14:paraId="4CFEDEC0" w14:textId="77777777">
            <w:pPr>
              <w:rPr>
                <w:rFonts w:ascii="Consolas" w:hAnsi="Consolas" w:cs="Consolas"/>
                <w:color w:val="FFFFFF" w:themeColor="background1"/>
                <w:sz w:val="20"/>
              </w:rPr>
            </w:pPr>
            <w:r w:rsidRPr="00B90623">
              <w:rPr>
                <w:rFonts w:ascii="Consolas" w:hAnsi="Consolas" w:cs="Consolas"/>
                <w:b/>
                <w:bCs/>
                <w:color w:val="FFFFFF" w:themeColor="background1"/>
                <w:sz w:val="20"/>
              </w:rPr>
              <w:t>Description</w:t>
            </w:r>
          </w:p>
        </w:tc>
      </w:tr>
      <w:tr w:rsidRPr="00EA05E7" w:rsidR="00A41F08" w:rsidTr="00DE78A2" w14:paraId="36DFF0AC" w14:textId="77777777">
        <w:trPr>
          <w:trHeight w:val="231"/>
        </w:trPr>
        <w:tc>
          <w:tcPr>
            <w:tcW w:w="2518" w:type="dxa"/>
          </w:tcPr>
          <w:p w:rsidRPr="00A41F08" w:rsidR="00A41F08" w:rsidP="00A41F08" w:rsidRDefault="00A41F08" w14:paraId="682354E9" w14:textId="77777777">
            <w:pPr>
              <w:spacing w:after="0" w:line="240" w:lineRule="auto"/>
              <w:ind w:left="0"/>
              <w:rPr>
                <w:rFonts w:cstheme="minorHAnsi"/>
                <w:sz w:val="18"/>
                <w:szCs w:val="18"/>
              </w:rPr>
            </w:pPr>
            <w:r w:rsidRPr="00A41F08">
              <w:rPr>
                <w:rFonts w:cstheme="minorHAnsi"/>
                <w:sz w:val="18"/>
                <w:szCs w:val="18"/>
              </w:rPr>
              <w:t>Status</w:t>
            </w:r>
          </w:p>
        </w:tc>
        <w:tc>
          <w:tcPr>
            <w:tcW w:w="2552" w:type="dxa"/>
          </w:tcPr>
          <w:p w:rsidRPr="00A41F08" w:rsidR="00A41F08" w:rsidP="00A41F08" w:rsidRDefault="00A41F08" w14:paraId="2E7D6914" w14:textId="77777777">
            <w:pPr>
              <w:spacing w:after="0" w:line="240" w:lineRule="auto"/>
              <w:ind w:left="0"/>
              <w:rPr>
                <w:rFonts w:cstheme="minorHAnsi"/>
                <w:sz w:val="18"/>
                <w:szCs w:val="18"/>
              </w:rPr>
            </w:pPr>
            <w:proofErr w:type="spellStart"/>
            <w:r w:rsidRPr="00A41F08">
              <w:rPr>
                <w:rFonts w:cstheme="minorHAnsi"/>
                <w:sz w:val="18"/>
                <w:szCs w:val="18"/>
              </w:rPr>
              <w:t>ArrayOf</w:t>
            </w:r>
            <w:proofErr w:type="spellEnd"/>
            <w:r w:rsidRPr="00A41F08">
              <w:rPr>
                <w:rFonts w:cstheme="minorHAnsi"/>
                <w:sz w:val="18"/>
                <w:szCs w:val="18"/>
              </w:rPr>
              <w:t xml:space="preserve"> </w:t>
            </w:r>
            <w:proofErr w:type="spellStart"/>
            <w:r w:rsidRPr="00A41F08">
              <w:rPr>
                <w:rFonts w:cstheme="minorHAnsi"/>
                <w:sz w:val="18"/>
                <w:szCs w:val="18"/>
              </w:rPr>
              <w:t>CustALTInstrucStatus</w:t>
            </w:r>
            <w:proofErr w:type="spellEnd"/>
            <w:r w:rsidRPr="00A41F08">
              <w:rPr>
                <w:rFonts w:cstheme="minorHAnsi"/>
                <w:sz w:val="18"/>
                <w:szCs w:val="18"/>
              </w:rPr>
              <w:t xml:space="preserve"> object</w:t>
            </w:r>
          </w:p>
        </w:tc>
        <w:tc>
          <w:tcPr>
            <w:tcW w:w="5028" w:type="dxa"/>
          </w:tcPr>
          <w:p w:rsidRPr="00A41F08" w:rsidR="00A41F08" w:rsidP="00A41F08" w:rsidRDefault="00A41F08" w14:paraId="1C34F677" w14:textId="77777777">
            <w:pPr>
              <w:spacing w:after="0" w:line="240" w:lineRule="auto"/>
              <w:ind w:left="0"/>
              <w:rPr>
                <w:rFonts w:cstheme="minorHAnsi"/>
                <w:sz w:val="18"/>
                <w:szCs w:val="18"/>
              </w:rPr>
            </w:pPr>
            <w:r w:rsidRPr="00A41F08">
              <w:rPr>
                <w:rFonts w:cstheme="minorHAnsi"/>
                <w:sz w:val="18"/>
                <w:szCs w:val="18"/>
              </w:rPr>
              <w:t xml:space="preserve">List of Response Status </w:t>
            </w:r>
          </w:p>
        </w:tc>
      </w:tr>
      <w:tr w:rsidRPr="00EA05E7" w:rsidR="00A41F08" w:rsidTr="00DE78A2" w14:paraId="1DA25F8C" w14:textId="77777777">
        <w:trPr>
          <w:trHeight w:val="60"/>
        </w:trPr>
        <w:tc>
          <w:tcPr>
            <w:tcW w:w="2518" w:type="dxa"/>
          </w:tcPr>
          <w:p w:rsidRPr="00A41F08" w:rsidR="00A41F08" w:rsidP="00A41F08" w:rsidRDefault="00A41F08" w14:paraId="4820CE3A" w14:textId="77777777">
            <w:pPr>
              <w:spacing w:after="0" w:line="240" w:lineRule="auto"/>
              <w:ind w:left="0"/>
              <w:rPr>
                <w:rFonts w:cstheme="minorHAnsi"/>
                <w:sz w:val="18"/>
                <w:szCs w:val="18"/>
              </w:rPr>
            </w:pPr>
            <w:proofErr w:type="spellStart"/>
            <w:r w:rsidRPr="00A41F08">
              <w:rPr>
                <w:rFonts w:cstheme="minorHAnsi"/>
                <w:sz w:val="18"/>
                <w:szCs w:val="18"/>
              </w:rPr>
              <w:t>IsError</w:t>
            </w:r>
            <w:proofErr w:type="spellEnd"/>
          </w:p>
        </w:tc>
        <w:tc>
          <w:tcPr>
            <w:tcW w:w="2552" w:type="dxa"/>
          </w:tcPr>
          <w:p w:rsidRPr="00A41F08" w:rsidR="00A41F08" w:rsidP="00A41F08" w:rsidRDefault="00A41F08" w14:paraId="2D945572" w14:textId="77777777">
            <w:pPr>
              <w:spacing w:after="0" w:line="240" w:lineRule="auto"/>
              <w:ind w:left="0"/>
              <w:rPr>
                <w:rFonts w:cstheme="minorHAnsi"/>
                <w:sz w:val="18"/>
                <w:szCs w:val="18"/>
              </w:rPr>
            </w:pPr>
            <w:r w:rsidRPr="00A41F08">
              <w:rPr>
                <w:rFonts w:cstheme="minorHAnsi"/>
                <w:sz w:val="18"/>
                <w:szCs w:val="18"/>
              </w:rPr>
              <w:t>bool</w:t>
            </w:r>
          </w:p>
        </w:tc>
        <w:tc>
          <w:tcPr>
            <w:tcW w:w="5028" w:type="dxa"/>
          </w:tcPr>
          <w:p w:rsidRPr="00A41F08" w:rsidR="00A41F08" w:rsidP="00A41F08" w:rsidRDefault="00A41F08" w14:paraId="2E9ED01B" w14:textId="77777777">
            <w:pPr>
              <w:spacing w:after="0" w:line="240" w:lineRule="auto"/>
              <w:ind w:left="0"/>
              <w:rPr>
                <w:rFonts w:cstheme="minorHAnsi"/>
                <w:sz w:val="18"/>
                <w:szCs w:val="18"/>
              </w:rPr>
            </w:pPr>
            <w:r w:rsidRPr="00A41F08">
              <w:rPr>
                <w:rFonts w:cstheme="minorHAnsi"/>
                <w:sz w:val="18"/>
                <w:szCs w:val="18"/>
              </w:rPr>
              <w:t xml:space="preserve">Operation </w:t>
            </w:r>
            <w:proofErr w:type="gramStart"/>
            <w:r w:rsidRPr="00A41F08">
              <w:rPr>
                <w:rFonts w:cstheme="minorHAnsi"/>
                <w:sz w:val="18"/>
                <w:szCs w:val="18"/>
              </w:rPr>
              <w:t>status :</w:t>
            </w:r>
            <w:proofErr w:type="gramEnd"/>
            <w:r w:rsidRPr="00A41F08">
              <w:rPr>
                <w:rFonts w:cstheme="minorHAnsi"/>
                <w:sz w:val="18"/>
                <w:szCs w:val="18"/>
              </w:rPr>
              <w:t xml:space="preserve"> Success / Failure [true/false]</w:t>
            </w:r>
          </w:p>
        </w:tc>
      </w:tr>
      <w:tr w:rsidRPr="00EA05E7" w:rsidR="00A41F08" w:rsidTr="00DE78A2" w14:paraId="23B9B730" w14:textId="77777777">
        <w:trPr>
          <w:trHeight w:val="231"/>
        </w:trPr>
        <w:tc>
          <w:tcPr>
            <w:tcW w:w="2518" w:type="dxa"/>
          </w:tcPr>
          <w:p w:rsidRPr="00A41F08" w:rsidR="00A41F08" w:rsidP="00A41F08" w:rsidRDefault="00A41F08" w14:paraId="79383920" w14:textId="77777777">
            <w:pPr>
              <w:spacing w:after="0" w:line="240" w:lineRule="auto"/>
              <w:ind w:left="0"/>
              <w:rPr>
                <w:rFonts w:cstheme="minorHAnsi"/>
                <w:sz w:val="18"/>
                <w:szCs w:val="18"/>
              </w:rPr>
            </w:pPr>
            <w:proofErr w:type="spellStart"/>
            <w:r w:rsidRPr="00A41F08">
              <w:rPr>
                <w:rFonts w:cstheme="minorHAnsi"/>
                <w:sz w:val="18"/>
                <w:szCs w:val="18"/>
              </w:rPr>
              <w:t>AWBNo</w:t>
            </w:r>
            <w:proofErr w:type="spellEnd"/>
          </w:p>
        </w:tc>
        <w:tc>
          <w:tcPr>
            <w:tcW w:w="2552" w:type="dxa"/>
          </w:tcPr>
          <w:p w:rsidRPr="00A41F08" w:rsidR="00A41F08" w:rsidP="00A41F08" w:rsidRDefault="00A41F08" w14:paraId="7CF47476" w14:textId="77777777">
            <w:pPr>
              <w:spacing w:after="0" w:line="240" w:lineRule="auto"/>
              <w:ind w:left="0"/>
              <w:rPr>
                <w:rFonts w:cstheme="minorHAnsi"/>
                <w:sz w:val="18"/>
                <w:szCs w:val="18"/>
              </w:rPr>
            </w:pPr>
            <w:r w:rsidRPr="00A41F08">
              <w:rPr>
                <w:rFonts w:cstheme="minorHAnsi"/>
                <w:sz w:val="18"/>
                <w:szCs w:val="18"/>
              </w:rPr>
              <w:t>string</w:t>
            </w:r>
          </w:p>
        </w:tc>
        <w:tc>
          <w:tcPr>
            <w:tcW w:w="5028" w:type="dxa"/>
          </w:tcPr>
          <w:p w:rsidRPr="00A41F08" w:rsidR="00A41F08" w:rsidP="00A41F08" w:rsidRDefault="00A41F08" w14:paraId="4924CC2D" w14:textId="77777777">
            <w:pPr>
              <w:spacing w:after="0" w:line="240" w:lineRule="auto"/>
              <w:ind w:left="0"/>
              <w:rPr>
                <w:rFonts w:cstheme="minorHAnsi"/>
                <w:sz w:val="18"/>
                <w:szCs w:val="18"/>
              </w:rPr>
            </w:pPr>
            <w:r w:rsidRPr="00A41F08">
              <w:rPr>
                <w:rFonts w:cstheme="minorHAnsi"/>
                <w:sz w:val="18"/>
                <w:szCs w:val="18"/>
              </w:rPr>
              <w:t>Waybill number</w:t>
            </w:r>
          </w:p>
        </w:tc>
      </w:tr>
    </w:tbl>
    <w:p w:rsidR="00A41F08" w:rsidP="00652593" w:rsidRDefault="00A41F08" w14:paraId="4C6B67A0" w14:textId="77777777">
      <w:pPr>
        <w:rPr>
          <w:lang w:val="en-CA"/>
        </w:rPr>
      </w:pPr>
    </w:p>
    <w:p w:rsidRPr="0041063F" w:rsidR="00A41F08" w:rsidP="00CA32F7" w:rsidRDefault="00A41F08" w14:paraId="4ED14315" w14:textId="77777777">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95828929" w:id="243"/>
      <w:bookmarkStart w:name="_Toc131585314" w:id="244"/>
      <w:r w:rsidRPr="0041063F">
        <w:rPr>
          <w:rFonts w:cs="Arial" w:asciiTheme="minorHAnsi" w:hAnsiTheme="minorHAnsi"/>
          <w:color w:val="0070C0"/>
          <w:sz w:val="28"/>
          <w:szCs w:val="28"/>
          <w:lang w:val="en-CA"/>
        </w:rPr>
        <w:t>Master Download</w:t>
      </w:r>
      <w:bookmarkEnd w:id="243"/>
      <w:bookmarkEnd w:id="244"/>
      <w:r w:rsidRPr="0041063F">
        <w:rPr>
          <w:rFonts w:cs="Arial" w:asciiTheme="minorHAnsi" w:hAnsiTheme="minorHAnsi"/>
          <w:color w:val="0070C0"/>
          <w:sz w:val="28"/>
          <w:szCs w:val="28"/>
          <w:lang w:val="en-CA"/>
        </w:rPr>
        <w:t xml:space="preserve"> </w:t>
      </w:r>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A41F08" w:rsidTr="00DE78A2" w14:paraId="29C8F314" w14:textId="77777777">
        <w:tc>
          <w:tcPr>
            <w:tcW w:w="2424" w:type="dxa"/>
            <w:shd w:val="clear" w:color="auto" w:fill="00B0F0"/>
          </w:tcPr>
          <w:p w:rsidRPr="002D56BE" w:rsidR="00A41F08" w:rsidP="00DE78A2" w:rsidRDefault="00A41F08" w14:paraId="60E85BBF"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Pr>
                <w:rFonts w:asciiTheme="minorHAnsi" w:hAnsiTheme="minorHAnsi"/>
                <w:color w:val="FFFFFF"/>
                <w:sz w:val="22"/>
                <w:szCs w:val="22"/>
              </w:rPr>
              <w:t xml:space="preserve"> </w:t>
            </w:r>
          </w:p>
        </w:tc>
        <w:tc>
          <w:tcPr>
            <w:tcW w:w="7135" w:type="dxa"/>
            <w:vAlign w:val="center"/>
          </w:tcPr>
          <w:p w:rsidRPr="003868F4" w:rsidR="00A41F08" w:rsidP="00DE78A2" w:rsidRDefault="00A41F08" w14:paraId="4D1495F0" w14:textId="2FA91679">
            <w:pPr>
              <w:pStyle w:val="IBMtabletext"/>
              <w:ind w:left="21" w:right="21"/>
              <w:rPr>
                <w:rFonts w:asciiTheme="minorHAnsi" w:hAnsiTheme="minorHAnsi"/>
                <w:bCs/>
                <w:sz w:val="22"/>
                <w:szCs w:val="22"/>
              </w:rPr>
            </w:pPr>
            <w:r w:rsidRPr="00A41F08">
              <w:rPr>
                <w:rFonts w:asciiTheme="minorHAnsi" w:hAnsiTheme="minorHAnsi"/>
                <w:bCs/>
                <w:sz w:val="22"/>
                <w:szCs w:val="22"/>
              </w:rPr>
              <w:t>Master Download</w:t>
            </w:r>
          </w:p>
        </w:tc>
      </w:tr>
      <w:tr w:rsidRPr="002D56BE" w:rsidR="00A41F08" w:rsidTr="00DE78A2" w14:paraId="2220D094" w14:textId="77777777">
        <w:tc>
          <w:tcPr>
            <w:tcW w:w="2424" w:type="dxa"/>
            <w:shd w:val="clear" w:color="auto" w:fill="00B0F0"/>
          </w:tcPr>
          <w:p w:rsidRPr="002D56BE" w:rsidR="00A41F08" w:rsidP="00DE78A2" w:rsidRDefault="00A41F08" w14:paraId="1D220668"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A41F08" w:rsidP="00DE78A2" w:rsidRDefault="00A41F08" w14:paraId="3D5C89D7" w14:textId="412B7CF4">
            <w:pPr>
              <w:pStyle w:val="IBMtabletext"/>
              <w:tabs>
                <w:tab w:val="left" w:pos="310"/>
              </w:tabs>
              <w:ind w:left="21" w:right="21"/>
              <w:jc w:val="both"/>
              <w:rPr>
                <w:rFonts w:asciiTheme="minorHAnsi" w:hAnsiTheme="minorHAnsi"/>
                <w:sz w:val="22"/>
                <w:szCs w:val="22"/>
              </w:rPr>
            </w:pPr>
            <w:r w:rsidRPr="00A41F08">
              <w:rPr>
                <w:rFonts w:asciiTheme="minorHAnsi" w:hAnsiTheme="minorHAnsi"/>
                <w:sz w:val="22"/>
                <w:szCs w:val="22"/>
              </w:rPr>
              <w:t>This API exposes methods those will be used for master download.</w:t>
            </w:r>
          </w:p>
        </w:tc>
      </w:tr>
      <w:tr w:rsidRPr="002D56BE" w:rsidR="00A41F08" w:rsidTr="00DE78A2" w14:paraId="11DDDD18" w14:textId="77777777">
        <w:tc>
          <w:tcPr>
            <w:tcW w:w="2424" w:type="dxa"/>
            <w:shd w:val="clear" w:color="auto" w:fill="00B0F0"/>
          </w:tcPr>
          <w:p w:rsidRPr="002D56BE" w:rsidR="00A41F08" w:rsidP="00DE78A2" w:rsidRDefault="00A41F08" w14:paraId="5FEE7E94"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A41F08" w:rsidP="00DE78A2" w:rsidRDefault="00711AB5" w14:paraId="5B7AD22D" w14:textId="298A029E">
            <w:pPr>
              <w:pStyle w:val="IBMtabletext"/>
              <w:tabs>
                <w:tab w:val="left" w:pos="310"/>
              </w:tabs>
              <w:ind w:left="21" w:right="21"/>
              <w:jc w:val="both"/>
              <w:rPr>
                <w:rFonts w:asciiTheme="minorHAnsi" w:hAnsiTheme="minorHAnsi"/>
                <w:sz w:val="22"/>
                <w:szCs w:val="22"/>
              </w:rPr>
            </w:pPr>
            <w:r w:rsidRPr="00711AB5">
              <w:rPr>
                <w:rFonts w:asciiTheme="minorHAnsi" w:hAnsiTheme="minorHAnsi"/>
                <w:sz w:val="22"/>
                <w:szCs w:val="22"/>
              </w:rPr>
              <w:t xml:space="preserve">Intermediate layer (bridge API) is to be developed between backend and will be exposed to </w:t>
            </w:r>
            <w:r w:rsidR="00084AFF">
              <w:rPr>
                <w:rFonts w:asciiTheme="minorHAnsi" w:hAnsiTheme="minorHAnsi"/>
                <w:sz w:val="22"/>
                <w:szCs w:val="22"/>
              </w:rPr>
              <w:t>DHL Drupal</w:t>
            </w:r>
            <w:r w:rsidRPr="00AC4E05" w:rsidR="00084AFF">
              <w:rPr>
                <w:rFonts w:asciiTheme="minorHAnsi" w:hAnsiTheme="minorHAnsi"/>
                <w:sz w:val="22"/>
                <w:szCs w:val="22"/>
              </w:rPr>
              <w:t xml:space="preserve"> </w:t>
            </w:r>
            <w:r w:rsidRPr="00711AB5">
              <w:rPr>
                <w:rFonts w:asciiTheme="minorHAnsi" w:hAnsiTheme="minorHAnsi"/>
                <w:sz w:val="22"/>
                <w:szCs w:val="22"/>
              </w:rPr>
              <w:t>developer portal to handle request and response transaction of the API</w:t>
            </w:r>
          </w:p>
        </w:tc>
      </w:tr>
      <w:tr w:rsidRPr="002D56BE" w:rsidR="00A41F08" w:rsidTr="00DE78A2" w14:paraId="5582D8C0" w14:textId="77777777">
        <w:trPr>
          <w:cantSplit/>
        </w:trPr>
        <w:tc>
          <w:tcPr>
            <w:tcW w:w="2424" w:type="dxa"/>
            <w:shd w:val="clear" w:color="auto" w:fill="00B0F0"/>
          </w:tcPr>
          <w:p w:rsidRPr="002D56BE" w:rsidR="00A41F08" w:rsidP="00DE78A2" w:rsidRDefault="00A41F08" w14:paraId="0777A5E8"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A41F08" w:rsidP="00DE78A2" w:rsidRDefault="0040108A" w14:paraId="14247400" w14:textId="633DAD4B">
            <w:pPr>
              <w:spacing w:after="0" w:line="240" w:lineRule="auto"/>
              <w:ind w:left="0"/>
              <w:rPr>
                <w:rFonts w:asciiTheme="minorHAnsi" w:hAnsiTheme="minorHAnsi"/>
                <w:sz w:val="22"/>
                <w:szCs w:val="22"/>
              </w:rPr>
            </w:pPr>
            <w:r w:rsidRPr="0040108A">
              <w:rPr>
                <w:rFonts w:asciiTheme="minorHAnsi" w:hAnsiTheme="minorHAnsi"/>
                <w:sz w:val="22"/>
                <w:szCs w:val="22"/>
              </w:rPr>
              <w:t>Client ID-Secret validation at Apigee layer will be incorporated.</w:t>
            </w:r>
          </w:p>
        </w:tc>
      </w:tr>
    </w:tbl>
    <w:p w:rsidR="00A41F08" w:rsidP="00A41F08" w:rsidRDefault="00A41F08" w14:paraId="17C212CC" w14:textId="77777777">
      <w:pPr>
        <w:rPr>
          <w:lang w:val="en-CA"/>
        </w:rPr>
      </w:pPr>
    </w:p>
    <w:p w:rsidRPr="00A41F08" w:rsidR="00A41F08" w:rsidP="00CA32F7" w:rsidRDefault="00A41F08" w14:paraId="0B57D5CF" w14:textId="7641D81C">
      <w:pPr>
        <w:pStyle w:val="Heading3"/>
        <w:numPr>
          <w:ilvl w:val="2"/>
          <w:numId w:val="33"/>
        </w:numPr>
        <w:rPr>
          <w:rFonts w:cstheme="minorHAnsi"/>
          <w:i w:val="0"/>
          <w:iCs/>
        </w:rPr>
      </w:pPr>
      <w:bookmarkStart w:name="_Toc131585315" w:id="245"/>
      <w:r w:rsidRPr="007F3A1E">
        <w:rPr>
          <w:rFonts w:cstheme="minorHAnsi"/>
          <w:i w:val="0"/>
          <w:iCs/>
        </w:rPr>
        <w:t xml:space="preserve">Method for </w:t>
      </w:r>
      <w:r w:rsidRPr="00A41F08">
        <w:rPr>
          <w:rFonts w:cstheme="minorHAnsi"/>
          <w:i w:val="0"/>
          <w:iCs/>
        </w:rPr>
        <w:t>Master Download</w:t>
      </w:r>
      <w:bookmarkEnd w:id="245"/>
      <w:r w:rsidRPr="00A41F08">
        <w:rPr>
          <w:rFonts w:cstheme="minorHAnsi"/>
          <w:i w:val="0"/>
          <w:iCs/>
        </w:rPr>
        <w:t xml:space="preserve"> </w:t>
      </w:r>
    </w:p>
    <w:p w:rsidRPr="0041063F" w:rsidR="00652593" w:rsidP="00CA32F7" w:rsidRDefault="00A41F08" w14:paraId="5BD39348" w14:textId="5DF5ED7F">
      <w:pPr>
        <w:pStyle w:val="Heading3"/>
        <w:numPr>
          <w:ilvl w:val="3"/>
          <w:numId w:val="33"/>
        </w:numPr>
        <w:rPr>
          <w:rFonts w:cstheme="minorHAnsi"/>
          <w:i w:val="0"/>
          <w:iCs/>
        </w:rPr>
      </w:pPr>
      <w:bookmarkStart w:name="_Toc131585316" w:id="246"/>
      <w:proofErr w:type="spellStart"/>
      <w:r w:rsidRPr="0041063F">
        <w:rPr>
          <w:rFonts w:cstheme="minorHAnsi"/>
          <w:i w:val="0"/>
          <w:iCs/>
        </w:rPr>
        <w:t>DownloadPinCodeMaster</w:t>
      </w:r>
      <w:bookmarkEnd w:id="246"/>
      <w:proofErr w:type="spellEnd"/>
      <w:r w:rsidRPr="0041063F" w:rsidR="008C79B9">
        <w:rPr>
          <w:rFonts w:cstheme="minorHAnsi"/>
          <w:i w:val="0"/>
          <w:iCs/>
        </w:rPr>
        <w:t xml:space="preserve"> </w:t>
      </w:r>
    </w:p>
    <w:p w:rsidRPr="008C79B9" w:rsidR="008C79B9" w:rsidP="008C79B9" w:rsidRDefault="008C79B9" w14:paraId="3EA4FC40" w14:textId="58BC6216">
      <w:r w:rsidRPr="008C79B9">
        <w:t xml:space="preserve">This method will </w:t>
      </w:r>
      <w:r w:rsidRPr="008C79B9" w:rsidR="00292538">
        <w:t>download</w:t>
      </w:r>
      <w:r w:rsidRPr="008C79B9">
        <w:t xml:space="preserve"> incremental pin code master changes.</w:t>
      </w:r>
    </w:p>
    <w:p w:rsidRPr="008C79B9" w:rsidR="008C79B9" w:rsidP="008C79B9" w:rsidRDefault="008C79B9" w14:paraId="6AED1104" w14:textId="77777777">
      <w:pPr>
        <w:rPr>
          <w:u w:val="single"/>
        </w:rPr>
      </w:pPr>
      <w:r w:rsidRPr="008C79B9">
        <w:rPr>
          <w:u w:val="single"/>
        </w:rPr>
        <w:t>Request:</w:t>
      </w:r>
    </w:p>
    <w:tbl>
      <w:tblPr>
        <w:tblStyle w:val="TableGrid"/>
        <w:tblW w:w="9535" w:type="dxa"/>
        <w:tblLayout w:type="fixed"/>
        <w:tblLook w:val="04A0" w:firstRow="1" w:lastRow="0" w:firstColumn="1" w:lastColumn="0" w:noHBand="0" w:noVBand="1"/>
      </w:tblPr>
      <w:tblGrid>
        <w:gridCol w:w="1908"/>
        <w:gridCol w:w="1237"/>
        <w:gridCol w:w="990"/>
        <w:gridCol w:w="990"/>
        <w:gridCol w:w="1800"/>
        <w:gridCol w:w="2610"/>
      </w:tblGrid>
      <w:tr w:rsidR="008C79B9" w:rsidTr="008C79B9" w14:paraId="287238C5" w14:textId="77777777">
        <w:tc>
          <w:tcPr>
            <w:tcW w:w="1908" w:type="dxa"/>
            <w:shd w:val="clear" w:color="auto" w:fill="1F497D" w:themeFill="text2"/>
          </w:tcPr>
          <w:p w:rsidRPr="00B93C02" w:rsidR="008C79B9" w:rsidP="00DE78A2" w:rsidRDefault="008C79B9" w14:paraId="23B2A6F6"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1237" w:type="dxa"/>
            <w:shd w:val="clear" w:color="auto" w:fill="1F497D" w:themeFill="text2"/>
          </w:tcPr>
          <w:p w:rsidRPr="00B93C02" w:rsidR="008C79B9" w:rsidP="00DE78A2" w:rsidRDefault="008C79B9" w14:paraId="17BC0369"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0" w:type="dxa"/>
            <w:shd w:val="clear" w:color="auto" w:fill="1F497D" w:themeFill="text2"/>
          </w:tcPr>
          <w:p w:rsidRPr="00B93C02" w:rsidR="008C79B9" w:rsidP="00DE78A2" w:rsidRDefault="008C79B9" w14:paraId="22DB970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Require</w:t>
            </w:r>
          </w:p>
        </w:tc>
        <w:tc>
          <w:tcPr>
            <w:tcW w:w="990" w:type="dxa"/>
            <w:shd w:val="clear" w:color="auto" w:fill="1F497D" w:themeFill="text2"/>
          </w:tcPr>
          <w:p w:rsidRPr="00B90623" w:rsidR="008C79B9" w:rsidP="00DE78A2" w:rsidRDefault="008C79B9" w14:paraId="5C748B8C" w14:textId="08F4B003">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Length</w:t>
            </w:r>
          </w:p>
        </w:tc>
        <w:tc>
          <w:tcPr>
            <w:tcW w:w="1800" w:type="dxa"/>
            <w:shd w:val="clear" w:color="auto" w:fill="1F497D" w:themeFill="text2"/>
          </w:tcPr>
          <w:p w:rsidRPr="00B90623" w:rsidR="008C79B9" w:rsidP="00DE78A2" w:rsidRDefault="008C79B9" w14:paraId="3A07EF34" w14:textId="28936E1A">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Allowed Values</w:t>
            </w:r>
          </w:p>
        </w:tc>
        <w:tc>
          <w:tcPr>
            <w:tcW w:w="2610" w:type="dxa"/>
            <w:shd w:val="clear" w:color="auto" w:fill="1F497D" w:themeFill="text2"/>
          </w:tcPr>
          <w:p w:rsidRPr="00B93C02" w:rsidR="008C79B9" w:rsidP="00DE78A2" w:rsidRDefault="008C79B9" w14:paraId="5D3DD71C" w14:textId="59A214E1">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8C79B9" w:rsidTr="008C79B9" w14:paraId="7166379B" w14:textId="77777777">
        <w:tc>
          <w:tcPr>
            <w:tcW w:w="1908" w:type="dxa"/>
          </w:tcPr>
          <w:p w:rsidRPr="00B93C02" w:rsidR="008C79B9" w:rsidP="008C79B9" w:rsidRDefault="008C79B9" w14:paraId="40F8B11D" w14:textId="32989089">
            <w:pPr>
              <w:spacing w:after="0" w:line="240" w:lineRule="auto"/>
              <w:ind w:left="0"/>
              <w:rPr>
                <w:rFonts w:cstheme="minorHAnsi"/>
              </w:rPr>
            </w:pPr>
            <w:r>
              <w:rPr>
                <w:rFonts w:ascii="Courier New" w:hAnsi="Courier New" w:cs="Courier New"/>
                <w:noProof/>
                <w:sz w:val="20"/>
                <w:lang w:bidi="hi-IN"/>
              </w:rPr>
              <w:t>lastSynchDate</w:t>
            </w:r>
          </w:p>
        </w:tc>
        <w:tc>
          <w:tcPr>
            <w:tcW w:w="1237" w:type="dxa"/>
          </w:tcPr>
          <w:p w:rsidRPr="00B93C02" w:rsidR="008C79B9" w:rsidP="008C79B9" w:rsidRDefault="008C79B9" w14:paraId="1FAF6D52" w14:textId="7B9400C5">
            <w:pPr>
              <w:spacing w:after="0" w:line="240" w:lineRule="auto"/>
              <w:ind w:left="0"/>
              <w:rPr>
                <w:rFonts w:cstheme="minorHAnsi"/>
              </w:rPr>
            </w:pPr>
            <w:proofErr w:type="spellStart"/>
            <w:r>
              <w:rPr>
                <w:rFonts w:cstheme="minorHAnsi"/>
              </w:rPr>
              <w:t>DateTime</w:t>
            </w:r>
            <w:proofErr w:type="spellEnd"/>
          </w:p>
        </w:tc>
        <w:tc>
          <w:tcPr>
            <w:tcW w:w="990" w:type="dxa"/>
          </w:tcPr>
          <w:p w:rsidRPr="00B93C02" w:rsidR="008C79B9" w:rsidP="008C79B9" w:rsidRDefault="008C79B9" w14:paraId="280196B7" w14:textId="5E336920">
            <w:pPr>
              <w:spacing w:after="0" w:line="240" w:lineRule="auto"/>
              <w:ind w:left="0"/>
              <w:rPr>
                <w:rFonts w:cstheme="minorHAnsi"/>
              </w:rPr>
            </w:pPr>
            <w:r w:rsidRPr="001722D1">
              <w:rPr>
                <w:rFonts w:cstheme="minorHAnsi"/>
              </w:rPr>
              <w:t>Y</w:t>
            </w:r>
          </w:p>
        </w:tc>
        <w:tc>
          <w:tcPr>
            <w:tcW w:w="990" w:type="dxa"/>
          </w:tcPr>
          <w:p w:rsidRPr="001722D1" w:rsidR="008C79B9" w:rsidP="008C79B9" w:rsidRDefault="008C79B9" w14:paraId="528B5164" w14:textId="7554CCA2">
            <w:pPr>
              <w:spacing w:after="0" w:line="240" w:lineRule="auto"/>
              <w:ind w:left="0"/>
              <w:rPr>
                <w:rFonts w:cstheme="minorHAnsi"/>
              </w:rPr>
            </w:pPr>
            <w:r w:rsidRPr="001722D1">
              <w:rPr>
                <w:rFonts w:cstheme="minorHAnsi"/>
              </w:rPr>
              <w:t>6</w:t>
            </w:r>
          </w:p>
        </w:tc>
        <w:tc>
          <w:tcPr>
            <w:tcW w:w="1800" w:type="dxa"/>
          </w:tcPr>
          <w:p w:rsidRPr="001722D1" w:rsidR="008C79B9" w:rsidP="008C79B9" w:rsidRDefault="008C79B9" w14:paraId="3E26F8AF" w14:textId="513B6527">
            <w:pPr>
              <w:spacing w:after="0" w:line="240" w:lineRule="auto"/>
              <w:ind w:left="0"/>
              <w:rPr>
                <w:rFonts w:cstheme="minorHAnsi"/>
              </w:rPr>
            </w:pPr>
            <w:r>
              <w:rPr>
                <w:rFonts w:cstheme="minorHAnsi"/>
              </w:rPr>
              <w:t>Valid Date</w:t>
            </w:r>
          </w:p>
        </w:tc>
        <w:tc>
          <w:tcPr>
            <w:tcW w:w="2610" w:type="dxa"/>
          </w:tcPr>
          <w:p w:rsidRPr="00B93C02" w:rsidR="008C79B9" w:rsidP="008C79B9" w:rsidRDefault="008C79B9" w14:paraId="5FFFBF99" w14:textId="45700F03">
            <w:pPr>
              <w:spacing w:after="0" w:line="240" w:lineRule="auto"/>
              <w:ind w:left="0"/>
              <w:rPr>
                <w:rFonts w:cstheme="minorHAnsi"/>
              </w:rPr>
            </w:pPr>
            <w:r>
              <w:rPr>
                <w:rFonts w:cstheme="minorHAnsi"/>
              </w:rPr>
              <w:t xml:space="preserve">Last synch date to be passed </w:t>
            </w:r>
          </w:p>
        </w:tc>
      </w:tr>
      <w:tr w:rsidRPr="00471BC4" w:rsidR="008C79B9" w:rsidTr="008C79B9" w14:paraId="5CAD94D1" w14:textId="77777777">
        <w:trPr>
          <w:trHeight w:val="503"/>
        </w:trPr>
        <w:tc>
          <w:tcPr>
            <w:tcW w:w="1908" w:type="dxa"/>
          </w:tcPr>
          <w:p w:rsidRPr="00B93C02" w:rsidR="008C79B9" w:rsidP="008C79B9" w:rsidRDefault="008C79B9" w14:paraId="79702C24" w14:textId="35E06990">
            <w:pPr>
              <w:spacing w:after="0" w:line="240" w:lineRule="auto"/>
              <w:ind w:left="0"/>
              <w:rPr>
                <w:rFonts w:cstheme="minorHAnsi"/>
              </w:rPr>
            </w:pPr>
            <w:r w:rsidRPr="001722D1">
              <w:rPr>
                <w:rFonts w:cstheme="minorHAnsi"/>
                <w:noProof/>
                <w:lang w:bidi="hi-IN"/>
              </w:rPr>
              <w:t>Profile</w:t>
            </w:r>
          </w:p>
        </w:tc>
        <w:tc>
          <w:tcPr>
            <w:tcW w:w="1237" w:type="dxa"/>
          </w:tcPr>
          <w:p w:rsidRPr="00B93C02" w:rsidR="008C79B9" w:rsidP="008C79B9" w:rsidRDefault="008C79B9" w14:paraId="5F5A6493" w14:textId="60D3BA1C">
            <w:pPr>
              <w:spacing w:after="0" w:line="240" w:lineRule="auto"/>
              <w:ind w:left="0"/>
              <w:rPr>
                <w:rFonts w:cstheme="minorHAnsi"/>
              </w:rPr>
            </w:pPr>
            <w:r w:rsidRPr="001722D1">
              <w:rPr>
                <w:rFonts w:cstheme="minorHAnsi"/>
              </w:rPr>
              <w:t>Object</w:t>
            </w:r>
          </w:p>
        </w:tc>
        <w:tc>
          <w:tcPr>
            <w:tcW w:w="990" w:type="dxa"/>
          </w:tcPr>
          <w:p w:rsidRPr="00B93C02" w:rsidR="008C79B9" w:rsidP="008C79B9" w:rsidRDefault="008C79B9" w14:paraId="29D15337" w14:textId="32BF1DAD">
            <w:pPr>
              <w:spacing w:after="0" w:line="240" w:lineRule="auto"/>
              <w:ind w:left="0"/>
              <w:rPr>
                <w:rFonts w:cstheme="minorHAnsi"/>
              </w:rPr>
            </w:pPr>
            <w:r w:rsidRPr="00471BC4">
              <w:rPr>
                <w:rFonts w:cstheme="minorHAnsi"/>
                <w:bCs/>
              </w:rPr>
              <w:t>Y</w:t>
            </w:r>
          </w:p>
        </w:tc>
        <w:tc>
          <w:tcPr>
            <w:tcW w:w="990" w:type="dxa"/>
          </w:tcPr>
          <w:p w:rsidRPr="00B93C02" w:rsidR="008C79B9" w:rsidP="008C79B9" w:rsidRDefault="008C79B9" w14:paraId="2D85ACEB" w14:textId="77777777">
            <w:pPr>
              <w:spacing w:after="0" w:line="240" w:lineRule="auto"/>
              <w:ind w:left="0"/>
              <w:rPr>
                <w:rFonts w:cstheme="minorHAnsi"/>
              </w:rPr>
            </w:pPr>
          </w:p>
        </w:tc>
        <w:tc>
          <w:tcPr>
            <w:tcW w:w="1800" w:type="dxa"/>
          </w:tcPr>
          <w:p w:rsidRPr="00B93C02" w:rsidR="008C79B9" w:rsidP="008C79B9" w:rsidRDefault="008C79B9" w14:paraId="5F07F0B9" w14:textId="45BE3861">
            <w:pPr>
              <w:spacing w:after="0" w:line="240" w:lineRule="auto"/>
              <w:ind w:left="0"/>
              <w:rPr>
                <w:rFonts w:cstheme="minorHAnsi"/>
              </w:rPr>
            </w:pPr>
          </w:p>
        </w:tc>
        <w:tc>
          <w:tcPr>
            <w:tcW w:w="2610" w:type="dxa"/>
          </w:tcPr>
          <w:p w:rsidRPr="00B93C02" w:rsidR="008C79B9" w:rsidP="008C79B9" w:rsidRDefault="008C79B9" w14:paraId="5E722977" w14:textId="76FCB399">
            <w:pPr>
              <w:spacing w:after="0" w:line="240" w:lineRule="auto"/>
              <w:ind w:left="0"/>
              <w:rPr>
                <w:rFonts w:cstheme="minorHAnsi"/>
              </w:rPr>
            </w:pPr>
            <w:r w:rsidRPr="001722D1">
              <w:rPr>
                <w:rFonts w:cstheme="minorHAnsi"/>
              </w:rPr>
              <w:t>Client details,</w:t>
            </w:r>
            <w:r w:rsidRPr="001722D1">
              <w:rPr>
                <w:rFonts w:cstheme="minorHAnsi"/>
                <w:b/>
                <w:bCs/>
              </w:rPr>
              <w:t xml:space="preserve"> </w:t>
            </w:r>
            <w:r w:rsidRPr="001722D1">
              <w:rPr>
                <w:rFonts w:cstheme="minorHAnsi"/>
                <w:noProof/>
                <w:lang w:bidi="hi-IN"/>
              </w:rPr>
              <w:t>profile</w:t>
            </w:r>
            <w:r w:rsidRPr="001722D1">
              <w:rPr>
                <w:rFonts w:cstheme="minorHAnsi"/>
              </w:rPr>
              <w:t xml:space="preserve"> details are given in common objects sheet.</w:t>
            </w:r>
          </w:p>
        </w:tc>
      </w:tr>
    </w:tbl>
    <w:p w:rsidRPr="00652593" w:rsidR="00652593" w:rsidP="00652593" w:rsidRDefault="00652593" w14:paraId="5EC625F8" w14:textId="77777777">
      <w:pPr>
        <w:rPr>
          <w:lang w:val="en-CA"/>
        </w:rPr>
      </w:pPr>
    </w:p>
    <w:p w:rsidRPr="008C79B9" w:rsidR="008C79B9" w:rsidP="008C79B9" w:rsidRDefault="008C79B9" w14:paraId="7FA8A7EF" w14:textId="2C9378CE">
      <w:pPr>
        <w:rPr>
          <w:u w:val="single"/>
        </w:rPr>
      </w:pPr>
      <w:r>
        <w:rPr>
          <w:u w:val="single"/>
        </w:rPr>
        <w:t>Response</w:t>
      </w:r>
      <w:r w:rsidRPr="008C79B9">
        <w:rPr>
          <w:u w:val="single"/>
        </w:rPr>
        <w:t>:</w:t>
      </w:r>
    </w:p>
    <w:tbl>
      <w:tblPr>
        <w:tblStyle w:val="TableGrid"/>
        <w:tblW w:w="9535" w:type="dxa"/>
        <w:tblLayout w:type="fixed"/>
        <w:tblLook w:val="04A0" w:firstRow="1" w:lastRow="0" w:firstColumn="1" w:lastColumn="0" w:noHBand="0" w:noVBand="1"/>
      </w:tblPr>
      <w:tblGrid>
        <w:gridCol w:w="3955"/>
        <w:gridCol w:w="1260"/>
        <w:gridCol w:w="4320"/>
      </w:tblGrid>
      <w:tr w:rsidR="008C79B9" w:rsidTr="008C79B9" w14:paraId="7EF690B3" w14:textId="77777777">
        <w:tc>
          <w:tcPr>
            <w:tcW w:w="3955" w:type="dxa"/>
            <w:shd w:val="clear" w:color="auto" w:fill="1F497D" w:themeFill="text2"/>
          </w:tcPr>
          <w:p w:rsidRPr="00B93C02" w:rsidR="008C79B9" w:rsidP="00DE78A2" w:rsidRDefault="008C79B9" w14:paraId="043F7729"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1260" w:type="dxa"/>
            <w:shd w:val="clear" w:color="auto" w:fill="1F497D" w:themeFill="text2"/>
          </w:tcPr>
          <w:p w:rsidRPr="00B93C02" w:rsidR="008C79B9" w:rsidP="00DE78A2" w:rsidRDefault="008C79B9" w14:paraId="11CB12C6"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4320" w:type="dxa"/>
            <w:shd w:val="clear" w:color="auto" w:fill="1F497D" w:themeFill="text2"/>
          </w:tcPr>
          <w:p w:rsidRPr="00B93C02" w:rsidR="008C79B9" w:rsidP="00DE78A2" w:rsidRDefault="008C79B9" w14:paraId="2A439D4E"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471BC4" w:rsidR="008C79B9" w:rsidTr="008C79B9" w14:paraId="30BC856F" w14:textId="77777777">
        <w:tc>
          <w:tcPr>
            <w:tcW w:w="3955" w:type="dxa"/>
          </w:tcPr>
          <w:p w:rsidRPr="00B93C02" w:rsidR="008C79B9" w:rsidP="00DE78A2" w:rsidRDefault="008C79B9" w14:paraId="541A1B49" w14:textId="40E9411F">
            <w:pPr>
              <w:spacing w:after="0" w:line="240" w:lineRule="auto"/>
              <w:ind w:left="0"/>
              <w:rPr>
                <w:rFonts w:cstheme="minorHAnsi"/>
              </w:rPr>
            </w:pPr>
            <w:r>
              <w:rPr>
                <w:rFonts w:cstheme="minorHAnsi"/>
                <w:noProof/>
                <w:color w:val="000000" w:themeColor="text1"/>
                <w:lang w:bidi="hi-IN"/>
              </w:rPr>
              <w:t>List&lt;</w:t>
            </w:r>
            <w:r w:rsidRPr="004D7F3C">
              <w:rPr>
                <w:rFonts w:cstheme="minorHAnsi"/>
                <w:noProof/>
                <w:color w:val="000000" w:themeColor="text1"/>
                <w:lang w:bidi="hi-IN"/>
              </w:rPr>
              <w:t>ServiceCenterDetailsReference</w:t>
            </w:r>
            <w:r>
              <w:rPr>
                <w:rFonts w:cstheme="minorHAnsi"/>
                <w:noProof/>
                <w:color w:val="000000" w:themeColor="text1"/>
                <w:lang w:bidi="hi-IN"/>
              </w:rPr>
              <w:t>&gt;</w:t>
            </w:r>
            <w:r w:rsidRPr="004D7F3C">
              <w:rPr>
                <w:rFonts w:cstheme="minorHAnsi"/>
                <w:color w:val="000000" w:themeColor="text1"/>
              </w:rPr>
              <w:t xml:space="preserve">  </w:t>
            </w:r>
          </w:p>
        </w:tc>
        <w:tc>
          <w:tcPr>
            <w:tcW w:w="1260" w:type="dxa"/>
          </w:tcPr>
          <w:p w:rsidRPr="00B93C02" w:rsidR="008C79B9" w:rsidP="00DE78A2" w:rsidRDefault="008C79B9" w14:paraId="0895ADE5" w14:textId="60719203">
            <w:pPr>
              <w:spacing w:after="0" w:line="240" w:lineRule="auto"/>
              <w:ind w:left="0"/>
              <w:rPr>
                <w:rFonts w:cstheme="minorHAnsi"/>
              </w:rPr>
            </w:pPr>
            <w:r>
              <w:rPr>
                <w:rFonts w:cstheme="minorHAnsi"/>
              </w:rPr>
              <w:t>Object</w:t>
            </w:r>
          </w:p>
        </w:tc>
        <w:tc>
          <w:tcPr>
            <w:tcW w:w="4320" w:type="dxa"/>
          </w:tcPr>
          <w:p w:rsidRPr="00B93C02" w:rsidR="008C79B9" w:rsidP="00DE78A2" w:rsidRDefault="008C79B9" w14:paraId="64D3E9C8" w14:textId="7E947797">
            <w:pPr>
              <w:spacing w:after="0" w:line="240" w:lineRule="auto"/>
              <w:ind w:left="0"/>
              <w:rPr>
                <w:rFonts w:cstheme="minorHAnsi"/>
              </w:rPr>
            </w:pPr>
            <w:r w:rsidRPr="004D7F3C">
              <w:rPr>
                <w:rFonts w:cstheme="minorHAnsi"/>
              </w:rPr>
              <w:t>Return service detail object for a pin code</w:t>
            </w:r>
            <w:r>
              <w:rPr>
                <w:rFonts w:cstheme="minorHAnsi"/>
              </w:rPr>
              <w:t xml:space="preserve"> </w:t>
            </w:r>
          </w:p>
        </w:tc>
      </w:tr>
    </w:tbl>
    <w:p w:rsidR="008C79B9" w:rsidP="008C79B9" w:rsidRDefault="008C79B9" w14:paraId="1B77481E" w14:textId="77777777">
      <w:pPr>
        <w:rPr>
          <w:rFonts w:cstheme="minorHAnsi"/>
          <w:noProof/>
          <w:color w:val="000000" w:themeColor="text1"/>
          <w:u w:val="single"/>
          <w:lang w:bidi="hi-IN"/>
        </w:rPr>
      </w:pPr>
    </w:p>
    <w:p w:rsidRPr="00C75522" w:rsidR="008C79B9" w:rsidP="008C79B9" w:rsidRDefault="008C79B9" w14:paraId="4D12BF78" w14:textId="1DFA03FA">
      <w:pPr>
        <w:rPr>
          <w:rFonts w:cstheme="minorHAnsi"/>
          <w:color w:val="000000" w:themeColor="text1"/>
          <w:u w:val="single"/>
        </w:rPr>
      </w:pPr>
      <w:proofErr w:type="gramStart"/>
      <w:r w:rsidRPr="00C75522">
        <w:rPr>
          <w:rFonts w:cstheme="minorHAnsi"/>
          <w:noProof/>
          <w:color w:val="000000" w:themeColor="text1"/>
          <w:u w:val="single"/>
          <w:lang w:bidi="hi-IN"/>
        </w:rPr>
        <w:t>ServiceCenterDetailsReference</w:t>
      </w:r>
      <w:r w:rsidRPr="00C75522">
        <w:rPr>
          <w:rFonts w:cstheme="minorHAnsi"/>
          <w:color w:val="000000" w:themeColor="text1"/>
          <w:u w:val="single"/>
        </w:rPr>
        <w:t xml:space="preserve">  Definition</w:t>
      </w:r>
      <w:proofErr w:type="gramEnd"/>
      <w:r>
        <w:rPr>
          <w:rFonts w:cstheme="minorHAnsi"/>
          <w:color w:val="000000" w:themeColor="text1"/>
          <w:u w:val="single"/>
        </w:rPr>
        <w:t>:</w:t>
      </w:r>
      <w:r w:rsidRPr="00C75522">
        <w:rPr>
          <w:rFonts w:cstheme="minorHAnsi"/>
          <w:color w:val="000000" w:themeColor="text1"/>
          <w:u w:val="single"/>
        </w:rPr>
        <w:t xml:space="preserve"> </w:t>
      </w:r>
    </w:p>
    <w:tbl>
      <w:tblPr>
        <w:tblStyle w:val="TableGrid"/>
        <w:tblW w:w="10504" w:type="dxa"/>
        <w:tblLayout w:type="fixed"/>
        <w:tblLook w:val="04A0" w:firstRow="1" w:lastRow="0" w:firstColumn="1" w:lastColumn="0" w:noHBand="0" w:noVBand="1"/>
      </w:tblPr>
      <w:tblGrid>
        <w:gridCol w:w="2425"/>
        <w:gridCol w:w="1936"/>
        <w:gridCol w:w="992"/>
        <w:gridCol w:w="1842"/>
        <w:gridCol w:w="3309"/>
      </w:tblGrid>
      <w:tr w:rsidR="008C79B9" w:rsidTr="008C79B9" w14:paraId="0490B712" w14:textId="77777777">
        <w:trPr>
          <w:trHeight w:val="368"/>
        </w:trPr>
        <w:tc>
          <w:tcPr>
            <w:tcW w:w="2425" w:type="dxa"/>
            <w:shd w:val="clear" w:color="auto" w:fill="1F497D" w:themeFill="text2"/>
          </w:tcPr>
          <w:p w:rsidRPr="008C79B9" w:rsidR="008C79B9" w:rsidP="008C79B9" w:rsidRDefault="008C79B9" w14:paraId="63484C36"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Field Name</w:t>
            </w:r>
          </w:p>
        </w:tc>
        <w:tc>
          <w:tcPr>
            <w:tcW w:w="1936" w:type="dxa"/>
            <w:shd w:val="clear" w:color="auto" w:fill="1F497D" w:themeFill="text2"/>
          </w:tcPr>
          <w:p w:rsidRPr="008C79B9" w:rsidR="008C79B9" w:rsidP="008C79B9" w:rsidRDefault="008C79B9" w14:paraId="67A0A9DA"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992" w:type="dxa"/>
            <w:shd w:val="clear" w:color="auto" w:fill="1F497D" w:themeFill="text2"/>
          </w:tcPr>
          <w:p w:rsidRPr="008C79B9" w:rsidR="008C79B9" w:rsidP="008C79B9" w:rsidRDefault="008C79B9" w14:paraId="19A1022A"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Length</w:t>
            </w:r>
          </w:p>
        </w:tc>
        <w:tc>
          <w:tcPr>
            <w:tcW w:w="1842" w:type="dxa"/>
            <w:shd w:val="clear" w:color="auto" w:fill="1F497D" w:themeFill="text2"/>
          </w:tcPr>
          <w:p w:rsidRPr="008C79B9" w:rsidR="008C79B9" w:rsidP="008C79B9" w:rsidRDefault="008C79B9" w14:paraId="50DCC34C" w14:textId="77777777">
            <w:pPr>
              <w:spacing w:after="0" w:line="240" w:lineRule="auto"/>
              <w:ind w:left="0"/>
              <w:jc w:val="both"/>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3309" w:type="dxa"/>
            <w:shd w:val="clear" w:color="auto" w:fill="1F497D" w:themeFill="text2"/>
          </w:tcPr>
          <w:p w:rsidRPr="008C79B9" w:rsidR="008C79B9" w:rsidP="008C79B9" w:rsidRDefault="008C79B9" w14:paraId="403D23BC"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008C79B9" w:rsidTr="008C79B9" w14:paraId="6D45E3F7" w14:textId="77777777">
        <w:trPr>
          <w:trHeight w:val="231"/>
        </w:trPr>
        <w:tc>
          <w:tcPr>
            <w:tcW w:w="2425" w:type="dxa"/>
          </w:tcPr>
          <w:p w:rsidRPr="008C79B9" w:rsidR="008C79B9" w:rsidP="008C79B9" w:rsidRDefault="008C79B9" w14:paraId="3ECBE3DD" w14:textId="77777777">
            <w:pPr>
              <w:spacing w:after="0" w:line="240" w:lineRule="auto"/>
              <w:ind w:left="0"/>
              <w:rPr>
                <w:rFonts w:cstheme="minorHAnsi"/>
                <w:sz w:val="18"/>
                <w:szCs w:val="18"/>
              </w:rPr>
            </w:pPr>
            <w:proofErr w:type="spellStart"/>
            <w:r w:rsidRPr="008C79B9">
              <w:rPr>
                <w:rFonts w:cstheme="minorHAnsi"/>
                <w:sz w:val="18"/>
                <w:szCs w:val="18"/>
              </w:rPr>
              <w:t>PinCode</w:t>
            </w:r>
            <w:proofErr w:type="spellEnd"/>
          </w:p>
        </w:tc>
        <w:tc>
          <w:tcPr>
            <w:tcW w:w="1936" w:type="dxa"/>
          </w:tcPr>
          <w:p w:rsidRPr="008C79B9" w:rsidR="008C79B9" w:rsidP="008C79B9" w:rsidRDefault="008C79B9" w14:paraId="2EF1633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7D77E4DB" w14:textId="77777777">
            <w:pPr>
              <w:spacing w:after="0" w:line="240" w:lineRule="auto"/>
              <w:ind w:left="0"/>
              <w:rPr>
                <w:rFonts w:cstheme="minorHAnsi"/>
                <w:sz w:val="18"/>
                <w:szCs w:val="18"/>
              </w:rPr>
            </w:pPr>
            <w:r w:rsidRPr="008C79B9">
              <w:rPr>
                <w:rFonts w:cstheme="minorHAnsi"/>
                <w:sz w:val="18"/>
                <w:szCs w:val="18"/>
              </w:rPr>
              <w:t>6</w:t>
            </w:r>
          </w:p>
        </w:tc>
        <w:tc>
          <w:tcPr>
            <w:tcW w:w="1842" w:type="dxa"/>
          </w:tcPr>
          <w:p w:rsidRPr="008C79B9" w:rsidR="008C79B9" w:rsidP="008C79B9" w:rsidRDefault="008C79B9" w14:paraId="7B93A861" w14:textId="77777777">
            <w:pPr>
              <w:spacing w:after="0" w:line="240" w:lineRule="auto"/>
              <w:ind w:left="0"/>
              <w:rPr>
                <w:rFonts w:cstheme="minorHAnsi"/>
                <w:sz w:val="18"/>
                <w:szCs w:val="18"/>
              </w:rPr>
            </w:pPr>
            <w:r w:rsidRPr="008C79B9">
              <w:rPr>
                <w:rFonts w:cstheme="minorHAnsi"/>
                <w:sz w:val="18"/>
                <w:szCs w:val="18"/>
              </w:rPr>
              <w:t>0-9</w:t>
            </w:r>
          </w:p>
        </w:tc>
        <w:tc>
          <w:tcPr>
            <w:tcW w:w="3309" w:type="dxa"/>
          </w:tcPr>
          <w:p w:rsidRPr="008C79B9" w:rsidR="008C79B9" w:rsidP="008C79B9" w:rsidRDefault="008C79B9" w14:paraId="6AAF9722" w14:textId="77777777">
            <w:pPr>
              <w:spacing w:after="0" w:line="240" w:lineRule="auto"/>
              <w:ind w:left="0"/>
              <w:rPr>
                <w:rFonts w:cstheme="minorHAnsi"/>
                <w:sz w:val="18"/>
                <w:szCs w:val="18"/>
              </w:rPr>
            </w:pPr>
            <w:r w:rsidRPr="008C79B9">
              <w:rPr>
                <w:rFonts w:cstheme="minorHAnsi"/>
                <w:sz w:val="18"/>
                <w:szCs w:val="18"/>
              </w:rPr>
              <w:t>Pin Code</w:t>
            </w:r>
          </w:p>
        </w:tc>
      </w:tr>
      <w:tr w:rsidR="008C79B9" w:rsidTr="008C79B9" w14:paraId="6AB6BFB9" w14:textId="77777777">
        <w:trPr>
          <w:trHeight w:val="60"/>
        </w:trPr>
        <w:tc>
          <w:tcPr>
            <w:tcW w:w="2425" w:type="dxa"/>
          </w:tcPr>
          <w:p w:rsidRPr="008C79B9" w:rsidR="008C79B9" w:rsidP="008C79B9" w:rsidRDefault="008C79B9" w14:paraId="2D477B29" w14:textId="77777777">
            <w:pPr>
              <w:spacing w:after="0" w:line="240" w:lineRule="auto"/>
              <w:ind w:left="0"/>
              <w:rPr>
                <w:rFonts w:cstheme="minorHAnsi"/>
                <w:sz w:val="18"/>
                <w:szCs w:val="18"/>
              </w:rPr>
            </w:pPr>
            <w:proofErr w:type="spellStart"/>
            <w:r w:rsidRPr="008C79B9">
              <w:rPr>
                <w:rFonts w:cstheme="minorHAnsi"/>
                <w:sz w:val="18"/>
                <w:szCs w:val="18"/>
              </w:rPr>
              <w:t>PincodeDescription</w:t>
            </w:r>
            <w:proofErr w:type="spellEnd"/>
          </w:p>
        </w:tc>
        <w:tc>
          <w:tcPr>
            <w:tcW w:w="1936" w:type="dxa"/>
          </w:tcPr>
          <w:p w:rsidRPr="008C79B9" w:rsidR="008C79B9" w:rsidP="008C79B9" w:rsidRDefault="008C79B9" w14:paraId="2A4C9442"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56E082F0" w14:textId="77777777">
            <w:pPr>
              <w:spacing w:after="0" w:line="240" w:lineRule="auto"/>
              <w:ind w:left="0"/>
              <w:rPr>
                <w:rFonts w:cstheme="minorHAnsi"/>
                <w:sz w:val="18"/>
                <w:szCs w:val="18"/>
              </w:rPr>
            </w:pPr>
            <w:r w:rsidRPr="008C79B9">
              <w:rPr>
                <w:rFonts w:cstheme="minorHAnsi"/>
                <w:sz w:val="18"/>
                <w:szCs w:val="18"/>
              </w:rPr>
              <w:t>25</w:t>
            </w:r>
          </w:p>
        </w:tc>
        <w:tc>
          <w:tcPr>
            <w:tcW w:w="1842" w:type="dxa"/>
          </w:tcPr>
          <w:p w:rsidRPr="008C79B9" w:rsidR="008C79B9" w:rsidP="008C79B9" w:rsidRDefault="008C79B9" w14:paraId="7E0C1EA7" w14:textId="77777777">
            <w:pPr>
              <w:spacing w:after="0" w:line="240" w:lineRule="auto"/>
              <w:ind w:left="0"/>
              <w:rPr>
                <w:rFonts w:cstheme="minorHAnsi"/>
                <w:sz w:val="18"/>
                <w:szCs w:val="18"/>
              </w:rPr>
            </w:pPr>
            <w:r w:rsidRPr="008C79B9">
              <w:rPr>
                <w:rFonts w:cstheme="minorHAnsi"/>
                <w:sz w:val="18"/>
                <w:szCs w:val="18"/>
              </w:rPr>
              <w:t>a-</w:t>
            </w:r>
            <w:proofErr w:type="gramStart"/>
            <w:r w:rsidRPr="008C79B9">
              <w:rPr>
                <w:rFonts w:cstheme="minorHAnsi"/>
                <w:sz w:val="18"/>
                <w:szCs w:val="18"/>
              </w:rPr>
              <w:t>z,A</w:t>
            </w:r>
            <w:proofErr w:type="gramEnd"/>
            <w:r w:rsidRPr="008C79B9">
              <w:rPr>
                <w:rFonts w:cstheme="minorHAnsi"/>
                <w:sz w:val="18"/>
                <w:szCs w:val="18"/>
              </w:rPr>
              <w:t>-Z,0-9</w:t>
            </w:r>
          </w:p>
        </w:tc>
        <w:tc>
          <w:tcPr>
            <w:tcW w:w="3309" w:type="dxa"/>
          </w:tcPr>
          <w:p w:rsidRPr="008C79B9" w:rsidR="008C79B9" w:rsidP="008C79B9" w:rsidRDefault="008C79B9" w14:paraId="3200FB55" w14:textId="77777777">
            <w:pPr>
              <w:spacing w:after="0" w:line="240" w:lineRule="auto"/>
              <w:ind w:left="0"/>
              <w:rPr>
                <w:rFonts w:cstheme="minorHAnsi"/>
                <w:sz w:val="18"/>
                <w:szCs w:val="18"/>
              </w:rPr>
            </w:pPr>
            <w:r w:rsidRPr="008C79B9">
              <w:rPr>
                <w:rFonts w:cstheme="minorHAnsi"/>
                <w:sz w:val="18"/>
                <w:szCs w:val="18"/>
              </w:rPr>
              <w:t>Pin code location description</w:t>
            </w:r>
          </w:p>
        </w:tc>
      </w:tr>
      <w:tr w:rsidR="008C79B9" w:rsidTr="008C79B9" w14:paraId="7DBA1B0F" w14:textId="77777777">
        <w:trPr>
          <w:trHeight w:val="231"/>
        </w:trPr>
        <w:tc>
          <w:tcPr>
            <w:tcW w:w="2425" w:type="dxa"/>
          </w:tcPr>
          <w:p w:rsidRPr="008C79B9" w:rsidR="008C79B9" w:rsidP="008C79B9" w:rsidRDefault="008C79B9" w14:paraId="7FE5FFDC" w14:textId="77777777">
            <w:pPr>
              <w:spacing w:after="0" w:line="240" w:lineRule="auto"/>
              <w:ind w:left="0"/>
              <w:rPr>
                <w:rFonts w:cstheme="minorHAnsi"/>
                <w:sz w:val="18"/>
                <w:szCs w:val="18"/>
              </w:rPr>
            </w:pPr>
            <w:proofErr w:type="spellStart"/>
            <w:r w:rsidRPr="008C79B9">
              <w:rPr>
                <w:rFonts w:cstheme="minorHAnsi"/>
                <w:sz w:val="18"/>
                <w:szCs w:val="18"/>
              </w:rPr>
              <w:t>AreaCode</w:t>
            </w:r>
            <w:proofErr w:type="spellEnd"/>
          </w:p>
        </w:tc>
        <w:tc>
          <w:tcPr>
            <w:tcW w:w="1936" w:type="dxa"/>
          </w:tcPr>
          <w:p w:rsidRPr="008C79B9" w:rsidR="008C79B9" w:rsidP="008C79B9" w:rsidRDefault="008C79B9" w14:paraId="35958B17"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4505C80C" w14:textId="77777777">
            <w:pPr>
              <w:spacing w:after="0" w:line="240" w:lineRule="auto"/>
              <w:ind w:left="0"/>
              <w:rPr>
                <w:rFonts w:cstheme="minorHAnsi"/>
                <w:sz w:val="18"/>
                <w:szCs w:val="18"/>
              </w:rPr>
            </w:pPr>
            <w:r w:rsidRPr="008C79B9">
              <w:rPr>
                <w:rFonts w:cstheme="minorHAnsi"/>
                <w:sz w:val="18"/>
                <w:szCs w:val="18"/>
              </w:rPr>
              <w:t>3</w:t>
            </w:r>
          </w:p>
        </w:tc>
        <w:tc>
          <w:tcPr>
            <w:tcW w:w="1842" w:type="dxa"/>
          </w:tcPr>
          <w:p w:rsidRPr="008C79B9" w:rsidR="008C79B9" w:rsidP="008C79B9" w:rsidRDefault="008C79B9" w14:paraId="09D85445" w14:textId="77777777">
            <w:pPr>
              <w:spacing w:after="0" w:line="240" w:lineRule="auto"/>
              <w:ind w:left="0"/>
              <w:rPr>
                <w:rFonts w:cstheme="minorHAnsi"/>
                <w:sz w:val="18"/>
                <w:szCs w:val="18"/>
              </w:rPr>
            </w:pPr>
            <w:r w:rsidRPr="008C79B9">
              <w:rPr>
                <w:rFonts w:cstheme="minorHAnsi"/>
                <w:sz w:val="18"/>
                <w:szCs w:val="18"/>
              </w:rPr>
              <w:t>A-Z</w:t>
            </w:r>
          </w:p>
        </w:tc>
        <w:tc>
          <w:tcPr>
            <w:tcW w:w="3309" w:type="dxa"/>
          </w:tcPr>
          <w:p w:rsidRPr="008C79B9" w:rsidR="008C79B9" w:rsidP="008C79B9" w:rsidRDefault="008C79B9" w14:paraId="4B25A1B9" w14:textId="77777777">
            <w:pPr>
              <w:spacing w:after="0" w:line="240" w:lineRule="auto"/>
              <w:ind w:left="0"/>
              <w:rPr>
                <w:rFonts w:cstheme="minorHAnsi"/>
                <w:sz w:val="18"/>
                <w:szCs w:val="18"/>
              </w:rPr>
            </w:pPr>
            <w:r w:rsidRPr="008C79B9">
              <w:rPr>
                <w:rFonts w:cstheme="minorHAnsi"/>
                <w:sz w:val="18"/>
                <w:szCs w:val="18"/>
              </w:rPr>
              <w:t xml:space="preserve">Area code of pin code </w:t>
            </w:r>
          </w:p>
        </w:tc>
      </w:tr>
      <w:tr w:rsidR="008C79B9" w:rsidTr="008C79B9" w14:paraId="39CF877E" w14:textId="77777777">
        <w:trPr>
          <w:trHeight w:val="231"/>
        </w:trPr>
        <w:tc>
          <w:tcPr>
            <w:tcW w:w="2425" w:type="dxa"/>
          </w:tcPr>
          <w:p w:rsidRPr="008C79B9" w:rsidR="008C79B9" w:rsidP="008C79B9" w:rsidRDefault="008C79B9" w14:paraId="67ACFB05" w14:textId="77777777">
            <w:pPr>
              <w:spacing w:after="0" w:line="240" w:lineRule="auto"/>
              <w:ind w:left="0"/>
              <w:rPr>
                <w:rFonts w:cstheme="minorHAnsi"/>
                <w:sz w:val="18"/>
                <w:szCs w:val="18"/>
              </w:rPr>
            </w:pPr>
            <w:proofErr w:type="spellStart"/>
            <w:r w:rsidRPr="008C79B9">
              <w:rPr>
                <w:rFonts w:cstheme="minorHAnsi"/>
                <w:sz w:val="18"/>
                <w:szCs w:val="18"/>
              </w:rPr>
              <w:t>ServiceCenterCode</w:t>
            </w:r>
            <w:proofErr w:type="spellEnd"/>
          </w:p>
        </w:tc>
        <w:tc>
          <w:tcPr>
            <w:tcW w:w="1936" w:type="dxa"/>
          </w:tcPr>
          <w:p w:rsidRPr="008C79B9" w:rsidR="008C79B9" w:rsidP="008C79B9" w:rsidRDefault="008C79B9" w14:paraId="7226D04C"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5611D983" w14:textId="77777777">
            <w:pPr>
              <w:spacing w:after="0" w:line="240" w:lineRule="auto"/>
              <w:ind w:left="0"/>
              <w:rPr>
                <w:rFonts w:cstheme="minorHAnsi"/>
                <w:sz w:val="18"/>
                <w:szCs w:val="18"/>
              </w:rPr>
            </w:pPr>
            <w:r w:rsidRPr="008C79B9">
              <w:rPr>
                <w:rFonts w:cstheme="minorHAnsi"/>
                <w:sz w:val="18"/>
                <w:szCs w:val="18"/>
              </w:rPr>
              <w:t>3</w:t>
            </w:r>
          </w:p>
        </w:tc>
        <w:tc>
          <w:tcPr>
            <w:tcW w:w="1842" w:type="dxa"/>
          </w:tcPr>
          <w:p w:rsidRPr="008C79B9" w:rsidR="008C79B9" w:rsidP="008C79B9" w:rsidRDefault="008C79B9" w14:paraId="05D251A2" w14:textId="77777777">
            <w:pPr>
              <w:spacing w:after="0" w:line="240" w:lineRule="auto"/>
              <w:ind w:left="0"/>
              <w:rPr>
                <w:rFonts w:cstheme="minorHAnsi"/>
                <w:sz w:val="18"/>
                <w:szCs w:val="18"/>
              </w:rPr>
            </w:pPr>
            <w:r w:rsidRPr="008C79B9">
              <w:rPr>
                <w:rFonts w:cstheme="minorHAnsi"/>
                <w:sz w:val="18"/>
                <w:szCs w:val="18"/>
              </w:rPr>
              <w:t>A-Z</w:t>
            </w:r>
          </w:p>
        </w:tc>
        <w:tc>
          <w:tcPr>
            <w:tcW w:w="3309" w:type="dxa"/>
          </w:tcPr>
          <w:p w:rsidRPr="008C79B9" w:rsidR="008C79B9" w:rsidP="008C79B9" w:rsidRDefault="008C79B9" w14:paraId="70925B90" w14:textId="77777777">
            <w:pPr>
              <w:spacing w:after="0" w:line="240" w:lineRule="auto"/>
              <w:ind w:left="0"/>
              <w:rPr>
                <w:rFonts w:cstheme="minorHAnsi"/>
                <w:sz w:val="18"/>
                <w:szCs w:val="18"/>
              </w:rPr>
            </w:pPr>
            <w:r w:rsidRPr="008C79B9">
              <w:rPr>
                <w:rFonts w:cstheme="minorHAnsi"/>
                <w:sz w:val="18"/>
                <w:szCs w:val="18"/>
              </w:rPr>
              <w:t xml:space="preserve">Service </w:t>
            </w:r>
            <w:proofErr w:type="spellStart"/>
            <w:r w:rsidRPr="008C79B9">
              <w:rPr>
                <w:rFonts w:cstheme="minorHAnsi"/>
                <w:sz w:val="18"/>
                <w:szCs w:val="18"/>
              </w:rPr>
              <w:t>centre</w:t>
            </w:r>
            <w:proofErr w:type="spellEnd"/>
            <w:r w:rsidRPr="008C79B9">
              <w:rPr>
                <w:rFonts w:cstheme="minorHAnsi"/>
                <w:sz w:val="18"/>
                <w:szCs w:val="18"/>
              </w:rPr>
              <w:t xml:space="preserve"> code of pin code</w:t>
            </w:r>
          </w:p>
        </w:tc>
      </w:tr>
      <w:tr w:rsidR="008C79B9" w:rsidTr="008C79B9" w14:paraId="0FE5332B" w14:textId="77777777">
        <w:trPr>
          <w:trHeight w:val="231"/>
        </w:trPr>
        <w:tc>
          <w:tcPr>
            <w:tcW w:w="2425" w:type="dxa"/>
          </w:tcPr>
          <w:p w:rsidRPr="008C79B9" w:rsidR="008C79B9" w:rsidP="008C79B9" w:rsidRDefault="008C79B9" w14:paraId="698DC111" w14:textId="77777777">
            <w:pPr>
              <w:spacing w:after="0" w:line="240" w:lineRule="auto"/>
              <w:ind w:left="0"/>
              <w:rPr>
                <w:rFonts w:cstheme="minorHAnsi"/>
                <w:sz w:val="18"/>
                <w:szCs w:val="18"/>
              </w:rPr>
            </w:pPr>
            <w:proofErr w:type="spellStart"/>
            <w:r w:rsidRPr="008C79B9">
              <w:rPr>
                <w:rFonts w:cstheme="minorHAnsi"/>
                <w:sz w:val="18"/>
                <w:szCs w:val="18"/>
              </w:rPr>
              <w:t>DomesticPriorityInbound</w:t>
            </w:r>
            <w:proofErr w:type="spellEnd"/>
          </w:p>
        </w:tc>
        <w:tc>
          <w:tcPr>
            <w:tcW w:w="1936" w:type="dxa"/>
          </w:tcPr>
          <w:p w:rsidRPr="008C79B9" w:rsidR="008C79B9" w:rsidP="008C79B9" w:rsidRDefault="008C79B9" w14:paraId="7E34904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418FCB3C"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447495BD"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47A13E70" w14:textId="77777777">
            <w:pPr>
              <w:spacing w:after="0" w:line="240" w:lineRule="auto"/>
              <w:ind w:left="0"/>
              <w:rPr>
                <w:rFonts w:cstheme="minorHAnsi"/>
                <w:sz w:val="18"/>
                <w:szCs w:val="18"/>
              </w:rPr>
            </w:pPr>
            <w:r w:rsidRPr="008C79B9">
              <w:rPr>
                <w:rFonts w:cstheme="minorHAnsi"/>
                <w:sz w:val="18"/>
                <w:szCs w:val="18"/>
              </w:rPr>
              <w:t>Domestic Priority Inbound service</w:t>
            </w:r>
          </w:p>
        </w:tc>
      </w:tr>
      <w:tr w:rsidR="008C79B9" w:rsidTr="008C79B9" w14:paraId="51C7435C" w14:textId="77777777">
        <w:trPr>
          <w:trHeight w:val="73"/>
        </w:trPr>
        <w:tc>
          <w:tcPr>
            <w:tcW w:w="2425" w:type="dxa"/>
          </w:tcPr>
          <w:p w:rsidRPr="008C79B9" w:rsidR="008C79B9" w:rsidP="008C79B9" w:rsidRDefault="008C79B9" w14:paraId="66E8C259" w14:textId="77777777">
            <w:pPr>
              <w:spacing w:after="0" w:line="240" w:lineRule="auto"/>
              <w:ind w:left="0"/>
              <w:rPr>
                <w:rFonts w:cstheme="minorHAnsi"/>
                <w:sz w:val="18"/>
                <w:szCs w:val="18"/>
              </w:rPr>
            </w:pPr>
            <w:proofErr w:type="spellStart"/>
            <w:r w:rsidRPr="008C79B9">
              <w:rPr>
                <w:rFonts w:cstheme="minorHAnsi"/>
                <w:sz w:val="18"/>
                <w:szCs w:val="18"/>
              </w:rPr>
              <w:t>DomesticPriorityOutbound</w:t>
            </w:r>
            <w:proofErr w:type="spellEnd"/>
          </w:p>
        </w:tc>
        <w:tc>
          <w:tcPr>
            <w:tcW w:w="1936" w:type="dxa"/>
          </w:tcPr>
          <w:p w:rsidRPr="008C79B9" w:rsidR="008C79B9" w:rsidP="008C79B9" w:rsidRDefault="008C79B9" w14:paraId="0A74C659"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CE9FB08"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77502C4F"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59C0BAB3" w14:textId="77777777">
            <w:pPr>
              <w:spacing w:after="0" w:line="240" w:lineRule="auto"/>
              <w:ind w:left="0"/>
              <w:rPr>
                <w:rFonts w:cstheme="minorHAnsi"/>
                <w:sz w:val="18"/>
                <w:szCs w:val="18"/>
              </w:rPr>
            </w:pPr>
            <w:r w:rsidRPr="008C79B9">
              <w:rPr>
                <w:rFonts w:cstheme="minorHAnsi"/>
                <w:sz w:val="18"/>
                <w:szCs w:val="18"/>
              </w:rPr>
              <w:t xml:space="preserve">Domestic </w:t>
            </w:r>
            <w:proofErr w:type="gramStart"/>
            <w:r w:rsidRPr="008C79B9">
              <w:rPr>
                <w:rFonts w:cstheme="minorHAnsi"/>
                <w:sz w:val="18"/>
                <w:szCs w:val="18"/>
              </w:rPr>
              <w:t>Priority  Outbound</w:t>
            </w:r>
            <w:proofErr w:type="gramEnd"/>
            <w:r w:rsidRPr="008C79B9">
              <w:rPr>
                <w:rFonts w:cstheme="minorHAnsi"/>
                <w:sz w:val="18"/>
                <w:szCs w:val="18"/>
              </w:rPr>
              <w:t xml:space="preserve"> Service </w:t>
            </w:r>
          </w:p>
        </w:tc>
      </w:tr>
      <w:tr w:rsidR="008C79B9" w:rsidTr="008C79B9" w14:paraId="758F9531" w14:textId="77777777">
        <w:trPr>
          <w:trHeight w:val="215"/>
        </w:trPr>
        <w:tc>
          <w:tcPr>
            <w:tcW w:w="2425" w:type="dxa"/>
          </w:tcPr>
          <w:p w:rsidRPr="008C79B9" w:rsidR="008C79B9" w:rsidP="008C79B9" w:rsidRDefault="008C79B9" w14:paraId="6470148F" w14:textId="77777777">
            <w:pPr>
              <w:spacing w:after="0" w:line="240" w:lineRule="auto"/>
              <w:ind w:left="0"/>
              <w:rPr>
                <w:rFonts w:cstheme="minorHAnsi"/>
                <w:sz w:val="18"/>
                <w:szCs w:val="18"/>
              </w:rPr>
            </w:pPr>
            <w:proofErr w:type="spellStart"/>
            <w:r w:rsidRPr="008C79B9">
              <w:rPr>
                <w:rFonts w:cstheme="minorHAnsi"/>
                <w:sz w:val="18"/>
                <w:szCs w:val="18"/>
              </w:rPr>
              <w:t>ApexInbound</w:t>
            </w:r>
            <w:proofErr w:type="spellEnd"/>
          </w:p>
        </w:tc>
        <w:tc>
          <w:tcPr>
            <w:tcW w:w="1936" w:type="dxa"/>
          </w:tcPr>
          <w:p w:rsidRPr="008C79B9" w:rsidR="008C79B9" w:rsidP="008C79B9" w:rsidRDefault="008C79B9" w14:paraId="3AD1A09E"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170BB21B"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36BC6E15"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75D7DEE9" w14:textId="77777777">
            <w:pPr>
              <w:spacing w:after="0" w:line="240" w:lineRule="auto"/>
              <w:ind w:left="0"/>
              <w:rPr>
                <w:rFonts w:cstheme="minorHAnsi"/>
                <w:sz w:val="18"/>
                <w:szCs w:val="18"/>
              </w:rPr>
            </w:pPr>
            <w:r w:rsidRPr="008C79B9">
              <w:rPr>
                <w:rFonts w:cstheme="minorHAnsi"/>
                <w:sz w:val="18"/>
                <w:szCs w:val="18"/>
              </w:rPr>
              <w:t>Dart Apex Inbound service</w:t>
            </w:r>
          </w:p>
        </w:tc>
      </w:tr>
      <w:tr w:rsidR="008C79B9" w:rsidTr="008C79B9" w14:paraId="2B0020AC" w14:textId="77777777">
        <w:trPr>
          <w:trHeight w:val="248"/>
        </w:trPr>
        <w:tc>
          <w:tcPr>
            <w:tcW w:w="2425" w:type="dxa"/>
          </w:tcPr>
          <w:p w:rsidRPr="008C79B9" w:rsidR="008C79B9" w:rsidP="008C79B9" w:rsidRDefault="008C79B9" w14:paraId="205B5F15" w14:textId="77777777">
            <w:pPr>
              <w:spacing w:after="0" w:line="240" w:lineRule="auto"/>
              <w:ind w:left="0"/>
              <w:rPr>
                <w:rFonts w:cstheme="minorHAnsi"/>
                <w:sz w:val="18"/>
                <w:szCs w:val="18"/>
              </w:rPr>
            </w:pPr>
            <w:proofErr w:type="spellStart"/>
            <w:r w:rsidRPr="008C79B9">
              <w:rPr>
                <w:rFonts w:cstheme="minorHAnsi"/>
                <w:sz w:val="18"/>
                <w:szCs w:val="18"/>
              </w:rPr>
              <w:t>ApexOutbound</w:t>
            </w:r>
            <w:proofErr w:type="spellEnd"/>
          </w:p>
        </w:tc>
        <w:tc>
          <w:tcPr>
            <w:tcW w:w="1936" w:type="dxa"/>
          </w:tcPr>
          <w:p w:rsidRPr="008C79B9" w:rsidR="008C79B9" w:rsidP="008C79B9" w:rsidRDefault="008C79B9" w14:paraId="6C5B59DB"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07930D5D"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2F74645B"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1F3ABA0C" w14:textId="77777777">
            <w:pPr>
              <w:spacing w:after="0" w:line="240" w:lineRule="auto"/>
              <w:ind w:left="0"/>
              <w:rPr>
                <w:rFonts w:cstheme="minorHAnsi"/>
                <w:sz w:val="18"/>
                <w:szCs w:val="18"/>
              </w:rPr>
            </w:pPr>
            <w:r w:rsidRPr="008C79B9">
              <w:rPr>
                <w:rFonts w:cstheme="minorHAnsi"/>
                <w:sz w:val="18"/>
                <w:szCs w:val="18"/>
              </w:rPr>
              <w:t>Dart Apex outbound service</w:t>
            </w:r>
          </w:p>
        </w:tc>
      </w:tr>
      <w:tr w:rsidR="008C79B9" w:rsidTr="008C79B9" w14:paraId="481A1882" w14:textId="77777777">
        <w:trPr>
          <w:trHeight w:val="248"/>
        </w:trPr>
        <w:tc>
          <w:tcPr>
            <w:tcW w:w="2425" w:type="dxa"/>
          </w:tcPr>
          <w:p w:rsidRPr="008C79B9" w:rsidR="008C79B9" w:rsidP="008C79B9" w:rsidRDefault="008C79B9" w14:paraId="3EF236CF" w14:textId="77777777">
            <w:pPr>
              <w:spacing w:after="0" w:line="240" w:lineRule="auto"/>
              <w:ind w:left="0"/>
              <w:rPr>
                <w:rFonts w:cstheme="minorHAnsi"/>
                <w:sz w:val="18"/>
                <w:szCs w:val="18"/>
              </w:rPr>
            </w:pPr>
            <w:proofErr w:type="spellStart"/>
            <w:r w:rsidRPr="008C79B9">
              <w:rPr>
                <w:rFonts w:cstheme="minorHAnsi"/>
                <w:sz w:val="18"/>
                <w:szCs w:val="18"/>
              </w:rPr>
              <w:t>GroundInbound</w:t>
            </w:r>
            <w:proofErr w:type="spellEnd"/>
          </w:p>
        </w:tc>
        <w:tc>
          <w:tcPr>
            <w:tcW w:w="1936" w:type="dxa"/>
          </w:tcPr>
          <w:p w:rsidRPr="008C79B9" w:rsidR="008C79B9" w:rsidP="008C79B9" w:rsidRDefault="008C79B9" w14:paraId="6D2D723F"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0384CCEE"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18B68B9F"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2E171F57" w14:textId="77777777">
            <w:pPr>
              <w:spacing w:after="0" w:line="240" w:lineRule="auto"/>
              <w:ind w:left="0"/>
              <w:rPr>
                <w:rFonts w:cstheme="minorHAnsi"/>
                <w:sz w:val="18"/>
                <w:szCs w:val="18"/>
              </w:rPr>
            </w:pPr>
            <w:r w:rsidRPr="008C79B9">
              <w:rPr>
                <w:rFonts w:cstheme="minorHAnsi"/>
                <w:sz w:val="18"/>
                <w:szCs w:val="18"/>
              </w:rPr>
              <w:t>Surface Inbound service</w:t>
            </w:r>
          </w:p>
        </w:tc>
      </w:tr>
      <w:tr w:rsidR="008C79B9" w:rsidTr="008C79B9" w14:paraId="59C3CCA6" w14:textId="77777777">
        <w:trPr>
          <w:trHeight w:val="248"/>
        </w:trPr>
        <w:tc>
          <w:tcPr>
            <w:tcW w:w="2425" w:type="dxa"/>
          </w:tcPr>
          <w:p w:rsidRPr="008C79B9" w:rsidR="008C79B9" w:rsidP="008C79B9" w:rsidRDefault="008C79B9" w14:paraId="2C2B0D24" w14:textId="77777777">
            <w:pPr>
              <w:spacing w:after="0" w:line="240" w:lineRule="auto"/>
              <w:ind w:left="0"/>
              <w:rPr>
                <w:rFonts w:cstheme="minorHAnsi"/>
                <w:sz w:val="18"/>
                <w:szCs w:val="18"/>
              </w:rPr>
            </w:pPr>
            <w:proofErr w:type="spellStart"/>
            <w:r w:rsidRPr="008C79B9">
              <w:rPr>
                <w:rFonts w:cstheme="minorHAnsi"/>
                <w:sz w:val="18"/>
                <w:szCs w:val="18"/>
              </w:rPr>
              <w:t>GroundOutbound</w:t>
            </w:r>
            <w:proofErr w:type="spellEnd"/>
          </w:p>
        </w:tc>
        <w:tc>
          <w:tcPr>
            <w:tcW w:w="1936" w:type="dxa"/>
          </w:tcPr>
          <w:p w:rsidRPr="008C79B9" w:rsidR="008C79B9" w:rsidP="008C79B9" w:rsidRDefault="008C79B9" w14:paraId="0AA3F6B9"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4F3CC61D"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69891522"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4AFCA7F2" w14:textId="77777777">
            <w:pPr>
              <w:spacing w:after="0" w:line="240" w:lineRule="auto"/>
              <w:ind w:left="0"/>
              <w:rPr>
                <w:rFonts w:cstheme="minorHAnsi"/>
                <w:sz w:val="18"/>
                <w:szCs w:val="18"/>
              </w:rPr>
            </w:pPr>
            <w:r w:rsidRPr="008C79B9">
              <w:rPr>
                <w:rFonts w:cstheme="minorHAnsi"/>
                <w:sz w:val="18"/>
                <w:szCs w:val="18"/>
              </w:rPr>
              <w:t>Surface Outbound Service</w:t>
            </w:r>
          </w:p>
        </w:tc>
      </w:tr>
      <w:tr w:rsidR="008C79B9" w:rsidTr="008C79B9" w14:paraId="1B8A7B21" w14:textId="77777777">
        <w:trPr>
          <w:trHeight w:val="248"/>
        </w:trPr>
        <w:tc>
          <w:tcPr>
            <w:tcW w:w="2425" w:type="dxa"/>
          </w:tcPr>
          <w:p w:rsidRPr="008C79B9" w:rsidR="008C79B9" w:rsidP="008C79B9" w:rsidRDefault="008C79B9" w14:paraId="478EDF0F" w14:textId="77777777">
            <w:pPr>
              <w:spacing w:after="0" w:line="240" w:lineRule="auto"/>
              <w:ind w:left="0"/>
              <w:rPr>
                <w:rFonts w:cstheme="minorHAnsi"/>
                <w:sz w:val="18"/>
                <w:szCs w:val="18"/>
              </w:rPr>
            </w:pPr>
            <w:proofErr w:type="spellStart"/>
            <w:r w:rsidRPr="008C79B9">
              <w:rPr>
                <w:rFonts w:cstheme="minorHAnsi"/>
                <w:sz w:val="18"/>
                <w:szCs w:val="18"/>
              </w:rPr>
              <w:t>eTailCODAirInbound</w:t>
            </w:r>
            <w:proofErr w:type="spellEnd"/>
          </w:p>
        </w:tc>
        <w:tc>
          <w:tcPr>
            <w:tcW w:w="1936" w:type="dxa"/>
          </w:tcPr>
          <w:p w:rsidRPr="008C79B9" w:rsidR="008C79B9" w:rsidP="008C79B9" w:rsidRDefault="008C79B9" w14:paraId="4F102BB9"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A6A39EA"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183C9A74"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67FE22D0"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COD Apex Inbound Service</w:t>
            </w:r>
          </w:p>
        </w:tc>
      </w:tr>
      <w:tr w:rsidR="008C79B9" w:rsidTr="008C79B9" w14:paraId="525AC274" w14:textId="77777777">
        <w:trPr>
          <w:trHeight w:val="248"/>
        </w:trPr>
        <w:tc>
          <w:tcPr>
            <w:tcW w:w="2425" w:type="dxa"/>
          </w:tcPr>
          <w:p w:rsidRPr="008C79B9" w:rsidR="008C79B9" w:rsidP="008C79B9" w:rsidRDefault="008C79B9" w14:paraId="2AA2543E" w14:textId="77777777">
            <w:pPr>
              <w:spacing w:after="0" w:line="240" w:lineRule="auto"/>
              <w:ind w:left="0"/>
              <w:rPr>
                <w:rFonts w:cstheme="minorHAnsi"/>
                <w:sz w:val="18"/>
                <w:szCs w:val="18"/>
              </w:rPr>
            </w:pPr>
            <w:proofErr w:type="spellStart"/>
            <w:r w:rsidRPr="008C79B9">
              <w:rPr>
                <w:rFonts w:cstheme="minorHAnsi"/>
                <w:sz w:val="18"/>
                <w:szCs w:val="18"/>
              </w:rPr>
              <w:t>eTailCODAirOutbound</w:t>
            </w:r>
            <w:proofErr w:type="spellEnd"/>
          </w:p>
        </w:tc>
        <w:tc>
          <w:tcPr>
            <w:tcW w:w="1936" w:type="dxa"/>
          </w:tcPr>
          <w:p w:rsidRPr="008C79B9" w:rsidR="008C79B9" w:rsidP="008C79B9" w:rsidRDefault="008C79B9" w14:paraId="30868B4B"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49A7BA3"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2585E951"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1D549EBF"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COD Apex Outbound Service</w:t>
            </w:r>
          </w:p>
        </w:tc>
      </w:tr>
      <w:tr w:rsidR="008C79B9" w:rsidTr="008C79B9" w14:paraId="216009E1" w14:textId="77777777">
        <w:trPr>
          <w:trHeight w:val="248"/>
        </w:trPr>
        <w:tc>
          <w:tcPr>
            <w:tcW w:w="2425" w:type="dxa"/>
          </w:tcPr>
          <w:p w:rsidRPr="008C79B9" w:rsidR="008C79B9" w:rsidP="008C79B9" w:rsidRDefault="008C79B9" w14:paraId="7EE2B766" w14:textId="77777777">
            <w:pPr>
              <w:spacing w:after="0" w:line="240" w:lineRule="auto"/>
              <w:ind w:left="0"/>
              <w:rPr>
                <w:rFonts w:cstheme="minorHAnsi"/>
                <w:sz w:val="18"/>
                <w:szCs w:val="18"/>
              </w:rPr>
            </w:pPr>
            <w:proofErr w:type="spellStart"/>
            <w:r w:rsidRPr="008C79B9">
              <w:rPr>
                <w:rFonts w:cstheme="minorHAnsi"/>
                <w:sz w:val="18"/>
                <w:szCs w:val="18"/>
              </w:rPr>
              <w:t>eTailCODGroundInbound</w:t>
            </w:r>
            <w:proofErr w:type="spellEnd"/>
          </w:p>
        </w:tc>
        <w:tc>
          <w:tcPr>
            <w:tcW w:w="1936" w:type="dxa"/>
          </w:tcPr>
          <w:p w:rsidRPr="008C79B9" w:rsidR="008C79B9" w:rsidP="008C79B9" w:rsidRDefault="008C79B9" w14:paraId="5AA2CD6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2AE99F2"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6F54B539"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1FB94385"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COD surface Inbound service </w:t>
            </w:r>
          </w:p>
        </w:tc>
      </w:tr>
      <w:tr w:rsidR="008C79B9" w:rsidTr="008C79B9" w14:paraId="0F95B791" w14:textId="77777777">
        <w:trPr>
          <w:trHeight w:val="248"/>
        </w:trPr>
        <w:tc>
          <w:tcPr>
            <w:tcW w:w="2425" w:type="dxa"/>
          </w:tcPr>
          <w:p w:rsidRPr="008C79B9" w:rsidR="008C79B9" w:rsidP="008C79B9" w:rsidRDefault="008C79B9" w14:paraId="7C67B7EE" w14:textId="77777777">
            <w:pPr>
              <w:spacing w:after="0" w:line="240" w:lineRule="auto"/>
              <w:ind w:left="0"/>
              <w:rPr>
                <w:rFonts w:cstheme="minorHAnsi"/>
                <w:sz w:val="18"/>
                <w:szCs w:val="18"/>
              </w:rPr>
            </w:pPr>
            <w:proofErr w:type="spellStart"/>
            <w:r w:rsidRPr="008C79B9">
              <w:rPr>
                <w:rFonts w:cstheme="minorHAnsi"/>
                <w:sz w:val="18"/>
                <w:szCs w:val="18"/>
              </w:rPr>
              <w:t>eTailCODGroundOutbound</w:t>
            </w:r>
            <w:proofErr w:type="spellEnd"/>
          </w:p>
        </w:tc>
        <w:tc>
          <w:tcPr>
            <w:tcW w:w="1936" w:type="dxa"/>
          </w:tcPr>
          <w:p w:rsidRPr="008C79B9" w:rsidR="008C79B9" w:rsidP="008C79B9" w:rsidRDefault="008C79B9" w14:paraId="32081255"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7AB41DDE"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6AEAC96D"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4C3E5D7F"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COD surface Outbound service</w:t>
            </w:r>
          </w:p>
        </w:tc>
      </w:tr>
      <w:tr w:rsidR="008C79B9" w:rsidTr="008C79B9" w14:paraId="212844D0" w14:textId="77777777">
        <w:trPr>
          <w:trHeight w:val="248"/>
        </w:trPr>
        <w:tc>
          <w:tcPr>
            <w:tcW w:w="2425" w:type="dxa"/>
          </w:tcPr>
          <w:p w:rsidRPr="008C79B9" w:rsidR="008C79B9" w:rsidP="008C79B9" w:rsidRDefault="008C79B9" w14:paraId="7DAFF4C3" w14:textId="77777777">
            <w:pPr>
              <w:spacing w:after="0" w:line="240" w:lineRule="auto"/>
              <w:ind w:left="0"/>
              <w:rPr>
                <w:rFonts w:cstheme="minorHAnsi"/>
                <w:sz w:val="18"/>
                <w:szCs w:val="18"/>
              </w:rPr>
            </w:pPr>
            <w:proofErr w:type="spellStart"/>
            <w:r w:rsidRPr="008C79B9">
              <w:rPr>
                <w:rFonts w:cstheme="minorHAnsi"/>
                <w:sz w:val="18"/>
                <w:szCs w:val="18"/>
              </w:rPr>
              <w:t>eTailPrePaidAirInbound</w:t>
            </w:r>
            <w:proofErr w:type="spellEnd"/>
          </w:p>
        </w:tc>
        <w:tc>
          <w:tcPr>
            <w:tcW w:w="1936" w:type="dxa"/>
          </w:tcPr>
          <w:p w:rsidRPr="008C79B9" w:rsidR="008C79B9" w:rsidP="008C79B9" w:rsidRDefault="008C79B9" w14:paraId="624DDACB"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5FCF849F"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371FB0AA"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55C9289F"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Prepaid Apex Inbound Service</w:t>
            </w:r>
          </w:p>
        </w:tc>
      </w:tr>
      <w:tr w:rsidR="008C79B9" w:rsidTr="008C79B9" w14:paraId="2D0A2D88" w14:textId="77777777">
        <w:trPr>
          <w:trHeight w:val="248"/>
        </w:trPr>
        <w:tc>
          <w:tcPr>
            <w:tcW w:w="2425" w:type="dxa"/>
          </w:tcPr>
          <w:p w:rsidRPr="008C79B9" w:rsidR="008C79B9" w:rsidP="008C79B9" w:rsidRDefault="008C79B9" w14:paraId="20E4AC5E" w14:textId="77777777">
            <w:pPr>
              <w:spacing w:after="0" w:line="240" w:lineRule="auto"/>
              <w:ind w:left="0"/>
              <w:rPr>
                <w:rFonts w:cstheme="minorHAnsi"/>
                <w:sz w:val="18"/>
                <w:szCs w:val="18"/>
              </w:rPr>
            </w:pPr>
            <w:proofErr w:type="spellStart"/>
            <w:r w:rsidRPr="008C79B9">
              <w:rPr>
                <w:rFonts w:cstheme="minorHAnsi"/>
                <w:sz w:val="18"/>
                <w:szCs w:val="18"/>
              </w:rPr>
              <w:t>eTailPrePaidAirOutound</w:t>
            </w:r>
            <w:proofErr w:type="spellEnd"/>
          </w:p>
        </w:tc>
        <w:tc>
          <w:tcPr>
            <w:tcW w:w="1936" w:type="dxa"/>
          </w:tcPr>
          <w:p w:rsidRPr="008C79B9" w:rsidR="008C79B9" w:rsidP="008C79B9" w:rsidRDefault="008C79B9" w14:paraId="7FB54C97"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694830C4"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1183CF69"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08B89A75"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Prepaid Apex Outbound Service</w:t>
            </w:r>
          </w:p>
        </w:tc>
      </w:tr>
      <w:tr w:rsidR="008C79B9" w:rsidTr="008C79B9" w14:paraId="5F644508" w14:textId="77777777">
        <w:trPr>
          <w:trHeight w:val="248"/>
        </w:trPr>
        <w:tc>
          <w:tcPr>
            <w:tcW w:w="2425" w:type="dxa"/>
          </w:tcPr>
          <w:p w:rsidRPr="008C79B9" w:rsidR="008C79B9" w:rsidP="008C79B9" w:rsidRDefault="008C79B9" w14:paraId="7A8188A1" w14:textId="77777777">
            <w:pPr>
              <w:spacing w:after="0" w:line="240" w:lineRule="auto"/>
              <w:ind w:left="0"/>
              <w:rPr>
                <w:rFonts w:cstheme="minorHAnsi"/>
                <w:sz w:val="18"/>
                <w:szCs w:val="18"/>
              </w:rPr>
            </w:pPr>
            <w:proofErr w:type="spellStart"/>
            <w:r w:rsidRPr="008C79B9">
              <w:rPr>
                <w:rFonts w:cstheme="minorHAnsi"/>
                <w:sz w:val="18"/>
                <w:szCs w:val="18"/>
              </w:rPr>
              <w:t>eTailPrePaidGroundInbound</w:t>
            </w:r>
            <w:proofErr w:type="spellEnd"/>
          </w:p>
        </w:tc>
        <w:tc>
          <w:tcPr>
            <w:tcW w:w="1936" w:type="dxa"/>
          </w:tcPr>
          <w:p w:rsidRPr="008C79B9" w:rsidR="008C79B9" w:rsidP="008C79B9" w:rsidRDefault="008C79B9" w14:paraId="56637A9A"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4163585C"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1B41A946"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4107B2D4"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Prepaid surface Inbound service </w:t>
            </w:r>
          </w:p>
        </w:tc>
      </w:tr>
      <w:tr w:rsidR="008C79B9" w:rsidTr="008C79B9" w14:paraId="3EBB37A5" w14:textId="77777777">
        <w:trPr>
          <w:trHeight w:val="248"/>
        </w:trPr>
        <w:tc>
          <w:tcPr>
            <w:tcW w:w="2425" w:type="dxa"/>
          </w:tcPr>
          <w:p w:rsidRPr="008C79B9" w:rsidR="008C79B9" w:rsidP="008C79B9" w:rsidRDefault="008C79B9" w14:paraId="24B931D4" w14:textId="77777777">
            <w:pPr>
              <w:spacing w:after="0" w:line="240" w:lineRule="auto"/>
              <w:ind w:left="0"/>
              <w:rPr>
                <w:rFonts w:cstheme="minorHAnsi"/>
                <w:sz w:val="18"/>
                <w:szCs w:val="18"/>
              </w:rPr>
            </w:pPr>
            <w:proofErr w:type="spellStart"/>
            <w:r w:rsidRPr="008C79B9">
              <w:rPr>
                <w:rFonts w:cstheme="minorHAnsi"/>
                <w:sz w:val="18"/>
                <w:szCs w:val="18"/>
              </w:rPr>
              <w:t>eTailPrePaidGroundOutbound</w:t>
            </w:r>
            <w:proofErr w:type="spellEnd"/>
          </w:p>
        </w:tc>
        <w:tc>
          <w:tcPr>
            <w:tcW w:w="1936" w:type="dxa"/>
          </w:tcPr>
          <w:p w:rsidRPr="008C79B9" w:rsidR="008C79B9" w:rsidP="008C79B9" w:rsidRDefault="008C79B9" w14:paraId="6FB9576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45AC58A" w14:textId="77777777">
            <w:pPr>
              <w:spacing w:after="0" w:line="240" w:lineRule="auto"/>
              <w:ind w:left="0"/>
              <w:rPr>
                <w:rFonts w:cstheme="minorHAnsi"/>
                <w:sz w:val="18"/>
                <w:szCs w:val="18"/>
              </w:rPr>
            </w:pPr>
            <w:r w:rsidRPr="008C79B9">
              <w:rPr>
                <w:rFonts w:cstheme="minorHAnsi"/>
                <w:sz w:val="18"/>
                <w:szCs w:val="18"/>
              </w:rPr>
              <w:t>1</w:t>
            </w:r>
          </w:p>
        </w:tc>
        <w:tc>
          <w:tcPr>
            <w:tcW w:w="1842" w:type="dxa"/>
          </w:tcPr>
          <w:p w:rsidRPr="008C79B9" w:rsidR="008C79B9" w:rsidP="008C79B9" w:rsidRDefault="008C79B9" w14:paraId="1958FEC0" w14:textId="77777777">
            <w:pPr>
              <w:spacing w:after="0" w:line="240" w:lineRule="auto"/>
              <w:ind w:left="0"/>
              <w:rPr>
                <w:rFonts w:cstheme="minorHAnsi"/>
                <w:sz w:val="18"/>
                <w:szCs w:val="18"/>
              </w:rPr>
            </w:pPr>
            <w:r w:rsidRPr="008C79B9">
              <w:rPr>
                <w:rFonts w:cstheme="minorHAnsi"/>
                <w:sz w:val="18"/>
                <w:szCs w:val="18"/>
              </w:rPr>
              <w:t>Y/N</w:t>
            </w:r>
          </w:p>
        </w:tc>
        <w:tc>
          <w:tcPr>
            <w:tcW w:w="3309" w:type="dxa"/>
          </w:tcPr>
          <w:p w:rsidRPr="008C79B9" w:rsidR="008C79B9" w:rsidP="008C79B9" w:rsidRDefault="008C79B9" w14:paraId="0631C766"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Prepaid surface Outbound service</w:t>
            </w:r>
          </w:p>
        </w:tc>
      </w:tr>
      <w:tr w:rsidR="008C79B9" w:rsidTr="008C79B9" w14:paraId="12B743A8" w14:textId="77777777">
        <w:trPr>
          <w:trHeight w:val="248"/>
        </w:trPr>
        <w:tc>
          <w:tcPr>
            <w:tcW w:w="2425" w:type="dxa"/>
          </w:tcPr>
          <w:p w:rsidRPr="008C79B9" w:rsidR="008C79B9" w:rsidP="008C79B9" w:rsidRDefault="008C79B9" w14:paraId="2F52997F" w14:textId="77777777">
            <w:pPr>
              <w:spacing w:after="0" w:line="240" w:lineRule="auto"/>
              <w:ind w:left="0"/>
              <w:rPr>
                <w:rFonts w:cstheme="minorHAnsi"/>
                <w:sz w:val="18"/>
                <w:szCs w:val="18"/>
              </w:rPr>
            </w:pPr>
            <w:proofErr w:type="spellStart"/>
            <w:r w:rsidRPr="008C79B9">
              <w:rPr>
                <w:rFonts w:cstheme="minorHAnsi"/>
                <w:sz w:val="18"/>
                <w:szCs w:val="18"/>
              </w:rPr>
              <w:t>DomesticPriorityTDD</w:t>
            </w:r>
            <w:proofErr w:type="spellEnd"/>
          </w:p>
        </w:tc>
        <w:tc>
          <w:tcPr>
            <w:tcW w:w="1936" w:type="dxa"/>
          </w:tcPr>
          <w:p w:rsidRPr="008C79B9" w:rsidR="008C79B9" w:rsidP="008C79B9" w:rsidRDefault="008C79B9" w14:paraId="0ED76DD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799D7644" w14:textId="77777777">
            <w:pPr>
              <w:spacing w:after="0" w:line="240" w:lineRule="auto"/>
              <w:ind w:left="0"/>
              <w:rPr>
                <w:rFonts w:cstheme="minorHAnsi"/>
                <w:sz w:val="18"/>
                <w:szCs w:val="18"/>
              </w:rPr>
            </w:pPr>
            <w:r w:rsidRPr="008C79B9">
              <w:rPr>
                <w:rFonts w:cstheme="minorHAnsi"/>
                <w:sz w:val="18"/>
                <w:szCs w:val="18"/>
              </w:rPr>
              <w:t>5</w:t>
            </w:r>
          </w:p>
        </w:tc>
        <w:tc>
          <w:tcPr>
            <w:tcW w:w="1842" w:type="dxa"/>
          </w:tcPr>
          <w:p w:rsidRPr="008C79B9" w:rsidR="008C79B9" w:rsidP="008C79B9" w:rsidRDefault="008C79B9" w14:paraId="28CF1281" w14:textId="77777777">
            <w:pPr>
              <w:spacing w:after="0" w:line="240" w:lineRule="auto"/>
              <w:ind w:left="0"/>
              <w:rPr>
                <w:rFonts w:cstheme="minorHAnsi"/>
                <w:sz w:val="18"/>
                <w:szCs w:val="18"/>
              </w:rPr>
            </w:pPr>
            <w:r w:rsidRPr="008C79B9">
              <w:rPr>
                <w:rFonts w:cstheme="minorHAnsi"/>
                <w:sz w:val="18"/>
                <w:szCs w:val="18"/>
              </w:rPr>
              <w:t>10:30</w:t>
            </w:r>
          </w:p>
        </w:tc>
        <w:tc>
          <w:tcPr>
            <w:tcW w:w="3309" w:type="dxa"/>
          </w:tcPr>
          <w:p w:rsidRPr="008C79B9" w:rsidR="008C79B9" w:rsidP="008C79B9" w:rsidRDefault="008C79B9" w14:paraId="2B05A5D2" w14:textId="77777777">
            <w:pPr>
              <w:spacing w:after="0" w:line="240" w:lineRule="auto"/>
              <w:ind w:left="0"/>
              <w:rPr>
                <w:rFonts w:cstheme="minorHAnsi"/>
                <w:sz w:val="18"/>
                <w:szCs w:val="18"/>
              </w:rPr>
            </w:pPr>
            <w:r w:rsidRPr="008C79B9">
              <w:rPr>
                <w:rFonts w:cstheme="minorHAnsi"/>
                <w:sz w:val="18"/>
                <w:szCs w:val="18"/>
              </w:rPr>
              <w:t>DP TDD (Time Definite delivery)</w:t>
            </w:r>
          </w:p>
        </w:tc>
      </w:tr>
      <w:tr w:rsidR="008C79B9" w:rsidTr="008C79B9" w14:paraId="6FF9A78C" w14:textId="77777777">
        <w:trPr>
          <w:trHeight w:val="248"/>
        </w:trPr>
        <w:tc>
          <w:tcPr>
            <w:tcW w:w="2425" w:type="dxa"/>
          </w:tcPr>
          <w:p w:rsidRPr="008C79B9" w:rsidR="008C79B9" w:rsidP="008C79B9" w:rsidRDefault="008C79B9" w14:paraId="1BAB39C2" w14:textId="77777777">
            <w:pPr>
              <w:spacing w:after="0" w:line="240" w:lineRule="auto"/>
              <w:ind w:left="0"/>
              <w:rPr>
                <w:rFonts w:cstheme="minorHAnsi"/>
                <w:sz w:val="18"/>
                <w:szCs w:val="18"/>
              </w:rPr>
            </w:pPr>
            <w:proofErr w:type="spellStart"/>
            <w:r w:rsidRPr="008C79B9">
              <w:rPr>
                <w:rFonts w:cstheme="minorHAnsi"/>
                <w:sz w:val="18"/>
                <w:szCs w:val="18"/>
              </w:rPr>
              <w:t>ApexTDD</w:t>
            </w:r>
            <w:proofErr w:type="spellEnd"/>
          </w:p>
        </w:tc>
        <w:tc>
          <w:tcPr>
            <w:tcW w:w="1936" w:type="dxa"/>
          </w:tcPr>
          <w:p w:rsidRPr="008C79B9" w:rsidR="008C79B9" w:rsidP="008C79B9" w:rsidRDefault="008C79B9" w14:paraId="12D3840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577C84AA" w14:textId="77777777">
            <w:pPr>
              <w:spacing w:after="0" w:line="240" w:lineRule="auto"/>
              <w:ind w:left="0"/>
              <w:rPr>
                <w:rFonts w:cstheme="minorHAnsi"/>
                <w:sz w:val="18"/>
                <w:szCs w:val="18"/>
              </w:rPr>
            </w:pPr>
            <w:r w:rsidRPr="008C79B9">
              <w:rPr>
                <w:rFonts w:cstheme="minorHAnsi"/>
                <w:sz w:val="18"/>
                <w:szCs w:val="18"/>
              </w:rPr>
              <w:t>5</w:t>
            </w:r>
          </w:p>
        </w:tc>
        <w:tc>
          <w:tcPr>
            <w:tcW w:w="1842" w:type="dxa"/>
          </w:tcPr>
          <w:p w:rsidRPr="008C79B9" w:rsidR="008C79B9" w:rsidP="008C79B9" w:rsidRDefault="008C79B9" w14:paraId="5EFA4738" w14:textId="77777777">
            <w:pPr>
              <w:spacing w:after="0" w:line="240" w:lineRule="auto"/>
              <w:ind w:left="0"/>
              <w:rPr>
                <w:rFonts w:cstheme="minorHAnsi"/>
                <w:sz w:val="18"/>
                <w:szCs w:val="18"/>
              </w:rPr>
            </w:pPr>
            <w:r w:rsidRPr="008C79B9">
              <w:rPr>
                <w:rFonts w:cstheme="minorHAnsi"/>
                <w:sz w:val="18"/>
                <w:szCs w:val="18"/>
              </w:rPr>
              <w:t>12:30</w:t>
            </w:r>
          </w:p>
        </w:tc>
        <w:tc>
          <w:tcPr>
            <w:tcW w:w="3309" w:type="dxa"/>
          </w:tcPr>
          <w:p w:rsidRPr="008C79B9" w:rsidR="008C79B9" w:rsidP="008C79B9" w:rsidRDefault="008C79B9" w14:paraId="428B2AE7" w14:textId="77777777">
            <w:pPr>
              <w:spacing w:after="0" w:line="240" w:lineRule="auto"/>
              <w:ind w:left="0"/>
              <w:rPr>
                <w:rFonts w:cstheme="minorHAnsi"/>
                <w:sz w:val="18"/>
                <w:szCs w:val="18"/>
              </w:rPr>
            </w:pPr>
            <w:r w:rsidRPr="008C79B9">
              <w:rPr>
                <w:rFonts w:cstheme="minorHAnsi"/>
                <w:sz w:val="18"/>
                <w:szCs w:val="18"/>
              </w:rPr>
              <w:t>Apex TDD (Time Definite delivery)</w:t>
            </w:r>
          </w:p>
        </w:tc>
      </w:tr>
      <w:tr w:rsidR="008C79B9" w:rsidTr="008C79B9" w14:paraId="154466EA" w14:textId="77777777">
        <w:trPr>
          <w:trHeight w:val="511"/>
        </w:trPr>
        <w:tc>
          <w:tcPr>
            <w:tcW w:w="2425" w:type="dxa"/>
          </w:tcPr>
          <w:p w:rsidRPr="008C79B9" w:rsidR="008C79B9" w:rsidP="008C79B9" w:rsidRDefault="008C79B9" w14:paraId="579D9893" w14:textId="77777777">
            <w:pPr>
              <w:spacing w:after="0" w:line="240" w:lineRule="auto"/>
              <w:ind w:left="0"/>
              <w:rPr>
                <w:rFonts w:cstheme="minorHAnsi"/>
                <w:sz w:val="18"/>
                <w:szCs w:val="18"/>
              </w:rPr>
            </w:pPr>
            <w:proofErr w:type="spellStart"/>
            <w:r w:rsidRPr="008C79B9">
              <w:rPr>
                <w:rFonts w:cstheme="minorHAnsi"/>
                <w:sz w:val="18"/>
                <w:szCs w:val="18"/>
              </w:rPr>
              <w:t>ErrorMessage</w:t>
            </w:r>
            <w:proofErr w:type="spellEnd"/>
          </w:p>
        </w:tc>
        <w:tc>
          <w:tcPr>
            <w:tcW w:w="1936" w:type="dxa"/>
          </w:tcPr>
          <w:p w:rsidRPr="008C79B9" w:rsidR="008C79B9" w:rsidP="008C79B9" w:rsidRDefault="008C79B9" w14:paraId="53F31CD6" w14:textId="77777777">
            <w:pPr>
              <w:spacing w:after="0" w:line="240" w:lineRule="auto"/>
              <w:ind w:left="0"/>
              <w:rPr>
                <w:rFonts w:cstheme="minorHAnsi"/>
                <w:sz w:val="18"/>
                <w:szCs w:val="18"/>
              </w:rPr>
            </w:pPr>
            <w:r w:rsidRPr="008C79B9">
              <w:rPr>
                <w:rFonts w:cstheme="minorHAnsi"/>
                <w:sz w:val="18"/>
                <w:szCs w:val="18"/>
              </w:rPr>
              <w:t>string</w:t>
            </w:r>
          </w:p>
        </w:tc>
        <w:tc>
          <w:tcPr>
            <w:tcW w:w="992" w:type="dxa"/>
          </w:tcPr>
          <w:p w:rsidRPr="008C79B9" w:rsidR="008C79B9" w:rsidP="008C79B9" w:rsidRDefault="008C79B9" w14:paraId="30A62AFD" w14:textId="77777777">
            <w:pPr>
              <w:spacing w:after="0" w:line="240" w:lineRule="auto"/>
              <w:ind w:left="0"/>
              <w:rPr>
                <w:rFonts w:cstheme="minorHAnsi"/>
                <w:sz w:val="18"/>
                <w:szCs w:val="18"/>
              </w:rPr>
            </w:pPr>
            <w:r w:rsidRPr="008C79B9">
              <w:rPr>
                <w:rFonts w:cstheme="minorHAnsi"/>
                <w:sz w:val="18"/>
                <w:szCs w:val="18"/>
              </w:rPr>
              <w:t>500</w:t>
            </w:r>
          </w:p>
        </w:tc>
        <w:tc>
          <w:tcPr>
            <w:tcW w:w="1842" w:type="dxa"/>
          </w:tcPr>
          <w:p w:rsidRPr="008C79B9" w:rsidR="008C79B9" w:rsidP="008C79B9" w:rsidRDefault="008C79B9" w14:paraId="71CBFF4D" w14:textId="77777777">
            <w:pPr>
              <w:spacing w:after="0" w:line="240" w:lineRule="auto"/>
              <w:ind w:left="0"/>
              <w:rPr>
                <w:rFonts w:cstheme="minorHAnsi"/>
                <w:sz w:val="18"/>
                <w:szCs w:val="18"/>
              </w:rPr>
            </w:pPr>
          </w:p>
        </w:tc>
        <w:tc>
          <w:tcPr>
            <w:tcW w:w="3309" w:type="dxa"/>
          </w:tcPr>
          <w:p w:rsidRPr="008C79B9" w:rsidR="008C79B9" w:rsidP="008C79B9" w:rsidRDefault="008C79B9" w14:paraId="3A0E338B" w14:textId="77777777">
            <w:pPr>
              <w:spacing w:after="0" w:line="240" w:lineRule="auto"/>
              <w:ind w:left="0"/>
              <w:rPr>
                <w:rFonts w:cstheme="minorHAnsi"/>
                <w:sz w:val="18"/>
                <w:szCs w:val="18"/>
              </w:rPr>
            </w:pPr>
            <w:r w:rsidRPr="008C79B9">
              <w:rPr>
                <w:rFonts w:cstheme="minorHAnsi"/>
                <w:sz w:val="18"/>
                <w:szCs w:val="18"/>
              </w:rPr>
              <w:t xml:space="preserve">If any </w:t>
            </w:r>
            <w:proofErr w:type="gramStart"/>
            <w:r w:rsidRPr="008C79B9">
              <w:rPr>
                <w:rFonts w:cstheme="minorHAnsi"/>
                <w:sz w:val="18"/>
                <w:szCs w:val="18"/>
              </w:rPr>
              <w:t>error ,</w:t>
            </w:r>
            <w:proofErr w:type="gramEnd"/>
            <w:r w:rsidRPr="008C79B9">
              <w:rPr>
                <w:rFonts w:cstheme="minorHAnsi"/>
                <w:sz w:val="18"/>
                <w:szCs w:val="18"/>
              </w:rPr>
              <w:t xml:space="preserve"> error message details</w:t>
            </w:r>
          </w:p>
          <w:p w:rsidRPr="008C79B9" w:rsidR="008C79B9" w:rsidP="008C79B9" w:rsidRDefault="008C79B9" w14:paraId="4DDC3E07" w14:textId="77777777">
            <w:pPr>
              <w:spacing w:after="0" w:line="240" w:lineRule="auto"/>
              <w:ind w:left="0"/>
              <w:rPr>
                <w:rFonts w:cstheme="minorHAnsi"/>
                <w:sz w:val="18"/>
                <w:szCs w:val="18"/>
              </w:rPr>
            </w:pPr>
            <w:r w:rsidRPr="008C79B9">
              <w:rPr>
                <w:rFonts w:cstheme="minorHAnsi"/>
                <w:sz w:val="18"/>
                <w:szCs w:val="18"/>
              </w:rPr>
              <w:t xml:space="preserve">If no </w:t>
            </w:r>
            <w:proofErr w:type="gramStart"/>
            <w:r w:rsidRPr="008C79B9">
              <w:rPr>
                <w:rFonts w:cstheme="minorHAnsi"/>
                <w:sz w:val="18"/>
                <w:szCs w:val="18"/>
              </w:rPr>
              <w:t>error ,</w:t>
            </w:r>
            <w:proofErr w:type="gramEnd"/>
            <w:r w:rsidRPr="008C79B9">
              <w:rPr>
                <w:rFonts w:cstheme="minorHAnsi"/>
                <w:sz w:val="18"/>
                <w:szCs w:val="18"/>
              </w:rPr>
              <w:t xml:space="preserve"> INSER/UPDATE/DELETE flag for any change in service</w:t>
            </w:r>
          </w:p>
        </w:tc>
      </w:tr>
      <w:tr w:rsidR="008C79B9" w:rsidTr="008C79B9" w14:paraId="2590728B" w14:textId="77777777">
        <w:trPr>
          <w:trHeight w:val="248"/>
        </w:trPr>
        <w:tc>
          <w:tcPr>
            <w:tcW w:w="2425" w:type="dxa"/>
          </w:tcPr>
          <w:p w:rsidRPr="008C79B9" w:rsidR="008C79B9" w:rsidP="008C79B9" w:rsidRDefault="008C79B9" w14:paraId="7C2CE6B6" w14:textId="77777777">
            <w:pPr>
              <w:spacing w:after="0" w:line="240" w:lineRule="auto"/>
              <w:ind w:left="0"/>
              <w:rPr>
                <w:rFonts w:cstheme="minorHAnsi"/>
                <w:sz w:val="18"/>
                <w:szCs w:val="18"/>
              </w:rPr>
            </w:pPr>
            <w:proofErr w:type="spellStart"/>
            <w:r w:rsidRPr="008C79B9">
              <w:rPr>
                <w:rFonts w:cstheme="minorHAnsi"/>
                <w:sz w:val="18"/>
                <w:szCs w:val="18"/>
              </w:rPr>
              <w:t>IsError</w:t>
            </w:r>
            <w:proofErr w:type="spellEnd"/>
          </w:p>
        </w:tc>
        <w:tc>
          <w:tcPr>
            <w:tcW w:w="1936" w:type="dxa"/>
          </w:tcPr>
          <w:p w:rsidRPr="008C79B9" w:rsidR="008C79B9" w:rsidP="008C79B9" w:rsidRDefault="008C79B9" w14:paraId="619BCDCD" w14:textId="77777777">
            <w:pPr>
              <w:spacing w:after="0" w:line="240" w:lineRule="auto"/>
              <w:ind w:left="0"/>
              <w:rPr>
                <w:rFonts w:cstheme="minorHAnsi"/>
                <w:sz w:val="18"/>
                <w:szCs w:val="18"/>
              </w:rPr>
            </w:pPr>
            <w:r w:rsidRPr="008C79B9">
              <w:rPr>
                <w:rFonts w:cstheme="minorHAnsi"/>
                <w:sz w:val="18"/>
                <w:szCs w:val="18"/>
              </w:rPr>
              <w:t>Boolean</w:t>
            </w:r>
          </w:p>
        </w:tc>
        <w:tc>
          <w:tcPr>
            <w:tcW w:w="992" w:type="dxa"/>
          </w:tcPr>
          <w:p w:rsidRPr="008C79B9" w:rsidR="008C79B9" w:rsidP="008C79B9" w:rsidRDefault="008C79B9" w14:paraId="31330AB7" w14:textId="77777777">
            <w:pPr>
              <w:spacing w:after="0" w:line="240" w:lineRule="auto"/>
              <w:ind w:left="0"/>
              <w:rPr>
                <w:rFonts w:cstheme="minorHAnsi"/>
                <w:sz w:val="18"/>
                <w:szCs w:val="18"/>
              </w:rPr>
            </w:pPr>
            <w:r w:rsidRPr="008C79B9">
              <w:rPr>
                <w:rFonts w:cstheme="minorHAnsi"/>
                <w:sz w:val="18"/>
                <w:szCs w:val="18"/>
              </w:rPr>
              <w:t>5</w:t>
            </w:r>
          </w:p>
        </w:tc>
        <w:tc>
          <w:tcPr>
            <w:tcW w:w="1842" w:type="dxa"/>
          </w:tcPr>
          <w:p w:rsidRPr="008C79B9" w:rsidR="008C79B9" w:rsidP="008C79B9" w:rsidRDefault="008C79B9" w14:paraId="0E2ECEC6" w14:textId="77777777">
            <w:pPr>
              <w:spacing w:after="0" w:line="240" w:lineRule="auto"/>
              <w:ind w:left="0"/>
              <w:rPr>
                <w:rFonts w:cstheme="minorHAnsi"/>
                <w:sz w:val="18"/>
                <w:szCs w:val="18"/>
              </w:rPr>
            </w:pPr>
            <w:r w:rsidRPr="008C79B9">
              <w:rPr>
                <w:rFonts w:cstheme="minorHAnsi"/>
                <w:sz w:val="18"/>
                <w:szCs w:val="18"/>
              </w:rPr>
              <w:t>True/False</w:t>
            </w:r>
          </w:p>
        </w:tc>
        <w:tc>
          <w:tcPr>
            <w:tcW w:w="3309" w:type="dxa"/>
          </w:tcPr>
          <w:p w:rsidRPr="008C79B9" w:rsidR="008C79B9" w:rsidP="008C79B9" w:rsidRDefault="008C79B9" w14:paraId="34BF2F90" w14:textId="77777777">
            <w:pPr>
              <w:spacing w:after="0" w:line="240" w:lineRule="auto"/>
              <w:ind w:left="0"/>
              <w:rPr>
                <w:rFonts w:cstheme="minorHAnsi"/>
                <w:sz w:val="18"/>
                <w:szCs w:val="18"/>
              </w:rPr>
            </w:pPr>
            <w:r w:rsidRPr="008C79B9">
              <w:rPr>
                <w:rFonts w:cstheme="minorHAnsi"/>
                <w:sz w:val="18"/>
                <w:szCs w:val="18"/>
              </w:rPr>
              <w:t xml:space="preserve">If error then </w:t>
            </w:r>
            <w:proofErr w:type="gramStart"/>
            <w:r w:rsidRPr="008C79B9">
              <w:rPr>
                <w:rFonts w:cstheme="minorHAnsi"/>
                <w:sz w:val="18"/>
                <w:szCs w:val="18"/>
              </w:rPr>
              <w:t>true ,</w:t>
            </w:r>
            <w:proofErr w:type="gramEnd"/>
            <w:r w:rsidRPr="008C79B9">
              <w:rPr>
                <w:rFonts w:cstheme="minorHAnsi"/>
                <w:sz w:val="18"/>
                <w:szCs w:val="18"/>
              </w:rPr>
              <w:t xml:space="preserve"> else false</w:t>
            </w:r>
          </w:p>
        </w:tc>
      </w:tr>
      <w:tr w:rsidR="008C79B9" w:rsidTr="008C79B9" w14:paraId="2C53F6F0" w14:textId="77777777">
        <w:trPr>
          <w:trHeight w:val="248"/>
        </w:trPr>
        <w:tc>
          <w:tcPr>
            <w:tcW w:w="2425" w:type="dxa"/>
          </w:tcPr>
          <w:p w:rsidRPr="008C79B9" w:rsidR="008C79B9" w:rsidP="008C79B9" w:rsidRDefault="008C79B9" w14:paraId="3187000F" w14:textId="77777777">
            <w:pPr>
              <w:spacing w:after="0" w:line="240" w:lineRule="auto"/>
              <w:ind w:left="0"/>
              <w:rPr>
                <w:rFonts w:cstheme="minorHAnsi"/>
                <w:sz w:val="18"/>
                <w:szCs w:val="18"/>
              </w:rPr>
            </w:pPr>
            <w:proofErr w:type="spellStart"/>
            <w:r w:rsidRPr="008C79B9">
              <w:rPr>
                <w:rFonts w:cstheme="minorHAnsi"/>
                <w:sz w:val="18"/>
                <w:szCs w:val="18"/>
              </w:rPr>
              <w:t>AirValueLimit</w:t>
            </w:r>
            <w:proofErr w:type="spellEnd"/>
          </w:p>
        </w:tc>
        <w:tc>
          <w:tcPr>
            <w:tcW w:w="1936" w:type="dxa"/>
          </w:tcPr>
          <w:p w:rsidRPr="008C79B9" w:rsidR="008C79B9" w:rsidP="008C79B9" w:rsidRDefault="008C79B9" w14:paraId="231A16D1" w14:textId="77777777">
            <w:pPr>
              <w:spacing w:after="0" w:line="240" w:lineRule="auto"/>
              <w:ind w:left="0"/>
              <w:rPr>
                <w:rFonts w:cstheme="minorHAnsi"/>
                <w:sz w:val="18"/>
                <w:szCs w:val="18"/>
              </w:rPr>
            </w:pPr>
            <w:r w:rsidRPr="008C79B9">
              <w:rPr>
                <w:rFonts w:cstheme="minorHAnsi"/>
                <w:sz w:val="18"/>
                <w:szCs w:val="18"/>
              </w:rPr>
              <w:t>double</w:t>
            </w:r>
          </w:p>
        </w:tc>
        <w:tc>
          <w:tcPr>
            <w:tcW w:w="992" w:type="dxa"/>
          </w:tcPr>
          <w:p w:rsidRPr="008C79B9" w:rsidR="008C79B9" w:rsidP="008C79B9" w:rsidRDefault="008C79B9" w14:paraId="3AEA21D3" w14:textId="77777777">
            <w:pPr>
              <w:spacing w:after="0" w:line="240" w:lineRule="auto"/>
              <w:ind w:left="0"/>
              <w:rPr>
                <w:rFonts w:cstheme="minorHAnsi"/>
                <w:sz w:val="18"/>
                <w:szCs w:val="18"/>
              </w:rPr>
            </w:pPr>
            <w:r w:rsidRPr="008C79B9">
              <w:rPr>
                <w:rFonts w:cstheme="minorHAnsi"/>
                <w:sz w:val="18"/>
                <w:szCs w:val="18"/>
              </w:rPr>
              <w:t>10,2</w:t>
            </w:r>
          </w:p>
        </w:tc>
        <w:tc>
          <w:tcPr>
            <w:tcW w:w="1842" w:type="dxa"/>
          </w:tcPr>
          <w:p w:rsidRPr="008C79B9" w:rsidR="008C79B9" w:rsidP="008C79B9" w:rsidRDefault="008C79B9" w14:paraId="43206395" w14:textId="77777777">
            <w:pPr>
              <w:spacing w:after="0" w:line="240" w:lineRule="auto"/>
              <w:ind w:left="0"/>
              <w:rPr>
                <w:rFonts w:cstheme="minorHAnsi"/>
                <w:sz w:val="18"/>
                <w:szCs w:val="18"/>
              </w:rPr>
            </w:pPr>
            <w:r w:rsidRPr="008C79B9">
              <w:rPr>
                <w:rFonts w:cstheme="minorHAnsi"/>
                <w:sz w:val="18"/>
                <w:szCs w:val="18"/>
              </w:rPr>
              <w:t>9999999.99</w:t>
            </w:r>
          </w:p>
        </w:tc>
        <w:tc>
          <w:tcPr>
            <w:tcW w:w="3309" w:type="dxa"/>
          </w:tcPr>
          <w:p w:rsidRPr="008C79B9" w:rsidR="008C79B9" w:rsidP="008C79B9" w:rsidRDefault="008C79B9" w14:paraId="4C99335B" w14:textId="77777777">
            <w:pPr>
              <w:spacing w:after="0" w:line="240" w:lineRule="auto"/>
              <w:ind w:left="0"/>
              <w:rPr>
                <w:rFonts w:cstheme="minorHAnsi"/>
                <w:sz w:val="18"/>
                <w:szCs w:val="18"/>
              </w:rPr>
            </w:pPr>
            <w:r w:rsidRPr="008C79B9">
              <w:rPr>
                <w:rFonts w:cstheme="minorHAnsi"/>
                <w:sz w:val="18"/>
                <w:szCs w:val="18"/>
              </w:rPr>
              <w:t>Declared value limit</w:t>
            </w:r>
          </w:p>
        </w:tc>
      </w:tr>
      <w:tr w:rsidR="008C79B9" w:rsidTr="008C79B9" w14:paraId="64AA6EFC" w14:textId="77777777">
        <w:trPr>
          <w:trHeight w:val="248"/>
        </w:trPr>
        <w:tc>
          <w:tcPr>
            <w:tcW w:w="2425" w:type="dxa"/>
            <w:tcBorders>
              <w:bottom w:val="single" w:color="auto" w:sz="4" w:space="0"/>
            </w:tcBorders>
          </w:tcPr>
          <w:p w:rsidRPr="008C79B9" w:rsidR="008C79B9" w:rsidP="008C79B9" w:rsidRDefault="008C79B9" w14:paraId="2C35169A" w14:textId="77777777">
            <w:pPr>
              <w:spacing w:after="0" w:line="240" w:lineRule="auto"/>
              <w:ind w:left="0"/>
              <w:rPr>
                <w:rFonts w:cstheme="minorHAnsi"/>
                <w:sz w:val="18"/>
                <w:szCs w:val="18"/>
              </w:rPr>
            </w:pPr>
            <w:proofErr w:type="spellStart"/>
            <w:r w:rsidRPr="008C79B9">
              <w:rPr>
                <w:rFonts w:cstheme="minorHAnsi"/>
                <w:sz w:val="18"/>
                <w:szCs w:val="18"/>
              </w:rPr>
              <w:t>GroundValueLimit</w:t>
            </w:r>
            <w:proofErr w:type="spellEnd"/>
          </w:p>
        </w:tc>
        <w:tc>
          <w:tcPr>
            <w:tcW w:w="1936" w:type="dxa"/>
            <w:tcBorders>
              <w:bottom w:val="single" w:color="auto" w:sz="4" w:space="0"/>
            </w:tcBorders>
          </w:tcPr>
          <w:p w:rsidRPr="008C79B9" w:rsidR="008C79B9" w:rsidP="008C79B9" w:rsidRDefault="008C79B9" w14:paraId="0BB0DB61" w14:textId="77777777">
            <w:pPr>
              <w:spacing w:after="0" w:line="240" w:lineRule="auto"/>
              <w:ind w:left="0"/>
              <w:rPr>
                <w:rFonts w:cstheme="minorHAnsi"/>
                <w:sz w:val="18"/>
                <w:szCs w:val="18"/>
              </w:rPr>
            </w:pPr>
            <w:r w:rsidRPr="008C79B9">
              <w:rPr>
                <w:rFonts w:cstheme="minorHAnsi"/>
                <w:sz w:val="18"/>
                <w:szCs w:val="18"/>
              </w:rPr>
              <w:t>double</w:t>
            </w:r>
          </w:p>
        </w:tc>
        <w:tc>
          <w:tcPr>
            <w:tcW w:w="992" w:type="dxa"/>
            <w:tcBorders>
              <w:bottom w:val="single" w:color="auto" w:sz="4" w:space="0"/>
            </w:tcBorders>
          </w:tcPr>
          <w:p w:rsidRPr="008C79B9" w:rsidR="008C79B9" w:rsidP="008C79B9" w:rsidRDefault="008C79B9" w14:paraId="1ADCCC04" w14:textId="77777777">
            <w:pPr>
              <w:spacing w:after="0" w:line="240" w:lineRule="auto"/>
              <w:ind w:left="0"/>
              <w:rPr>
                <w:rFonts w:cstheme="minorHAnsi"/>
                <w:sz w:val="18"/>
                <w:szCs w:val="18"/>
              </w:rPr>
            </w:pPr>
            <w:r w:rsidRPr="008C79B9">
              <w:rPr>
                <w:rFonts w:cstheme="minorHAnsi"/>
                <w:sz w:val="18"/>
                <w:szCs w:val="18"/>
              </w:rPr>
              <w:t>10,2</w:t>
            </w:r>
          </w:p>
        </w:tc>
        <w:tc>
          <w:tcPr>
            <w:tcW w:w="1842" w:type="dxa"/>
            <w:tcBorders>
              <w:bottom w:val="single" w:color="auto" w:sz="4" w:space="0"/>
            </w:tcBorders>
          </w:tcPr>
          <w:p w:rsidRPr="008C79B9" w:rsidR="008C79B9" w:rsidP="008C79B9" w:rsidRDefault="008C79B9" w14:paraId="238B7CA3" w14:textId="77777777">
            <w:pPr>
              <w:spacing w:after="0" w:line="240" w:lineRule="auto"/>
              <w:ind w:left="0"/>
              <w:rPr>
                <w:rFonts w:cstheme="minorHAnsi"/>
                <w:sz w:val="18"/>
                <w:szCs w:val="18"/>
              </w:rPr>
            </w:pPr>
            <w:r w:rsidRPr="008C79B9">
              <w:rPr>
                <w:rFonts w:cstheme="minorHAnsi"/>
                <w:sz w:val="18"/>
                <w:szCs w:val="18"/>
              </w:rPr>
              <w:t>9999999.99</w:t>
            </w:r>
          </w:p>
        </w:tc>
        <w:tc>
          <w:tcPr>
            <w:tcW w:w="3309" w:type="dxa"/>
            <w:tcBorders>
              <w:bottom w:val="single" w:color="auto" w:sz="4" w:space="0"/>
            </w:tcBorders>
          </w:tcPr>
          <w:p w:rsidRPr="008C79B9" w:rsidR="008C79B9" w:rsidP="008C79B9" w:rsidRDefault="008C79B9" w14:paraId="3939421F" w14:textId="77777777">
            <w:pPr>
              <w:spacing w:after="0" w:line="240" w:lineRule="auto"/>
              <w:ind w:left="0"/>
              <w:rPr>
                <w:rFonts w:cstheme="minorHAnsi"/>
                <w:sz w:val="18"/>
                <w:szCs w:val="18"/>
              </w:rPr>
            </w:pPr>
            <w:r w:rsidRPr="008C79B9">
              <w:rPr>
                <w:rFonts w:cstheme="minorHAnsi"/>
                <w:sz w:val="18"/>
                <w:szCs w:val="18"/>
              </w:rPr>
              <w:t>Declared value limit</w:t>
            </w:r>
          </w:p>
        </w:tc>
      </w:tr>
      <w:tr w:rsidR="008C79B9" w:rsidTr="008C79B9" w14:paraId="324DB13B" w14:textId="77777777">
        <w:trPr>
          <w:trHeight w:val="276"/>
        </w:trPr>
        <w:tc>
          <w:tcPr>
            <w:tcW w:w="2425"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79709D93" w14:textId="77777777">
            <w:pPr>
              <w:spacing w:after="0" w:line="240" w:lineRule="auto"/>
              <w:ind w:left="0"/>
              <w:rPr>
                <w:rFonts w:cstheme="minorHAnsi"/>
                <w:sz w:val="18"/>
                <w:szCs w:val="18"/>
              </w:rPr>
            </w:pPr>
            <w:proofErr w:type="spellStart"/>
            <w:r w:rsidRPr="008C79B9">
              <w:rPr>
                <w:rFonts w:cstheme="minorHAnsi"/>
                <w:sz w:val="18"/>
                <w:szCs w:val="18"/>
              </w:rPr>
              <w:t>BlueDartHolidays</w:t>
            </w:r>
            <w:proofErr w:type="spellEnd"/>
          </w:p>
        </w:tc>
        <w:tc>
          <w:tcPr>
            <w:tcW w:w="1936"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7059FD0C" w14:textId="77777777">
            <w:pPr>
              <w:spacing w:after="0" w:line="240" w:lineRule="auto"/>
              <w:ind w:left="0"/>
              <w:rPr>
                <w:rFonts w:cstheme="minorHAnsi"/>
                <w:sz w:val="18"/>
                <w:szCs w:val="18"/>
              </w:rPr>
            </w:pPr>
            <w:r w:rsidRPr="008C79B9">
              <w:rPr>
                <w:rFonts w:cstheme="minorHAnsi"/>
                <w:sz w:val="18"/>
                <w:szCs w:val="18"/>
              </w:rPr>
              <w:t>List &lt;Holiday&gt;</w:t>
            </w:r>
          </w:p>
        </w:tc>
        <w:tc>
          <w:tcPr>
            <w:tcW w:w="99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474D9DE2" w14:textId="77777777">
            <w:pPr>
              <w:spacing w:after="0" w:line="240" w:lineRule="auto"/>
              <w:ind w:left="0"/>
              <w:rPr>
                <w:rFonts w:cstheme="minorHAnsi"/>
                <w:sz w:val="18"/>
                <w:szCs w:val="18"/>
              </w:rPr>
            </w:pPr>
          </w:p>
        </w:tc>
        <w:tc>
          <w:tcPr>
            <w:tcW w:w="184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07AECFEE" w14:textId="77777777">
            <w:pPr>
              <w:spacing w:after="0" w:line="240" w:lineRule="auto"/>
              <w:ind w:left="0"/>
              <w:rPr>
                <w:rFonts w:cstheme="minorHAnsi"/>
                <w:sz w:val="18"/>
                <w:szCs w:val="18"/>
              </w:rPr>
            </w:pPr>
          </w:p>
        </w:tc>
        <w:tc>
          <w:tcPr>
            <w:tcW w:w="3309"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86B955B" w14:textId="77777777">
            <w:pPr>
              <w:spacing w:after="0" w:line="240" w:lineRule="auto"/>
              <w:ind w:left="0"/>
              <w:rPr>
                <w:rFonts w:cstheme="minorHAnsi"/>
                <w:sz w:val="18"/>
                <w:szCs w:val="18"/>
              </w:rPr>
            </w:pPr>
            <w:r w:rsidRPr="008C79B9">
              <w:rPr>
                <w:rFonts w:cstheme="minorHAnsi"/>
                <w:sz w:val="18"/>
                <w:szCs w:val="18"/>
              </w:rPr>
              <w:t>Holiday Object</w:t>
            </w:r>
          </w:p>
        </w:tc>
      </w:tr>
      <w:tr w:rsidR="008C79B9" w:rsidTr="008C79B9" w14:paraId="0119FB90" w14:textId="77777777">
        <w:trPr>
          <w:trHeight w:val="276"/>
        </w:trPr>
        <w:tc>
          <w:tcPr>
            <w:tcW w:w="2425"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6994F0DC" w14:textId="77777777">
            <w:pPr>
              <w:spacing w:after="0" w:line="240" w:lineRule="auto"/>
              <w:ind w:left="0"/>
              <w:rPr>
                <w:rFonts w:cstheme="minorHAnsi"/>
                <w:sz w:val="18"/>
                <w:szCs w:val="18"/>
              </w:rPr>
            </w:pPr>
            <w:proofErr w:type="spellStart"/>
            <w:r w:rsidRPr="008C79B9">
              <w:rPr>
                <w:rFonts w:cstheme="minorHAnsi"/>
                <w:sz w:val="18"/>
                <w:szCs w:val="18"/>
              </w:rPr>
              <w:t>eTailExpressCODAirInbound</w:t>
            </w:r>
            <w:proofErr w:type="spellEnd"/>
            <w:r w:rsidRPr="008C79B9">
              <w:rPr>
                <w:rFonts w:cstheme="minorHAnsi"/>
                <w:sz w:val="18"/>
                <w:szCs w:val="18"/>
              </w:rPr>
              <w:t xml:space="preserve">         </w:t>
            </w:r>
          </w:p>
        </w:tc>
        <w:tc>
          <w:tcPr>
            <w:tcW w:w="1936"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11E90C41" w14:textId="77777777">
            <w:pPr>
              <w:spacing w:after="0" w:line="240" w:lineRule="auto"/>
              <w:ind w:left="0"/>
              <w:rPr>
                <w:rFonts w:cstheme="minorHAnsi"/>
                <w:sz w:val="18"/>
                <w:szCs w:val="18"/>
              </w:rPr>
            </w:pPr>
            <w:r w:rsidRPr="008C79B9">
              <w:rPr>
                <w:rFonts w:cstheme="minorHAnsi"/>
                <w:sz w:val="18"/>
                <w:szCs w:val="18"/>
              </w:rPr>
              <w:t>string</w:t>
            </w:r>
          </w:p>
        </w:tc>
        <w:tc>
          <w:tcPr>
            <w:tcW w:w="99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3487D568" w14:textId="77777777">
            <w:pPr>
              <w:spacing w:after="0" w:line="240" w:lineRule="auto"/>
              <w:ind w:left="0"/>
              <w:rPr>
                <w:rFonts w:cstheme="minorHAnsi"/>
                <w:sz w:val="18"/>
                <w:szCs w:val="18"/>
              </w:rPr>
            </w:pPr>
            <w:r w:rsidRPr="008C79B9">
              <w:rPr>
                <w:rFonts w:cstheme="minorHAnsi"/>
                <w:sz w:val="18"/>
                <w:szCs w:val="18"/>
              </w:rPr>
              <w:t>1</w:t>
            </w:r>
          </w:p>
        </w:tc>
        <w:tc>
          <w:tcPr>
            <w:tcW w:w="184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A12CEAC" w14:textId="77777777">
            <w:pPr>
              <w:spacing w:after="0" w:line="240" w:lineRule="auto"/>
              <w:ind w:left="0"/>
              <w:rPr>
                <w:rFonts w:cstheme="minorHAnsi"/>
                <w:sz w:val="18"/>
                <w:szCs w:val="18"/>
              </w:rPr>
            </w:pPr>
            <w:r w:rsidRPr="008C79B9">
              <w:rPr>
                <w:rFonts w:cstheme="minorHAnsi"/>
                <w:sz w:val="18"/>
                <w:szCs w:val="18"/>
              </w:rPr>
              <w:t>Y/N</w:t>
            </w:r>
          </w:p>
        </w:tc>
        <w:tc>
          <w:tcPr>
            <w:tcW w:w="3309"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1E8F78CC"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Express COD Apex Inbound Service</w:t>
            </w:r>
          </w:p>
        </w:tc>
      </w:tr>
      <w:tr w:rsidR="008C79B9" w:rsidTr="008C79B9" w14:paraId="3B59B8B3" w14:textId="77777777">
        <w:trPr>
          <w:trHeight w:val="276"/>
        </w:trPr>
        <w:tc>
          <w:tcPr>
            <w:tcW w:w="2425"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CD4616F" w14:textId="77777777">
            <w:pPr>
              <w:spacing w:after="0" w:line="240" w:lineRule="auto"/>
              <w:ind w:left="0"/>
              <w:rPr>
                <w:rFonts w:cstheme="minorHAnsi"/>
                <w:sz w:val="18"/>
                <w:szCs w:val="18"/>
              </w:rPr>
            </w:pPr>
            <w:proofErr w:type="spellStart"/>
            <w:r w:rsidRPr="008C79B9">
              <w:rPr>
                <w:rFonts w:cstheme="minorHAnsi"/>
                <w:sz w:val="18"/>
                <w:szCs w:val="18"/>
              </w:rPr>
              <w:t>eTailExpressCODAirOutbound</w:t>
            </w:r>
            <w:proofErr w:type="spellEnd"/>
            <w:r w:rsidRPr="008C79B9">
              <w:rPr>
                <w:rFonts w:cstheme="minorHAnsi"/>
                <w:sz w:val="18"/>
                <w:szCs w:val="18"/>
              </w:rPr>
              <w:t>            </w:t>
            </w:r>
          </w:p>
        </w:tc>
        <w:tc>
          <w:tcPr>
            <w:tcW w:w="1936"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AAAB9EA" w14:textId="77777777">
            <w:pPr>
              <w:spacing w:after="0" w:line="240" w:lineRule="auto"/>
              <w:ind w:left="0"/>
              <w:rPr>
                <w:rFonts w:cstheme="minorHAnsi"/>
                <w:sz w:val="18"/>
                <w:szCs w:val="18"/>
              </w:rPr>
            </w:pPr>
            <w:r w:rsidRPr="008C79B9">
              <w:rPr>
                <w:rFonts w:cstheme="minorHAnsi"/>
                <w:sz w:val="18"/>
                <w:szCs w:val="18"/>
              </w:rPr>
              <w:t>string</w:t>
            </w:r>
          </w:p>
        </w:tc>
        <w:tc>
          <w:tcPr>
            <w:tcW w:w="99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62AB1C19" w14:textId="77777777">
            <w:pPr>
              <w:spacing w:after="0" w:line="240" w:lineRule="auto"/>
              <w:ind w:left="0"/>
              <w:rPr>
                <w:rFonts w:cstheme="minorHAnsi"/>
                <w:sz w:val="18"/>
                <w:szCs w:val="18"/>
              </w:rPr>
            </w:pPr>
            <w:r w:rsidRPr="008C79B9">
              <w:rPr>
                <w:rFonts w:cstheme="minorHAnsi"/>
                <w:sz w:val="18"/>
                <w:szCs w:val="18"/>
              </w:rPr>
              <w:t>1</w:t>
            </w:r>
          </w:p>
        </w:tc>
        <w:tc>
          <w:tcPr>
            <w:tcW w:w="184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961DFF8" w14:textId="77777777">
            <w:pPr>
              <w:spacing w:after="0" w:line="240" w:lineRule="auto"/>
              <w:ind w:left="0"/>
              <w:rPr>
                <w:rFonts w:cstheme="minorHAnsi"/>
                <w:sz w:val="18"/>
                <w:szCs w:val="18"/>
              </w:rPr>
            </w:pPr>
            <w:r w:rsidRPr="008C79B9">
              <w:rPr>
                <w:rFonts w:cstheme="minorHAnsi"/>
                <w:sz w:val="18"/>
                <w:szCs w:val="18"/>
              </w:rPr>
              <w:t>Y/N</w:t>
            </w:r>
          </w:p>
        </w:tc>
        <w:tc>
          <w:tcPr>
            <w:tcW w:w="3309"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1ADA14B9"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Express COD Apex Outbound Service</w:t>
            </w:r>
          </w:p>
        </w:tc>
      </w:tr>
      <w:tr w:rsidR="008C79B9" w:rsidTr="008C79B9" w14:paraId="760133C0" w14:textId="77777777">
        <w:trPr>
          <w:trHeight w:val="276"/>
        </w:trPr>
        <w:tc>
          <w:tcPr>
            <w:tcW w:w="2425"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7C0F8D68" w14:textId="77777777">
            <w:pPr>
              <w:spacing w:after="0" w:line="240" w:lineRule="auto"/>
              <w:ind w:left="0"/>
              <w:rPr>
                <w:rFonts w:cstheme="minorHAnsi"/>
                <w:sz w:val="18"/>
                <w:szCs w:val="18"/>
              </w:rPr>
            </w:pPr>
            <w:r w:rsidRPr="008C79B9">
              <w:rPr>
                <w:rFonts w:cstheme="minorHAnsi"/>
                <w:sz w:val="18"/>
                <w:szCs w:val="18"/>
              </w:rPr>
              <w:t> </w:t>
            </w:r>
            <w:proofErr w:type="spellStart"/>
            <w:r w:rsidRPr="008C79B9">
              <w:rPr>
                <w:rFonts w:cstheme="minorHAnsi"/>
                <w:sz w:val="18"/>
                <w:szCs w:val="18"/>
              </w:rPr>
              <w:t>eTailExpressPrePaidAirInbound</w:t>
            </w:r>
            <w:proofErr w:type="spellEnd"/>
            <w:r w:rsidRPr="008C79B9">
              <w:rPr>
                <w:rFonts w:cstheme="minorHAnsi"/>
                <w:sz w:val="18"/>
                <w:szCs w:val="18"/>
              </w:rPr>
              <w:t xml:space="preserve">        </w:t>
            </w:r>
          </w:p>
        </w:tc>
        <w:tc>
          <w:tcPr>
            <w:tcW w:w="1936"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7BB0BB93" w14:textId="77777777">
            <w:pPr>
              <w:spacing w:after="0" w:line="240" w:lineRule="auto"/>
              <w:ind w:left="0"/>
              <w:rPr>
                <w:rFonts w:cstheme="minorHAnsi"/>
                <w:sz w:val="18"/>
                <w:szCs w:val="18"/>
              </w:rPr>
            </w:pPr>
            <w:r w:rsidRPr="008C79B9">
              <w:rPr>
                <w:rFonts w:cstheme="minorHAnsi"/>
                <w:sz w:val="18"/>
                <w:szCs w:val="18"/>
              </w:rPr>
              <w:t>string</w:t>
            </w:r>
          </w:p>
        </w:tc>
        <w:tc>
          <w:tcPr>
            <w:tcW w:w="99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4618ECB7" w14:textId="77777777">
            <w:pPr>
              <w:spacing w:after="0" w:line="240" w:lineRule="auto"/>
              <w:ind w:left="0"/>
              <w:rPr>
                <w:rFonts w:cstheme="minorHAnsi"/>
                <w:sz w:val="18"/>
                <w:szCs w:val="18"/>
              </w:rPr>
            </w:pPr>
            <w:r w:rsidRPr="008C79B9">
              <w:rPr>
                <w:rFonts w:cstheme="minorHAnsi"/>
                <w:sz w:val="18"/>
                <w:szCs w:val="18"/>
              </w:rPr>
              <w:t>1</w:t>
            </w:r>
          </w:p>
        </w:tc>
        <w:tc>
          <w:tcPr>
            <w:tcW w:w="184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453DFB20" w14:textId="77777777">
            <w:pPr>
              <w:spacing w:after="0" w:line="240" w:lineRule="auto"/>
              <w:ind w:left="0"/>
              <w:rPr>
                <w:rFonts w:cstheme="minorHAnsi"/>
                <w:sz w:val="18"/>
                <w:szCs w:val="18"/>
              </w:rPr>
            </w:pPr>
            <w:r w:rsidRPr="008C79B9">
              <w:rPr>
                <w:rFonts w:cstheme="minorHAnsi"/>
                <w:sz w:val="18"/>
                <w:szCs w:val="18"/>
              </w:rPr>
              <w:t>Y/N</w:t>
            </w:r>
          </w:p>
        </w:tc>
        <w:tc>
          <w:tcPr>
            <w:tcW w:w="3309"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75D7E1E0" w14:textId="77777777">
            <w:pPr>
              <w:spacing w:after="0" w:line="240" w:lineRule="auto"/>
              <w:ind w:left="0"/>
              <w:rPr>
                <w:rFonts w:cstheme="minorHAnsi"/>
                <w:sz w:val="18"/>
                <w:szCs w:val="18"/>
              </w:rPr>
            </w:pPr>
            <w:proofErr w:type="spellStart"/>
            <w:r w:rsidRPr="008C79B9">
              <w:rPr>
                <w:rFonts w:cstheme="minorHAnsi"/>
                <w:sz w:val="18"/>
                <w:szCs w:val="18"/>
              </w:rPr>
              <w:t>eTail</w:t>
            </w:r>
            <w:proofErr w:type="spellEnd"/>
            <w:r w:rsidRPr="008C79B9">
              <w:rPr>
                <w:rFonts w:cstheme="minorHAnsi"/>
                <w:sz w:val="18"/>
                <w:szCs w:val="18"/>
              </w:rPr>
              <w:t xml:space="preserve"> Express Prepaid Apex Inbound Service</w:t>
            </w:r>
          </w:p>
        </w:tc>
      </w:tr>
      <w:tr w:rsidR="008C79B9" w:rsidTr="008C79B9" w14:paraId="34B257AE" w14:textId="77777777">
        <w:trPr>
          <w:trHeight w:val="276"/>
        </w:trPr>
        <w:tc>
          <w:tcPr>
            <w:tcW w:w="2425"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272B43D0" w14:textId="77777777">
            <w:pPr>
              <w:spacing w:after="0" w:line="240" w:lineRule="auto"/>
              <w:ind w:left="0"/>
              <w:rPr>
                <w:rFonts w:cstheme="minorHAnsi"/>
                <w:sz w:val="18"/>
                <w:szCs w:val="18"/>
              </w:rPr>
            </w:pPr>
            <w:r w:rsidRPr="008C79B9">
              <w:rPr>
                <w:rFonts w:cstheme="minorHAnsi"/>
                <w:sz w:val="18"/>
                <w:szCs w:val="18"/>
              </w:rPr>
              <w:t> </w:t>
            </w:r>
            <w:proofErr w:type="spellStart"/>
            <w:r w:rsidRPr="008C79B9">
              <w:rPr>
                <w:rFonts w:cstheme="minorHAnsi"/>
                <w:sz w:val="18"/>
                <w:szCs w:val="18"/>
              </w:rPr>
              <w:t>eTailExpressPrePaidAirOutound</w:t>
            </w:r>
            <w:proofErr w:type="spellEnd"/>
          </w:p>
        </w:tc>
        <w:tc>
          <w:tcPr>
            <w:tcW w:w="1936"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41D54E2A" w14:textId="77777777">
            <w:pPr>
              <w:spacing w:after="0" w:line="240" w:lineRule="auto"/>
              <w:ind w:left="0"/>
              <w:rPr>
                <w:rFonts w:cstheme="minorHAnsi"/>
                <w:sz w:val="18"/>
                <w:szCs w:val="18"/>
              </w:rPr>
            </w:pPr>
            <w:r w:rsidRPr="008C79B9">
              <w:rPr>
                <w:rFonts w:cstheme="minorHAnsi"/>
                <w:sz w:val="18"/>
                <w:szCs w:val="18"/>
              </w:rPr>
              <w:t>string</w:t>
            </w:r>
          </w:p>
        </w:tc>
        <w:tc>
          <w:tcPr>
            <w:tcW w:w="99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2F2485AA" w14:textId="77777777">
            <w:pPr>
              <w:spacing w:after="0" w:line="240" w:lineRule="auto"/>
              <w:ind w:left="0"/>
              <w:rPr>
                <w:rFonts w:cstheme="minorHAnsi"/>
                <w:sz w:val="18"/>
                <w:szCs w:val="18"/>
              </w:rPr>
            </w:pPr>
            <w:r w:rsidRPr="008C79B9">
              <w:rPr>
                <w:rFonts w:cstheme="minorHAnsi"/>
                <w:sz w:val="18"/>
                <w:szCs w:val="18"/>
              </w:rPr>
              <w:t>1</w:t>
            </w:r>
          </w:p>
        </w:tc>
        <w:tc>
          <w:tcPr>
            <w:tcW w:w="1842"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27288D85" w14:textId="77777777">
            <w:pPr>
              <w:spacing w:after="0" w:line="240" w:lineRule="auto"/>
              <w:ind w:left="0"/>
              <w:rPr>
                <w:rFonts w:cstheme="minorHAnsi"/>
                <w:sz w:val="18"/>
                <w:szCs w:val="18"/>
              </w:rPr>
            </w:pPr>
            <w:r w:rsidRPr="008C79B9">
              <w:rPr>
                <w:rFonts w:cstheme="minorHAnsi"/>
                <w:sz w:val="18"/>
                <w:szCs w:val="18"/>
              </w:rPr>
              <w:t>Y/N</w:t>
            </w:r>
          </w:p>
        </w:tc>
        <w:tc>
          <w:tcPr>
            <w:tcW w:w="3309" w:type="dxa"/>
            <w:tcBorders>
              <w:top w:val="single" w:color="auto" w:sz="4" w:space="0"/>
              <w:left w:val="single" w:color="auto" w:sz="4" w:space="0"/>
              <w:bottom w:val="single" w:color="auto" w:sz="4" w:space="0"/>
              <w:right w:val="single" w:color="auto" w:sz="4" w:space="0"/>
            </w:tcBorders>
          </w:tcPr>
          <w:p w:rsidRPr="008C79B9" w:rsidR="008C79B9" w:rsidP="008C79B9" w:rsidRDefault="008C79B9" w14:paraId="59C9FB16" w14:textId="77777777">
            <w:pPr>
              <w:spacing w:after="0" w:line="240" w:lineRule="auto"/>
              <w:ind w:left="0"/>
              <w:rPr>
                <w:rFonts w:cstheme="minorHAnsi"/>
                <w:sz w:val="18"/>
                <w:szCs w:val="18"/>
              </w:rPr>
            </w:pPr>
            <w:proofErr w:type="spellStart"/>
            <w:r w:rsidRPr="008C79B9">
              <w:rPr>
                <w:rFonts w:cstheme="minorHAnsi"/>
                <w:sz w:val="18"/>
                <w:szCs w:val="18"/>
              </w:rPr>
              <w:t>eTailExpressPrepaid</w:t>
            </w:r>
            <w:proofErr w:type="spellEnd"/>
            <w:r w:rsidRPr="008C79B9">
              <w:rPr>
                <w:rFonts w:cstheme="minorHAnsi"/>
                <w:sz w:val="18"/>
                <w:szCs w:val="18"/>
              </w:rPr>
              <w:t xml:space="preserve"> Apex Outbound Service</w:t>
            </w:r>
          </w:p>
        </w:tc>
      </w:tr>
    </w:tbl>
    <w:p w:rsidRPr="008C79B9" w:rsidR="008C79B9" w:rsidP="008C79B9" w:rsidRDefault="008C79B9" w14:paraId="38DA7C23" w14:textId="6045C0CF">
      <w:pPr>
        <w:rPr>
          <w:u w:val="single"/>
        </w:rPr>
      </w:pPr>
      <w:r>
        <w:br/>
      </w:r>
      <w:r w:rsidRPr="008C79B9">
        <w:rPr>
          <w:u w:val="single"/>
        </w:rPr>
        <w:t>Holiday Object:</w:t>
      </w:r>
      <w:r w:rsidRPr="008C79B9">
        <w:rPr>
          <w:u w:val="single"/>
        </w:rPr>
        <w:br/>
      </w:r>
    </w:p>
    <w:tbl>
      <w:tblPr>
        <w:tblStyle w:val="TableGrid"/>
        <w:tblW w:w="9322" w:type="dxa"/>
        <w:tblLayout w:type="fixed"/>
        <w:tblLook w:val="04A0" w:firstRow="1" w:lastRow="0" w:firstColumn="1" w:lastColumn="0" w:noHBand="0" w:noVBand="1"/>
      </w:tblPr>
      <w:tblGrid>
        <w:gridCol w:w="1975"/>
        <w:gridCol w:w="1710"/>
        <w:gridCol w:w="1080"/>
        <w:gridCol w:w="1800"/>
        <w:gridCol w:w="2757"/>
      </w:tblGrid>
      <w:tr w:rsidRPr="00B90623" w:rsidR="008C79B9" w:rsidTr="008C79B9" w14:paraId="609288F4" w14:textId="77777777">
        <w:tc>
          <w:tcPr>
            <w:tcW w:w="1975" w:type="dxa"/>
            <w:shd w:val="clear" w:color="auto" w:fill="1F497D" w:themeFill="text2"/>
          </w:tcPr>
          <w:p w:rsidRPr="008C79B9" w:rsidR="008C79B9" w:rsidP="008C79B9" w:rsidRDefault="008C79B9" w14:paraId="30D920F5" w14:textId="77777777">
            <w:pPr>
              <w:spacing w:after="0" w:line="240" w:lineRule="auto"/>
              <w:ind w:left="0"/>
              <w:rPr>
                <w:rFonts w:ascii="Consolas" w:hAnsi="Consolas" w:cs="Consolas"/>
                <w:b/>
                <w:bCs/>
                <w:color w:val="FFFFFF" w:themeColor="background1"/>
                <w:sz w:val="20"/>
              </w:rPr>
            </w:pPr>
            <w:r>
              <w:rPr>
                <w:rFonts w:ascii="Consolas" w:hAnsi="Consolas" w:cs="Consolas"/>
                <w:b/>
                <w:bCs/>
                <w:color w:val="FFFFFF" w:themeColor="background1"/>
                <w:sz w:val="20"/>
              </w:rPr>
              <w:t>Parameters Name</w:t>
            </w:r>
          </w:p>
        </w:tc>
        <w:tc>
          <w:tcPr>
            <w:tcW w:w="1710" w:type="dxa"/>
            <w:shd w:val="clear" w:color="auto" w:fill="1F497D" w:themeFill="text2"/>
          </w:tcPr>
          <w:p w:rsidRPr="008C79B9" w:rsidR="008C79B9" w:rsidP="008C79B9" w:rsidRDefault="008C79B9" w14:paraId="14D23378"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Data Type</w:t>
            </w:r>
          </w:p>
        </w:tc>
        <w:tc>
          <w:tcPr>
            <w:tcW w:w="1080" w:type="dxa"/>
            <w:shd w:val="clear" w:color="auto" w:fill="1F497D" w:themeFill="text2"/>
          </w:tcPr>
          <w:p w:rsidRPr="008C79B9" w:rsidR="008C79B9" w:rsidP="008C79B9" w:rsidRDefault="008C79B9" w14:paraId="5F0D3B9D"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Length</w:t>
            </w:r>
          </w:p>
        </w:tc>
        <w:tc>
          <w:tcPr>
            <w:tcW w:w="1800" w:type="dxa"/>
            <w:shd w:val="clear" w:color="auto" w:fill="1F497D" w:themeFill="text2"/>
          </w:tcPr>
          <w:p w:rsidRPr="008C79B9" w:rsidR="008C79B9" w:rsidP="008C79B9" w:rsidRDefault="008C79B9" w14:paraId="19B4D8A5"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Allowed Values</w:t>
            </w:r>
          </w:p>
        </w:tc>
        <w:tc>
          <w:tcPr>
            <w:tcW w:w="2757" w:type="dxa"/>
            <w:shd w:val="clear" w:color="auto" w:fill="1F497D" w:themeFill="text2"/>
          </w:tcPr>
          <w:p w:rsidRPr="008C79B9" w:rsidR="008C79B9" w:rsidP="008C79B9" w:rsidRDefault="008C79B9" w14:paraId="49E7E6EA" w14:textId="77777777">
            <w:pPr>
              <w:spacing w:after="0" w:line="240" w:lineRule="auto"/>
              <w:ind w:left="0"/>
              <w:rPr>
                <w:rFonts w:ascii="Consolas" w:hAnsi="Consolas" w:cs="Consolas"/>
                <w:b/>
                <w:bCs/>
                <w:color w:val="FFFFFF" w:themeColor="background1"/>
                <w:sz w:val="20"/>
              </w:rPr>
            </w:pPr>
            <w:r w:rsidRPr="00B90623">
              <w:rPr>
                <w:rFonts w:ascii="Consolas" w:hAnsi="Consolas" w:cs="Consolas"/>
                <w:b/>
                <w:bCs/>
                <w:color w:val="FFFFFF" w:themeColor="background1"/>
                <w:sz w:val="20"/>
              </w:rPr>
              <w:t>Description</w:t>
            </w:r>
          </w:p>
        </w:tc>
      </w:tr>
      <w:tr w:rsidRPr="001722D1" w:rsidR="008C79B9" w:rsidTr="008C79B9" w14:paraId="2F7B86A6" w14:textId="77777777">
        <w:tc>
          <w:tcPr>
            <w:tcW w:w="1975" w:type="dxa"/>
          </w:tcPr>
          <w:p w:rsidRPr="008C79B9" w:rsidR="008C79B9" w:rsidP="008C79B9" w:rsidRDefault="008C79B9" w14:paraId="709CF2B2" w14:textId="77777777">
            <w:pPr>
              <w:spacing w:after="0" w:line="240" w:lineRule="auto"/>
              <w:ind w:left="0"/>
              <w:rPr>
                <w:rFonts w:cstheme="minorHAnsi"/>
                <w:sz w:val="18"/>
                <w:szCs w:val="18"/>
              </w:rPr>
            </w:pPr>
            <w:r w:rsidRPr="008C79B9">
              <w:rPr>
                <w:rFonts w:cstheme="minorHAnsi"/>
                <w:sz w:val="18"/>
                <w:szCs w:val="18"/>
              </w:rPr>
              <w:t>Description</w:t>
            </w:r>
          </w:p>
        </w:tc>
        <w:tc>
          <w:tcPr>
            <w:tcW w:w="1710" w:type="dxa"/>
          </w:tcPr>
          <w:p w:rsidRPr="008C79B9" w:rsidR="008C79B9" w:rsidP="008C79B9" w:rsidRDefault="008C79B9" w14:paraId="501792BF" w14:textId="77777777">
            <w:pPr>
              <w:spacing w:after="0" w:line="240" w:lineRule="auto"/>
              <w:ind w:left="0"/>
              <w:rPr>
                <w:rFonts w:cstheme="minorHAnsi"/>
                <w:sz w:val="18"/>
                <w:szCs w:val="18"/>
              </w:rPr>
            </w:pPr>
            <w:r w:rsidRPr="008C79B9">
              <w:rPr>
                <w:rFonts w:cstheme="minorHAnsi"/>
                <w:sz w:val="18"/>
                <w:szCs w:val="18"/>
              </w:rPr>
              <w:t>string</w:t>
            </w:r>
          </w:p>
        </w:tc>
        <w:tc>
          <w:tcPr>
            <w:tcW w:w="1080" w:type="dxa"/>
          </w:tcPr>
          <w:p w:rsidRPr="008C79B9" w:rsidR="008C79B9" w:rsidP="008C79B9" w:rsidRDefault="008C79B9" w14:paraId="33657B6F" w14:textId="77777777">
            <w:pPr>
              <w:spacing w:after="0" w:line="240" w:lineRule="auto"/>
              <w:ind w:left="0"/>
              <w:rPr>
                <w:rFonts w:cstheme="minorHAnsi"/>
                <w:sz w:val="18"/>
                <w:szCs w:val="18"/>
              </w:rPr>
            </w:pPr>
            <w:r w:rsidRPr="008C79B9">
              <w:rPr>
                <w:rFonts w:cstheme="minorHAnsi"/>
                <w:sz w:val="18"/>
                <w:szCs w:val="18"/>
              </w:rPr>
              <w:t>30</w:t>
            </w:r>
          </w:p>
        </w:tc>
        <w:tc>
          <w:tcPr>
            <w:tcW w:w="1800" w:type="dxa"/>
          </w:tcPr>
          <w:p w:rsidRPr="008C79B9" w:rsidR="008C79B9" w:rsidP="008C79B9" w:rsidRDefault="008C79B9" w14:paraId="573D2731" w14:textId="77777777">
            <w:pPr>
              <w:spacing w:after="0" w:line="240" w:lineRule="auto"/>
              <w:ind w:left="0"/>
              <w:rPr>
                <w:rFonts w:cstheme="minorHAnsi"/>
                <w:sz w:val="18"/>
                <w:szCs w:val="18"/>
              </w:rPr>
            </w:pPr>
            <w:r w:rsidRPr="008C79B9">
              <w:rPr>
                <w:rFonts w:cstheme="minorHAnsi"/>
                <w:sz w:val="18"/>
                <w:szCs w:val="18"/>
              </w:rPr>
              <w:t>a-</w:t>
            </w:r>
            <w:proofErr w:type="gramStart"/>
            <w:r w:rsidRPr="008C79B9">
              <w:rPr>
                <w:rFonts w:cstheme="minorHAnsi"/>
                <w:sz w:val="18"/>
                <w:szCs w:val="18"/>
              </w:rPr>
              <w:t>z,A</w:t>
            </w:r>
            <w:proofErr w:type="gramEnd"/>
            <w:r w:rsidRPr="008C79B9">
              <w:rPr>
                <w:rFonts w:cstheme="minorHAnsi"/>
                <w:sz w:val="18"/>
                <w:szCs w:val="18"/>
              </w:rPr>
              <w:t>-Z,0-9</w:t>
            </w:r>
          </w:p>
        </w:tc>
        <w:tc>
          <w:tcPr>
            <w:tcW w:w="2757" w:type="dxa"/>
          </w:tcPr>
          <w:p w:rsidRPr="008C79B9" w:rsidR="008C79B9" w:rsidP="008C79B9" w:rsidRDefault="008C79B9" w14:paraId="601562C8" w14:textId="77777777">
            <w:pPr>
              <w:spacing w:after="0" w:line="240" w:lineRule="auto"/>
              <w:ind w:left="0"/>
              <w:rPr>
                <w:rFonts w:cstheme="minorHAnsi"/>
                <w:sz w:val="18"/>
                <w:szCs w:val="18"/>
              </w:rPr>
            </w:pPr>
            <w:r w:rsidRPr="008C79B9">
              <w:rPr>
                <w:rFonts w:cstheme="minorHAnsi"/>
                <w:sz w:val="18"/>
                <w:szCs w:val="18"/>
              </w:rPr>
              <w:t xml:space="preserve"> Holiday Description</w:t>
            </w:r>
          </w:p>
        </w:tc>
      </w:tr>
      <w:tr w:rsidRPr="001722D1" w:rsidR="008C79B9" w:rsidTr="008C79B9" w14:paraId="760602BD" w14:textId="77777777">
        <w:tc>
          <w:tcPr>
            <w:tcW w:w="1975" w:type="dxa"/>
          </w:tcPr>
          <w:p w:rsidRPr="008C79B9" w:rsidR="008C79B9" w:rsidP="008C79B9" w:rsidRDefault="008C79B9" w14:paraId="30E948AD" w14:textId="77777777">
            <w:pPr>
              <w:spacing w:after="0" w:line="240" w:lineRule="auto"/>
              <w:ind w:left="0"/>
              <w:rPr>
                <w:rFonts w:cstheme="minorHAnsi"/>
                <w:sz w:val="18"/>
                <w:szCs w:val="18"/>
              </w:rPr>
            </w:pPr>
            <w:proofErr w:type="spellStart"/>
            <w:r w:rsidRPr="008C79B9">
              <w:rPr>
                <w:rFonts w:cstheme="minorHAnsi"/>
                <w:sz w:val="18"/>
                <w:szCs w:val="18"/>
              </w:rPr>
              <w:t>HolidayDate</w:t>
            </w:r>
            <w:proofErr w:type="spellEnd"/>
          </w:p>
        </w:tc>
        <w:tc>
          <w:tcPr>
            <w:tcW w:w="1710" w:type="dxa"/>
          </w:tcPr>
          <w:p w:rsidRPr="008C79B9" w:rsidR="008C79B9" w:rsidP="008C79B9" w:rsidRDefault="008C79B9" w14:paraId="0095DB6F" w14:textId="77777777">
            <w:pPr>
              <w:spacing w:after="0" w:line="240" w:lineRule="auto"/>
              <w:ind w:left="0"/>
              <w:rPr>
                <w:rFonts w:cstheme="minorHAnsi"/>
                <w:sz w:val="18"/>
                <w:szCs w:val="18"/>
              </w:rPr>
            </w:pPr>
            <w:proofErr w:type="spellStart"/>
            <w:r w:rsidRPr="008C79B9">
              <w:rPr>
                <w:rFonts w:cstheme="minorHAnsi"/>
                <w:sz w:val="18"/>
                <w:szCs w:val="18"/>
              </w:rPr>
              <w:t>DateTime</w:t>
            </w:r>
            <w:proofErr w:type="spellEnd"/>
          </w:p>
        </w:tc>
        <w:tc>
          <w:tcPr>
            <w:tcW w:w="1080" w:type="dxa"/>
          </w:tcPr>
          <w:p w:rsidRPr="008C79B9" w:rsidR="008C79B9" w:rsidP="008C79B9" w:rsidRDefault="008C79B9" w14:paraId="100FE8D9" w14:textId="77777777">
            <w:pPr>
              <w:spacing w:after="0" w:line="240" w:lineRule="auto"/>
              <w:ind w:left="0"/>
              <w:rPr>
                <w:rFonts w:cstheme="minorHAnsi"/>
                <w:sz w:val="18"/>
                <w:szCs w:val="18"/>
              </w:rPr>
            </w:pPr>
          </w:p>
        </w:tc>
        <w:tc>
          <w:tcPr>
            <w:tcW w:w="1800" w:type="dxa"/>
          </w:tcPr>
          <w:p w:rsidRPr="008C79B9" w:rsidR="008C79B9" w:rsidP="008C79B9" w:rsidRDefault="008C79B9" w14:paraId="4D649729" w14:textId="77777777">
            <w:pPr>
              <w:spacing w:after="0" w:line="240" w:lineRule="auto"/>
              <w:ind w:left="0"/>
              <w:rPr>
                <w:rFonts w:cstheme="minorHAnsi"/>
                <w:sz w:val="18"/>
                <w:szCs w:val="18"/>
              </w:rPr>
            </w:pPr>
          </w:p>
        </w:tc>
        <w:tc>
          <w:tcPr>
            <w:tcW w:w="2757" w:type="dxa"/>
          </w:tcPr>
          <w:p w:rsidRPr="008C79B9" w:rsidR="008C79B9" w:rsidP="008C79B9" w:rsidRDefault="008C79B9" w14:paraId="2707EC6E" w14:textId="77777777">
            <w:pPr>
              <w:spacing w:after="0" w:line="240" w:lineRule="auto"/>
              <w:ind w:left="0"/>
              <w:rPr>
                <w:rFonts w:cstheme="minorHAnsi"/>
                <w:sz w:val="18"/>
                <w:szCs w:val="18"/>
              </w:rPr>
            </w:pPr>
            <w:r w:rsidRPr="008C79B9">
              <w:rPr>
                <w:rFonts w:cstheme="minorHAnsi"/>
                <w:sz w:val="18"/>
                <w:szCs w:val="18"/>
              </w:rPr>
              <w:t xml:space="preserve"> Blue Dart Holiday dates</w:t>
            </w:r>
          </w:p>
        </w:tc>
      </w:tr>
    </w:tbl>
    <w:p w:rsidR="00652593" w:rsidP="0098091C" w:rsidRDefault="00652593" w14:paraId="72AB7BC0" w14:textId="77777777">
      <w:pPr>
        <w:rPr>
          <w:lang w:eastAsia="en-US"/>
        </w:rPr>
      </w:pPr>
    </w:p>
    <w:p w:rsidR="002D4075" w:rsidP="002D4075" w:rsidRDefault="002D4075" w14:paraId="17C2AFD9" w14:textId="77777777">
      <w:pPr>
        <w:rPr>
          <w:lang w:val="en-CA"/>
        </w:rPr>
      </w:pPr>
      <w:bookmarkStart w:name="_Toc402349624" w:id="247"/>
      <w:bookmarkStart w:name="_Toc402349645" w:id="248"/>
    </w:p>
    <w:p w:rsidRPr="0041063F" w:rsidR="002D4075" w:rsidP="00CA32F7" w:rsidRDefault="00E23AE5" w14:paraId="22E0D952" w14:textId="4268C66D">
      <w:pPr>
        <w:pStyle w:val="Heading2"/>
        <w:pageBreakBefore w:val="0"/>
        <w:numPr>
          <w:ilvl w:val="1"/>
          <w:numId w:val="33"/>
        </w:numPr>
        <w:tabs>
          <w:tab w:val="clear" w:pos="0"/>
          <w:tab w:val="clear" w:pos="360"/>
        </w:tabs>
        <w:ind w:left="720" w:hanging="630"/>
        <w:rPr>
          <w:rFonts w:cs="Arial" w:asciiTheme="minorHAnsi" w:hAnsiTheme="minorHAnsi"/>
          <w:color w:val="0070C0"/>
          <w:sz w:val="28"/>
          <w:szCs w:val="28"/>
          <w:lang w:val="en-CA"/>
        </w:rPr>
      </w:pPr>
      <w:bookmarkStart w:name="_Toc131585317" w:id="249"/>
      <w:r>
        <w:rPr>
          <w:rFonts w:cs="Arial" w:asciiTheme="minorHAnsi" w:hAnsiTheme="minorHAnsi"/>
          <w:color w:val="0070C0"/>
          <w:sz w:val="28"/>
          <w:szCs w:val="28"/>
          <w:lang w:val="en-CA"/>
        </w:rPr>
        <w:t>Tracking</w:t>
      </w:r>
      <w:bookmarkEnd w:id="249"/>
    </w:p>
    <w:tbl>
      <w:tblPr>
        <w:tblW w:w="9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4"/>
        <w:gridCol w:w="7135"/>
      </w:tblGrid>
      <w:tr w:rsidRPr="002D56BE" w:rsidR="002D4075" w:rsidTr="005D578A" w14:paraId="5242820F" w14:textId="77777777">
        <w:tc>
          <w:tcPr>
            <w:tcW w:w="2424" w:type="dxa"/>
            <w:shd w:val="clear" w:color="auto" w:fill="00B0F0"/>
          </w:tcPr>
          <w:p w:rsidRPr="002D56BE" w:rsidR="002D4075" w:rsidP="005D578A" w:rsidRDefault="002D4075" w14:paraId="26FDEF30"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Name</w:t>
            </w:r>
            <w:r w:rsidRPr="002D56BE">
              <w:rPr>
                <w:rFonts w:asciiTheme="minorHAnsi" w:hAnsiTheme="minorHAnsi"/>
                <w:color w:val="FFFFFF"/>
                <w:sz w:val="22"/>
                <w:szCs w:val="22"/>
              </w:rPr>
              <w:t xml:space="preserve"> </w:t>
            </w:r>
          </w:p>
        </w:tc>
        <w:tc>
          <w:tcPr>
            <w:tcW w:w="7135" w:type="dxa"/>
            <w:vAlign w:val="center"/>
          </w:tcPr>
          <w:p w:rsidRPr="003868F4" w:rsidR="002D4075" w:rsidP="005D578A" w:rsidRDefault="00E23AE5" w14:paraId="76CDDA74" w14:textId="11442D71">
            <w:pPr>
              <w:pStyle w:val="IBMtabletext"/>
              <w:ind w:left="21" w:right="21"/>
              <w:rPr>
                <w:rFonts w:asciiTheme="minorHAnsi" w:hAnsiTheme="minorHAnsi"/>
                <w:bCs/>
                <w:sz w:val="22"/>
                <w:szCs w:val="22"/>
              </w:rPr>
            </w:pPr>
            <w:r>
              <w:rPr>
                <w:rFonts w:asciiTheme="minorHAnsi" w:hAnsiTheme="minorHAnsi"/>
                <w:bCs/>
                <w:sz w:val="22"/>
                <w:szCs w:val="22"/>
              </w:rPr>
              <w:t>Tracking</w:t>
            </w:r>
          </w:p>
        </w:tc>
      </w:tr>
      <w:tr w:rsidRPr="002D56BE" w:rsidR="002D4075" w:rsidTr="005D578A" w14:paraId="2370D9BD" w14:textId="77777777">
        <w:tc>
          <w:tcPr>
            <w:tcW w:w="2424" w:type="dxa"/>
            <w:shd w:val="clear" w:color="auto" w:fill="00B0F0"/>
          </w:tcPr>
          <w:p w:rsidRPr="002D56BE" w:rsidR="002D4075" w:rsidP="005D578A" w:rsidRDefault="002D4075" w14:paraId="5C846545" w14:textId="77777777">
            <w:pPr>
              <w:pStyle w:val="IBMtableheading"/>
              <w:spacing w:before="88" w:after="88"/>
              <w:rPr>
                <w:rFonts w:asciiTheme="minorHAnsi" w:hAnsiTheme="minorHAnsi"/>
                <w:color w:val="FFFFFF"/>
                <w:sz w:val="22"/>
                <w:szCs w:val="22"/>
              </w:rPr>
            </w:pPr>
            <w:r>
              <w:rPr>
                <w:rFonts w:asciiTheme="minorHAnsi" w:hAnsiTheme="minorHAnsi"/>
                <w:color w:val="FFFFFF"/>
                <w:sz w:val="22"/>
                <w:szCs w:val="22"/>
              </w:rPr>
              <w:t>Objective</w:t>
            </w:r>
          </w:p>
        </w:tc>
        <w:tc>
          <w:tcPr>
            <w:tcW w:w="7135" w:type="dxa"/>
          </w:tcPr>
          <w:p w:rsidRPr="00F24137" w:rsidR="002D4075" w:rsidP="005D578A" w:rsidRDefault="002D4075" w14:paraId="5E2DF084" w14:textId="0AA8AF68">
            <w:pPr>
              <w:pStyle w:val="IBMtabletext"/>
              <w:tabs>
                <w:tab w:val="left" w:pos="310"/>
              </w:tabs>
              <w:ind w:left="21" w:right="21"/>
              <w:jc w:val="both"/>
              <w:rPr>
                <w:rFonts w:asciiTheme="minorHAnsi" w:hAnsiTheme="minorHAnsi"/>
                <w:sz w:val="22"/>
                <w:szCs w:val="22"/>
              </w:rPr>
            </w:pPr>
            <w:r w:rsidRPr="00A41F08">
              <w:rPr>
                <w:rFonts w:asciiTheme="minorHAnsi" w:hAnsiTheme="minorHAnsi"/>
                <w:sz w:val="22"/>
                <w:szCs w:val="22"/>
              </w:rPr>
              <w:t xml:space="preserve">This API exposes </w:t>
            </w:r>
            <w:r w:rsidR="000F4A40">
              <w:rPr>
                <w:rFonts w:asciiTheme="minorHAnsi" w:hAnsiTheme="minorHAnsi"/>
                <w:sz w:val="22"/>
                <w:szCs w:val="22"/>
              </w:rPr>
              <w:t xml:space="preserve">a GET </w:t>
            </w:r>
            <w:r w:rsidRPr="00A41F08">
              <w:rPr>
                <w:rFonts w:asciiTheme="minorHAnsi" w:hAnsiTheme="minorHAnsi"/>
                <w:sz w:val="22"/>
                <w:szCs w:val="22"/>
              </w:rPr>
              <w:t xml:space="preserve">method </w:t>
            </w:r>
            <w:r w:rsidR="000F4A40">
              <w:rPr>
                <w:rFonts w:asciiTheme="minorHAnsi" w:hAnsiTheme="minorHAnsi"/>
                <w:sz w:val="22"/>
                <w:szCs w:val="22"/>
              </w:rPr>
              <w:t xml:space="preserve">for fetching </w:t>
            </w:r>
            <w:r w:rsidR="00586ED0">
              <w:rPr>
                <w:rFonts w:asciiTheme="minorHAnsi" w:hAnsiTheme="minorHAnsi"/>
                <w:sz w:val="22"/>
                <w:szCs w:val="22"/>
              </w:rPr>
              <w:t>shipment details or status.</w:t>
            </w:r>
          </w:p>
        </w:tc>
      </w:tr>
      <w:tr w:rsidRPr="002D56BE" w:rsidR="002D4075" w:rsidTr="005D578A" w14:paraId="7732220E" w14:textId="77777777">
        <w:tc>
          <w:tcPr>
            <w:tcW w:w="2424" w:type="dxa"/>
            <w:shd w:val="clear" w:color="auto" w:fill="00B0F0"/>
          </w:tcPr>
          <w:p w:rsidRPr="002D56BE" w:rsidR="002D4075" w:rsidP="005D578A" w:rsidRDefault="002D4075" w14:paraId="3B5DDCB6"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Design Decision</w:t>
            </w:r>
          </w:p>
        </w:tc>
        <w:tc>
          <w:tcPr>
            <w:tcW w:w="7135" w:type="dxa"/>
          </w:tcPr>
          <w:p w:rsidRPr="007E7D39" w:rsidR="002D4075" w:rsidP="005D578A" w:rsidRDefault="002D4075" w14:paraId="1AE8FCAC" w14:textId="361FC724">
            <w:pPr>
              <w:pStyle w:val="IBMtabletext"/>
              <w:tabs>
                <w:tab w:val="left" w:pos="310"/>
              </w:tabs>
              <w:ind w:left="21" w:right="21"/>
              <w:jc w:val="both"/>
              <w:rPr>
                <w:rFonts w:asciiTheme="minorHAnsi" w:hAnsiTheme="minorHAnsi"/>
                <w:sz w:val="22"/>
                <w:szCs w:val="22"/>
              </w:rPr>
            </w:pPr>
            <w:r w:rsidRPr="00711AB5">
              <w:rPr>
                <w:rFonts w:asciiTheme="minorHAnsi" w:hAnsiTheme="minorHAnsi"/>
                <w:sz w:val="22"/>
                <w:szCs w:val="22"/>
              </w:rPr>
              <w:t xml:space="preserve">Intermediate layer (bridge API) is to be developed between backend and will be exposed to </w:t>
            </w:r>
            <w:r w:rsidR="00084AFF">
              <w:rPr>
                <w:rFonts w:asciiTheme="minorHAnsi" w:hAnsiTheme="minorHAnsi"/>
                <w:sz w:val="22"/>
                <w:szCs w:val="22"/>
              </w:rPr>
              <w:t>DHL Drupal</w:t>
            </w:r>
            <w:r w:rsidRPr="00AC4E05" w:rsidR="00084AFF">
              <w:rPr>
                <w:rFonts w:asciiTheme="minorHAnsi" w:hAnsiTheme="minorHAnsi"/>
                <w:sz w:val="22"/>
                <w:szCs w:val="22"/>
              </w:rPr>
              <w:t xml:space="preserve"> </w:t>
            </w:r>
            <w:r w:rsidRPr="00711AB5">
              <w:rPr>
                <w:rFonts w:asciiTheme="minorHAnsi" w:hAnsiTheme="minorHAnsi"/>
                <w:sz w:val="22"/>
                <w:szCs w:val="22"/>
              </w:rPr>
              <w:t>developer portal to handle request and response transaction of the API</w:t>
            </w:r>
          </w:p>
        </w:tc>
      </w:tr>
      <w:tr w:rsidRPr="002D56BE" w:rsidR="002D4075" w:rsidTr="005D578A" w14:paraId="055DE551" w14:textId="77777777">
        <w:trPr>
          <w:cantSplit/>
        </w:trPr>
        <w:tc>
          <w:tcPr>
            <w:tcW w:w="2424" w:type="dxa"/>
            <w:shd w:val="clear" w:color="auto" w:fill="00B0F0"/>
          </w:tcPr>
          <w:p w:rsidRPr="002D56BE" w:rsidR="002D4075" w:rsidP="005D578A" w:rsidRDefault="002D4075" w14:paraId="59516F8A" w14:textId="77777777">
            <w:pPr>
              <w:pStyle w:val="IBMtableheading"/>
              <w:spacing w:before="88" w:after="88"/>
              <w:rPr>
                <w:rFonts w:asciiTheme="minorHAnsi" w:hAnsiTheme="minorHAnsi"/>
                <w:color w:val="FFFFFF"/>
                <w:sz w:val="22"/>
                <w:szCs w:val="22"/>
              </w:rPr>
            </w:pPr>
            <w:r w:rsidRPr="002D56BE">
              <w:rPr>
                <w:rFonts w:asciiTheme="minorHAnsi" w:hAnsiTheme="minorHAnsi"/>
                <w:color w:val="FFFFFF"/>
                <w:sz w:val="22"/>
                <w:szCs w:val="22"/>
              </w:rPr>
              <w:t>Assumptions</w:t>
            </w:r>
          </w:p>
        </w:tc>
        <w:tc>
          <w:tcPr>
            <w:tcW w:w="7135" w:type="dxa"/>
          </w:tcPr>
          <w:p w:rsidRPr="00F24137" w:rsidR="002D4075" w:rsidP="005D578A" w:rsidRDefault="002D4075" w14:paraId="2430F619" w14:textId="77777777">
            <w:pPr>
              <w:spacing w:after="0" w:line="240" w:lineRule="auto"/>
              <w:ind w:left="0"/>
              <w:rPr>
                <w:rFonts w:asciiTheme="minorHAnsi" w:hAnsiTheme="minorHAnsi"/>
                <w:sz w:val="22"/>
                <w:szCs w:val="22"/>
              </w:rPr>
            </w:pPr>
            <w:r w:rsidRPr="0040108A">
              <w:rPr>
                <w:rFonts w:asciiTheme="minorHAnsi" w:hAnsiTheme="minorHAnsi"/>
                <w:sz w:val="22"/>
                <w:szCs w:val="22"/>
              </w:rPr>
              <w:t>Client ID-Secret validation at Apigee layer will be incorporated.</w:t>
            </w:r>
          </w:p>
        </w:tc>
      </w:tr>
    </w:tbl>
    <w:p w:rsidR="002D4075" w:rsidP="002D4075" w:rsidRDefault="002D4075" w14:paraId="7E330BCB" w14:textId="77777777">
      <w:pPr>
        <w:rPr>
          <w:lang w:val="en-CA"/>
        </w:rPr>
      </w:pPr>
    </w:p>
    <w:p w:rsidRPr="00A41F08" w:rsidR="002D4075" w:rsidP="00CA32F7" w:rsidRDefault="002D4075" w14:paraId="075873DE" w14:textId="45106A76">
      <w:pPr>
        <w:pStyle w:val="Heading3"/>
        <w:numPr>
          <w:ilvl w:val="2"/>
          <w:numId w:val="33"/>
        </w:numPr>
        <w:rPr>
          <w:rFonts w:cstheme="minorHAnsi"/>
          <w:i w:val="0"/>
          <w:iCs/>
        </w:rPr>
      </w:pPr>
      <w:bookmarkStart w:name="_Toc131585318" w:id="250"/>
      <w:r w:rsidRPr="007F3A1E">
        <w:rPr>
          <w:rFonts w:cstheme="minorHAnsi"/>
          <w:i w:val="0"/>
          <w:iCs/>
        </w:rPr>
        <w:t xml:space="preserve">Method for </w:t>
      </w:r>
      <w:r w:rsidR="00A77D53">
        <w:rPr>
          <w:rFonts w:cstheme="minorHAnsi"/>
          <w:i w:val="0"/>
          <w:iCs/>
        </w:rPr>
        <w:t>Tracking</w:t>
      </w:r>
      <w:bookmarkEnd w:id="250"/>
      <w:r w:rsidRPr="00A41F08">
        <w:rPr>
          <w:rFonts w:cstheme="minorHAnsi"/>
          <w:i w:val="0"/>
          <w:iCs/>
        </w:rPr>
        <w:t xml:space="preserve"> </w:t>
      </w:r>
    </w:p>
    <w:p w:rsidRPr="0041063F" w:rsidR="002D4075" w:rsidP="00CA32F7" w:rsidRDefault="007C3FCB" w14:paraId="6761CEB5" w14:textId="0B2A889B">
      <w:pPr>
        <w:pStyle w:val="Heading3"/>
        <w:numPr>
          <w:ilvl w:val="3"/>
          <w:numId w:val="33"/>
        </w:numPr>
        <w:rPr>
          <w:rFonts w:cstheme="minorHAnsi"/>
          <w:i w:val="0"/>
          <w:iCs/>
        </w:rPr>
      </w:pPr>
      <w:bookmarkStart w:name="_Toc131585319" w:id="251"/>
      <w:r>
        <w:rPr>
          <w:rFonts w:cstheme="minorHAnsi"/>
          <w:i w:val="0"/>
          <w:iCs/>
        </w:rPr>
        <w:t>Shipment details</w:t>
      </w:r>
      <w:bookmarkEnd w:id="251"/>
    </w:p>
    <w:p w:rsidRPr="008C79B9" w:rsidR="002D4075" w:rsidP="002D4075" w:rsidRDefault="002D4075" w14:paraId="2E43E566" w14:textId="0D3D2E8F">
      <w:r w:rsidRPr="008C79B9">
        <w:t xml:space="preserve">This method will </w:t>
      </w:r>
      <w:r w:rsidR="007C3FCB">
        <w:t xml:space="preserve">fetch all the </w:t>
      </w:r>
      <w:r w:rsidR="008E2D03">
        <w:t>details related to product shipment</w:t>
      </w:r>
    </w:p>
    <w:p w:rsidRPr="008C79B9" w:rsidR="002D4075" w:rsidP="002D4075" w:rsidRDefault="002D4075" w14:paraId="7DC44641" w14:textId="77777777">
      <w:pPr>
        <w:rPr>
          <w:u w:val="single"/>
        </w:rPr>
      </w:pPr>
      <w:r w:rsidRPr="008C79B9">
        <w:rPr>
          <w:u w:val="single"/>
        </w:rPr>
        <w:t>Request:</w:t>
      </w:r>
    </w:p>
    <w:p w:rsidR="00006294" w:rsidP="00006294" w:rsidRDefault="008E2D03" w14:paraId="24C6D6F0" w14:textId="4854809A">
      <w:pPr>
        <w:rPr>
          <w:rFonts w:ascii="Segoe UI" w:hAnsi="Segoe UI" w:cs="Segoe UI"/>
          <w:color w:val="212121"/>
          <w:sz w:val="18"/>
          <w:szCs w:val="18"/>
          <w:shd w:val="clear" w:color="auto" w:fill="FFFFFF"/>
        </w:rPr>
      </w:pPr>
      <w:r>
        <w:t xml:space="preserve">Sample URL - </w:t>
      </w:r>
      <w:hyperlink w:history="1" r:id="rId20">
        <w:r w:rsidRPr="00446875">
          <w:rPr>
            <w:rStyle w:val="Hyperlink"/>
            <w:rFonts w:ascii="Segoe UI" w:hAnsi="Segoe UI" w:cs="Segoe UI"/>
            <w:sz w:val="18"/>
            <w:szCs w:val="18"/>
            <w:shd w:val="clear" w:color="auto" w:fill="FFFFFF"/>
          </w:rPr>
          <w:t>https://api.bluedart.com/servlet/RoutingServlet?handler=tnt&amp;action=custawbquery&amp;loginid=BOM00001&amp;awb=awb&amp;numbers=76662235090&amp;format=xml&amp;lickey=4ecbd06dc0b9737d69120029cb05c9df%20&amp;verno=1&amp;scan=1</w:t>
        </w:r>
      </w:hyperlink>
    </w:p>
    <w:p w:rsidR="008E2D03" w:rsidP="00006294" w:rsidRDefault="008E2D03" w14:paraId="22836AE9" w14:textId="07FDA440">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Note – Scan value equal to 1 fetches all scans done for the </w:t>
      </w:r>
      <w:proofErr w:type="gramStart"/>
      <w:r>
        <w:rPr>
          <w:rFonts w:ascii="Segoe UI" w:hAnsi="Segoe UI" w:cs="Segoe UI"/>
          <w:color w:val="212121"/>
          <w:sz w:val="18"/>
          <w:szCs w:val="18"/>
          <w:shd w:val="clear" w:color="auto" w:fill="FFFFFF"/>
        </w:rPr>
        <w:t>particular shipment</w:t>
      </w:r>
      <w:proofErr w:type="gramEnd"/>
      <w:r>
        <w:rPr>
          <w:rFonts w:ascii="Segoe UI" w:hAnsi="Segoe UI" w:cs="Segoe UI"/>
          <w:color w:val="212121"/>
          <w:sz w:val="18"/>
          <w:szCs w:val="18"/>
          <w:shd w:val="clear" w:color="auto" w:fill="FFFFFF"/>
        </w:rPr>
        <w:t>.</w:t>
      </w:r>
    </w:p>
    <w:p w:rsidR="00E476E5" w:rsidP="00006294" w:rsidRDefault="00E476E5" w14:paraId="719341C8" w14:textId="706D07A2"/>
    <w:p w:rsidR="005245AC" w:rsidP="00006294" w:rsidRDefault="005245AC" w14:paraId="21CABAC1" w14:textId="77777777"/>
    <w:p w:rsidR="00E476E5" w:rsidP="00006294" w:rsidRDefault="00E476E5" w14:paraId="3DAAC54B" w14:textId="7EF1FB77">
      <w:pPr>
        <w:rPr>
          <w:ins w:author="Madan Lal (DHLeCS Blue Dart)" w:date="2023-07-15T13:34:00Z" w:id="252"/>
        </w:rPr>
      </w:pPr>
    </w:p>
    <w:p w:rsidR="00F343C9" w:rsidP="00006294" w:rsidRDefault="00F343C9" w14:paraId="2448FD18" w14:textId="64F4C4BE">
      <w:pPr>
        <w:rPr>
          <w:ins w:author="Madan Lal (DHLeCS Blue Dart)" w:date="2023-07-15T13:34:00Z" w:id="253"/>
        </w:rPr>
      </w:pPr>
    </w:p>
    <w:p w:rsidR="00F343C9" w:rsidP="00006294" w:rsidRDefault="00F343C9" w14:paraId="1D2CA968" w14:textId="7AEFD615">
      <w:pPr>
        <w:rPr>
          <w:ins w:author="Madan Lal (DHLeCS Blue Dart)" w:date="2023-07-15T13:34:00Z" w:id="254"/>
        </w:rPr>
      </w:pPr>
    </w:p>
    <w:p w:rsidR="00F343C9" w:rsidP="00006294" w:rsidRDefault="00F343C9" w14:paraId="5DF4DE36" w14:textId="77777777"/>
    <w:p w:rsidR="00E476E5" w:rsidP="00006294" w:rsidRDefault="00E476E5" w14:paraId="7D5BE135" w14:textId="77777777"/>
    <w:p w:rsidRPr="005245AC" w:rsidR="00E476E5" w:rsidP="00006294" w:rsidRDefault="00E476E5" w14:paraId="2892D2BD" w14:textId="02DD256A">
      <w:pPr>
        <w:rPr>
          <w:u w:val="single"/>
        </w:rPr>
      </w:pPr>
      <w:r w:rsidRPr="005245AC">
        <w:rPr>
          <w:u w:val="single"/>
        </w:rPr>
        <w:t xml:space="preserve">Sample Output – </w:t>
      </w:r>
    </w:p>
    <w:p w:rsidR="003D5A1B" w:rsidP="00006294" w:rsidRDefault="003D5A1B" w14:paraId="78F0F9F1" w14:textId="57A21368"/>
    <w:tbl>
      <w:tblPr>
        <w:tblW w:w="11520" w:type="dxa"/>
        <w:tblLook w:val="04A0" w:firstRow="1" w:lastRow="0" w:firstColumn="1" w:lastColumn="0" w:noHBand="0" w:noVBand="1"/>
      </w:tblPr>
      <w:tblGrid>
        <w:gridCol w:w="960"/>
        <w:gridCol w:w="960"/>
        <w:gridCol w:w="1026"/>
        <w:gridCol w:w="964"/>
        <w:gridCol w:w="989"/>
        <w:gridCol w:w="988"/>
        <w:gridCol w:w="984"/>
        <w:gridCol w:w="960"/>
        <w:gridCol w:w="960"/>
        <w:gridCol w:w="960"/>
        <w:gridCol w:w="960"/>
        <w:gridCol w:w="960"/>
      </w:tblGrid>
      <w:tr w:rsidRPr="003D5A1B" w:rsidR="003D5A1B" w:rsidTr="003D5A1B" w14:paraId="636FB32C" w14:textId="77777777">
        <w:trPr>
          <w:trHeight w:val="290"/>
        </w:trPr>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132709F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ShipmentData</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B6F15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56A7C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6F1DB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0D4A81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41385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1A83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44B2C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8C652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11344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0E661A" w14:textId="77777777">
            <w:pPr>
              <w:spacing w:after="0" w:line="240" w:lineRule="auto"/>
              <w:ind w:left="0"/>
              <w:rPr>
                <w:sz w:val="20"/>
                <w:lang w:val="en-IN" w:eastAsia="en-IN"/>
              </w:rPr>
            </w:pPr>
          </w:p>
        </w:tc>
      </w:tr>
      <w:tr w:rsidRPr="003D5A1B" w:rsidR="003D5A1B" w:rsidTr="003D5A1B" w14:paraId="3FCB083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F397843"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6AC7794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 xml:space="preserve">&lt;Shipment </w:t>
            </w:r>
            <w:proofErr w:type="spellStart"/>
            <w:r w:rsidRPr="003D5A1B">
              <w:rPr>
                <w:rFonts w:ascii="Calibri" w:hAnsi="Calibri" w:cs="Calibri"/>
                <w:color w:val="000000"/>
                <w:sz w:val="22"/>
                <w:szCs w:val="22"/>
                <w:lang w:val="en-IN" w:eastAsia="en-IN"/>
              </w:rPr>
              <w:t>RefNo</w:t>
            </w:r>
            <w:proofErr w:type="spellEnd"/>
            <w:r w:rsidRPr="003D5A1B">
              <w:rPr>
                <w:rFonts w:ascii="Calibri" w:hAnsi="Calibri" w:cs="Calibri"/>
                <w:color w:val="000000"/>
                <w:sz w:val="22"/>
                <w:szCs w:val="22"/>
                <w:lang w:val="en-IN" w:eastAsia="en-IN"/>
              </w:rPr>
              <w:t xml:space="preserve">="40091075" </w:t>
            </w:r>
            <w:proofErr w:type="spellStart"/>
            <w:r w:rsidRPr="003D5A1B">
              <w:rPr>
                <w:rFonts w:ascii="Calibri" w:hAnsi="Calibri" w:cs="Calibri"/>
                <w:color w:val="000000"/>
                <w:sz w:val="22"/>
                <w:szCs w:val="22"/>
                <w:lang w:val="en-IN" w:eastAsia="en-IN"/>
              </w:rPr>
              <w:t>WaybillNo</w:t>
            </w:r>
            <w:proofErr w:type="spellEnd"/>
            <w:r w:rsidRPr="003D5A1B">
              <w:rPr>
                <w:rFonts w:ascii="Calibri" w:hAnsi="Calibri" w:cs="Calibri"/>
                <w:color w:val="000000"/>
                <w:sz w:val="22"/>
                <w:szCs w:val="22"/>
                <w:lang w:val="en-IN" w:eastAsia="en-IN"/>
              </w:rPr>
              <w:t>="76662235090"&gt;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83A76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BAE1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63407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ACD84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9F10EA1" w14:textId="77777777">
            <w:pPr>
              <w:spacing w:after="0" w:line="240" w:lineRule="auto"/>
              <w:ind w:left="0"/>
              <w:rPr>
                <w:sz w:val="20"/>
                <w:lang w:val="en-IN" w:eastAsia="en-IN"/>
              </w:rPr>
            </w:pPr>
          </w:p>
        </w:tc>
      </w:tr>
      <w:tr w:rsidRPr="003D5A1B" w:rsidR="003D5A1B" w:rsidTr="003D5A1B" w14:paraId="5650C30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B07C62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49B6A3"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AF0576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Prodcode</w:t>
            </w:r>
            <w:proofErr w:type="spellEnd"/>
            <w:r w:rsidRPr="003D5A1B">
              <w:rPr>
                <w:rFonts w:ascii="Calibri" w:hAnsi="Calibri" w:cs="Calibri"/>
                <w:color w:val="000000"/>
                <w:sz w:val="22"/>
                <w:szCs w:val="22"/>
                <w:lang w:val="en-IN" w:eastAsia="en-IN"/>
              </w:rPr>
              <w:t>&gt;A&lt;/</w:t>
            </w:r>
            <w:proofErr w:type="spellStart"/>
            <w:r w:rsidRPr="003D5A1B">
              <w:rPr>
                <w:rFonts w:ascii="Calibri" w:hAnsi="Calibri" w:cs="Calibri"/>
                <w:color w:val="000000"/>
                <w:sz w:val="22"/>
                <w:szCs w:val="22"/>
                <w:lang w:val="en-IN" w:eastAsia="en-IN"/>
              </w:rPr>
              <w:t>Prodcode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56734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91F2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1B1FF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A653F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F039F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EDAA8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B2D98D" w14:textId="77777777">
            <w:pPr>
              <w:spacing w:after="0" w:line="240" w:lineRule="auto"/>
              <w:ind w:left="0"/>
              <w:rPr>
                <w:sz w:val="20"/>
                <w:lang w:val="en-IN" w:eastAsia="en-IN"/>
              </w:rPr>
            </w:pPr>
          </w:p>
        </w:tc>
      </w:tr>
      <w:tr w:rsidRPr="003D5A1B" w:rsidR="003D5A1B" w:rsidTr="003D5A1B" w14:paraId="778011D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3569DF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F7C076"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279F48B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 xml:space="preserve">&lt;Service&gt;Dart Apex - Door </w:t>
            </w:r>
            <w:proofErr w:type="gramStart"/>
            <w:r w:rsidRPr="003D5A1B">
              <w:rPr>
                <w:rFonts w:ascii="Calibri" w:hAnsi="Calibri" w:cs="Calibri"/>
                <w:color w:val="000000"/>
                <w:sz w:val="22"/>
                <w:szCs w:val="22"/>
                <w:lang w:val="en-IN" w:eastAsia="en-IN"/>
              </w:rPr>
              <w:t>To</w:t>
            </w:r>
            <w:proofErr w:type="gramEnd"/>
            <w:r w:rsidRPr="003D5A1B">
              <w:rPr>
                <w:rFonts w:ascii="Calibri" w:hAnsi="Calibri" w:cs="Calibri"/>
                <w:color w:val="000000"/>
                <w:sz w:val="22"/>
                <w:szCs w:val="22"/>
                <w:lang w:val="en-IN" w:eastAsia="en-IN"/>
              </w:rPr>
              <w:t xml:space="preserve"> Door&lt;/Service&gt;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B5196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9D43F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460F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BF7D7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3D30A5" w14:textId="77777777">
            <w:pPr>
              <w:spacing w:after="0" w:line="240" w:lineRule="auto"/>
              <w:ind w:left="0"/>
              <w:rPr>
                <w:sz w:val="20"/>
                <w:lang w:val="en-IN" w:eastAsia="en-IN"/>
              </w:rPr>
            </w:pPr>
          </w:p>
        </w:tc>
      </w:tr>
      <w:tr w:rsidRPr="003D5A1B" w:rsidR="003D5A1B" w:rsidTr="003D5A1B" w14:paraId="7D00708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73A490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0FF07F"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188A345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PickUpDate</w:t>
            </w:r>
            <w:proofErr w:type="spellEnd"/>
            <w:r w:rsidRPr="003D5A1B">
              <w:rPr>
                <w:rFonts w:ascii="Calibri" w:hAnsi="Calibri" w:cs="Calibri"/>
                <w:color w:val="000000"/>
                <w:sz w:val="22"/>
                <w:szCs w:val="22"/>
                <w:lang w:val="en-IN" w:eastAsia="en-IN"/>
              </w:rPr>
              <w:t>&gt;27 January 2023&lt;/</w:t>
            </w:r>
            <w:proofErr w:type="spellStart"/>
            <w:r w:rsidRPr="003D5A1B">
              <w:rPr>
                <w:rFonts w:ascii="Calibri" w:hAnsi="Calibri" w:cs="Calibri"/>
                <w:color w:val="000000"/>
                <w:sz w:val="22"/>
                <w:szCs w:val="22"/>
                <w:lang w:val="en-IN" w:eastAsia="en-IN"/>
              </w:rPr>
              <w:t>PickUpDate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07DA2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4817F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1CCB28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EAB82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BA82781" w14:textId="77777777">
            <w:pPr>
              <w:spacing w:after="0" w:line="240" w:lineRule="auto"/>
              <w:ind w:left="0"/>
              <w:rPr>
                <w:sz w:val="20"/>
                <w:lang w:val="en-IN" w:eastAsia="en-IN"/>
              </w:rPr>
            </w:pPr>
          </w:p>
        </w:tc>
      </w:tr>
      <w:tr w:rsidRPr="003D5A1B" w:rsidR="003D5A1B" w:rsidTr="003D5A1B" w14:paraId="3257E25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4EAD89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8507EF"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5A8E09D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PickUpTime</w:t>
            </w:r>
            <w:proofErr w:type="spellEnd"/>
            <w:r w:rsidRPr="003D5A1B">
              <w:rPr>
                <w:rFonts w:ascii="Calibri" w:hAnsi="Calibri" w:cs="Calibri"/>
                <w:color w:val="000000"/>
                <w:sz w:val="22"/>
                <w:szCs w:val="22"/>
                <w:lang w:val="en-IN" w:eastAsia="en-IN"/>
              </w:rPr>
              <w:t>&gt;1728&lt;/</w:t>
            </w:r>
            <w:proofErr w:type="spellStart"/>
            <w:r w:rsidRPr="003D5A1B">
              <w:rPr>
                <w:rFonts w:ascii="Calibri" w:hAnsi="Calibri" w:cs="Calibri"/>
                <w:color w:val="000000"/>
                <w:sz w:val="22"/>
                <w:szCs w:val="22"/>
                <w:lang w:val="en-IN" w:eastAsia="en-IN"/>
              </w:rPr>
              <w:t>PickUpTime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1BF81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09375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9BD14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B95DA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49971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374B7E" w14:textId="77777777">
            <w:pPr>
              <w:spacing w:after="0" w:line="240" w:lineRule="auto"/>
              <w:ind w:left="0"/>
              <w:rPr>
                <w:sz w:val="20"/>
                <w:lang w:val="en-IN" w:eastAsia="en-IN"/>
              </w:rPr>
            </w:pPr>
          </w:p>
        </w:tc>
      </w:tr>
      <w:tr w:rsidRPr="003D5A1B" w:rsidR="003D5A1B" w:rsidTr="003D5A1B" w14:paraId="2D3CDE0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092D49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BF33691"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C81470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&lt;Origin&gt;MUMBAI&lt;/Origin&gt;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8F603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6A008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EA42FB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C82B9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3C459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45E17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BE7232A" w14:textId="77777777">
            <w:pPr>
              <w:spacing w:after="0" w:line="240" w:lineRule="auto"/>
              <w:ind w:left="0"/>
              <w:rPr>
                <w:sz w:val="20"/>
                <w:lang w:val="en-IN" w:eastAsia="en-IN"/>
              </w:rPr>
            </w:pPr>
          </w:p>
        </w:tc>
      </w:tr>
      <w:tr w:rsidRPr="003D5A1B" w:rsidR="003D5A1B" w:rsidTr="003D5A1B" w14:paraId="24AA693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31F396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E992A9"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2EAC355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OriginAreaCode</w:t>
            </w:r>
            <w:proofErr w:type="spellEnd"/>
            <w:r w:rsidRPr="003D5A1B">
              <w:rPr>
                <w:rFonts w:ascii="Calibri" w:hAnsi="Calibri" w:cs="Calibri"/>
                <w:color w:val="000000"/>
                <w:sz w:val="22"/>
                <w:szCs w:val="22"/>
                <w:lang w:val="en-IN" w:eastAsia="en-IN"/>
              </w:rPr>
              <w:t>&gt;HYD&lt;/</w:t>
            </w:r>
            <w:proofErr w:type="spellStart"/>
            <w:r w:rsidRPr="003D5A1B">
              <w:rPr>
                <w:rFonts w:ascii="Calibri" w:hAnsi="Calibri" w:cs="Calibri"/>
                <w:color w:val="000000"/>
                <w:sz w:val="22"/>
                <w:szCs w:val="22"/>
                <w:lang w:val="en-IN" w:eastAsia="en-IN"/>
              </w:rPr>
              <w:t>OriginAreaCode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87EDB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B6DFB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B15AB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F1827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0269EE4" w14:textId="77777777">
            <w:pPr>
              <w:spacing w:after="0" w:line="240" w:lineRule="auto"/>
              <w:ind w:left="0"/>
              <w:rPr>
                <w:sz w:val="20"/>
                <w:lang w:val="en-IN" w:eastAsia="en-IN"/>
              </w:rPr>
            </w:pPr>
          </w:p>
        </w:tc>
      </w:tr>
      <w:tr w:rsidRPr="003D5A1B" w:rsidR="003D5A1B" w:rsidTr="003D5A1B" w14:paraId="3B970A2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894564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BDB037"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611DF51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&lt;Destination&gt;GURUGRAM&lt;/Destination&gt;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50354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19521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6F200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92BDCE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C61F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5AA915A" w14:textId="77777777">
            <w:pPr>
              <w:spacing w:after="0" w:line="240" w:lineRule="auto"/>
              <w:ind w:left="0"/>
              <w:rPr>
                <w:sz w:val="20"/>
                <w:lang w:val="en-IN" w:eastAsia="en-IN"/>
              </w:rPr>
            </w:pPr>
          </w:p>
        </w:tc>
      </w:tr>
      <w:tr w:rsidRPr="003D5A1B" w:rsidR="003D5A1B" w:rsidTr="003D5A1B" w14:paraId="07DBFB0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C6C651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6DDED1"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7309E71E"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DestinationAreaCode</w:t>
            </w:r>
            <w:proofErr w:type="spellEnd"/>
            <w:r w:rsidRPr="003D5A1B">
              <w:rPr>
                <w:rFonts w:ascii="Calibri" w:hAnsi="Calibri" w:cs="Calibri"/>
                <w:color w:val="000000"/>
                <w:sz w:val="22"/>
                <w:szCs w:val="22"/>
                <w:lang w:val="en-IN" w:eastAsia="en-IN"/>
              </w:rPr>
              <w:t>&gt;GGN&lt;/</w:t>
            </w:r>
            <w:proofErr w:type="spellStart"/>
            <w:r w:rsidRPr="003D5A1B">
              <w:rPr>
                <w:rFonts w:ascii="Calibri" w:hAnsi="Calibri" w:cs="Calibri"/>
                <w:color w:val="000000"/>
                <w:sz w:val="22"/>
                <w:szCs w:val="22"/>
                <w:lang w:val="en-IN" w:eastAsia="en-IN"/>
              </w:rPr>
              <w:t>DestinationAreaCode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F4590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07D6A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C39E1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9499C5" w14:textId="77777777">
            <w:pPr>
              <w:spacing w:after="0" w:line="240" w:lineRule="auto"/>
              <w:ind w:left="0"/>
              <w:rPr>
                <w:sz w:val="20"/>
                <w:lang w:val="en-IN" w:eastAsia="en-IN"/>
              </w:rPr>
            </w:pPr>
          </w:p>
        </w:tc>
      </w:tr>
      <w:tr w:rsidRPr="003D5A1B" w:rsidR="003D5A1B" w:rsidTr="003D5A1B" w14:paraId="78D98D6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D38D21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DFB051"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4B7BDA9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ProductType</w:t>
            </w:r>
            <w:proofErr w:type="spellEnd"/>
            <w:r w:rsidRPr="003D5A1B">
              <w:rPr>
                <w:rFonts w:ascii="Calibri" w:hAnsi="Calibri" w:cs="Calibri"/>
                <w:color w:val="000000"/>
                <w:sz w:val="22"/>
                <w:szCs w:val="22"/>
                <w:lang w:val="en-IN" w:eastAsia="en-IN"/>
              </w:rPr>
              <w:t>&gt;</w:t>
            </w:r>
            <w:proofErr w:type="gramStart"/>
            <w:r w:rsidRPr="003D5A1B">
              <w:rPr>
                <w:rFonts w:ascii="Calibri" w:hAnsi="Calibri" w:cs="Calibri"/>
                <w:color w:val="000000"/>
                <w:sz w:val="22"/>
                <w:szCs w:val="22"/>
                <w:lang w:val="en-IN" w:eastAsia="en-IN"/>
              </w:rPr>
              <w:t>Non Documents</w:t>
            </w:r>
            <w:proofErr w:type="gramEnd"/>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ProductType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7E5B9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8C0C7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C7FB7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05E4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157941" w14:textId="77777777">
            <w:pPr>
              <w:spacing w:after="0" w:line="240" w:lineRule="auto"/>
              <w:ind w:left="0"/>
              <w:rPr>
                <w:sz w:val="20"/>
                <w:lang w:val="en-IN" w:eastAsia="en-IN"/>
              </w:rPr>
            </w:pPr>
          </w:p>
        </w:tc>
      </w:tr>
      <w:tr w:rsidRPr="003D5A1B" w:rsidR="003D5A1B" w:rsidTr="003D5A1B" w14:paraId="3DBE5E3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D136E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74D89A"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06A68C6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SenderName</w:t>
            </w:r>
            <w:proofErr w:type="spellEnd"/>
            <w:r w:rsidRPr="003D5A1B">
              <w:rPr>
                <w:rFonts w:ascii="Calibri" w:hAnsi="Calibri" w:cs="Calibri"/>
                <w:color w:val="000000"/>
                <w:sz w:val="22"/>
                <w:szCs w:val="22"/>
                <w:lang w:val="en-IN" w:eastAsia="en-IN"/>
              </w:rPr>
              <w:t>&gt;</w:t>
            </w:r>
            <w:proofErr w:type="spellStart"/>
            <w:r w:rsidRPr="003D5A1B">
              <w:rPr>
                <w:rFonts w:ascii="Calibri" w:hAnsi="Calibri" w:cs="Calibri"/>
                <w:color w:val="000000"/>
                <w:sz w:val="22"/>
                <w:szCs w:val="22"/>
                <w:lang w:val="en-IN" w:eastAsia="en-IN"/>
              </w:rPr>
              <w:t>Thakhi</w:t>
            </w:r>
            <w:proofErr w:type="spellEnd"/>
            <w:r w:rsidRPr="003D5A1B">
              <w:rPr>
                <w:rFonts w:ascii="Calibri" w:hAnsi="Calibri" w:cs="Calibri"/>
                <w:color w:val="000000"/>
                <w:sz w:val="22"/>
                <w:szCs w:val="22"/>
                <w:lang w:val="en-IN" w:eastAsia="en-IN"/>
              </w:rPr>
              <w:t xml:space="preserve"> Baba&lt;/</w:t>
            </w:r>
            <w:proofErr w:type="spellStart"/>
            <w:r w:rsidRPr="003D5A1B">
              <w:rPr>
                <w:rFonts w:ascii="Calibri" w:hAnsi="Calibri" w:cs="Calibri"/>
                <w:color w:val="000000"/>
                <w:sz w:val="22"/>
                <w:szCs w:val="22"/>
                <w:lang w:val="en-IN" w:eastAsia="en-IN"/>
              </w:rPr>
              <w:t>SenderName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63FF3D"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43A2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AF6CB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EB2A3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C013A5" w14:textId="77777777">
            <w:pPr>
              <w:spacing w:after="0" w:line="240" w:lineRule="auto"/>
              <w:ind w:left="0"/>
              <w:rPr>
                <w:sz w:val="20"/>
                <w:lang w:val="en-IN" w:eastAsia="en-IN"/>
              </w:rPr>
            </w:pPr>
          </w:p>
        </w:tc>
      </w:tr>
      <w:tr w:rsidRPr="003D5A1B" w:rsidR="003D5A1B" w:rsidTr="003D5A1B" w14:paraId="7382971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B31ED9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750390"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0516844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ToAttention</w:t>
            </w:r>
            <w:proofErr w:type="spellEnd"/>
            <w:r w:rsidRPr="003D5A1B">
              <w:rPr>
                <w:rFonts w:ascii="Calibri" w:hAnsi="Calibri" w:cs="Calibri"/>
                <w:color w:val="000000"/>
                <w:sz w:val="22"/>
                <w:szCs w:val="22"/>
                <w:lang w:val="en-IN" w:eastAsia="en-IN"/>
              </w:rPr>
              <w:t>&gt;Ashish Pandey&lt;/</w:t>
            </w:r>
            <w:proofErr w:type="spellStart"/>
            <w:r w:rsidRPr="003D5A1B">
              <w:rPr>
                <w:rFonts w:ascii="Calibri" w:hAnsi="Calibri" w:cs="Calibri"/>
                <w:color w:val="000000"/>
                <w:sz w:val="22"/>
                <w:szCs w:val="22"/>
                <w:lang w:val="en-IN" w:eastAsia="en-IN"/>
              </w:rPr>
              <w:t>ToAttention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BDC7C6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9CECC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358AE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1F9C1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B4BB4F" w14:textId="77777777">
            <w:pPr>
              <w:spacing w:after="0" w:line="240" w:lineRule="auto"/>
              <w:ind w:left="0"/>
              <w:rPr>
                <w:sz w:val="20"/>
                <w:lang w:val="en-IN" w:eastAsia="en-IN"/>
              </w:rPr>
            </w:pPr>
          </w:p>
        </w:tc>
      </w:tr>
      <w:tr w:rsidRPr="003D5A1B" w:rsidR="003D5A1B" w:rsidTr="003D5A1B" w14:paraId="619CED9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3EA716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0DF4A9"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66FA25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&lt;Weight&gt;1.0&lt;/Weight&gt;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B34D6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AE316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AB12D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EFE9FB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9411E1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2D566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59018B" w14:textId="77777777">
            <w:pPr>
              <w:spacing w:after="0" w:line="240" w:lineRule="auto"/>
              <w:ind w:left="0"/>
              <w:rPr>
                <w:sz w:val="20"/>
                <w:lang w:val="en-IN" w:eastAsia="en-IN"/>
              </w:rPr>
            </w:pPr>
          </w:p>
        </w:tc>
      </w:tr>
      <w:tr w:rsidRPr="003D5A1B" w:rsidR="003D5A1B" w:rsidTr="003D5A1B" w14:paraId="623E8BA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C53874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78BACF"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31A343C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&lt;Status&gt;SHIPMENT DELIVERED&lt;/Status&gt;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6C2C6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F0D9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DF065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027AF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3517C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DDD4EF" w14:textId="77777777">
            <w:pPr>
              <w:spacing w:after="0" w:line="240" w:lineRule="auto"/>
              <w:ind w:left="0"/>
              <w:rPr>
                <w:sz w:val="20"/>
                <w:lang w:val="en-IN" w:eastAsia="en-IN"/>
              </w:rPr>
            </w:pPr>
          </w:p>
        </w:tc>
      </w:tr>
      <w:tr w:rsidRPr="003D5A1B" w:rsidR="003D5A1B" w:rsidTr="003D5A1B" w14:paraId="349CD8A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4811DD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620769"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3C3263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StatusType</w:t>
            </w:r>
            <w:proofErr w:type="spellEnd"/>
            <w:r w:rsidRPr="003D5A1B">
              <w:rPr>
                <w:rFonts w:ascii="Calibri" w:hAnsi="Calibri" w:cs="Calibri"/>
                <w:color w:val="000000"/>
                <w:sz w:val="22"/>
                <w:szCs w:val="22"/>
                <w:lang w:val="en-IN" w:eastAsia="en-IN"/>
              </w:rPr>
              <w:t>&gt;DL&lt;/</w:t>
            </w:r>
            <w:proofErr w:type="spellStart"/>
            <w:r w:rsidRPr="003D5A1B">
              <w:rPr>
                <w:rFonts w:ascii="Calibri" w:hAnsi="Calibri" w:cs="Calibri"/>
                <w:color w:val="000000"/>
                <w:sz w:val="22"/>
                <w:szCs w:val="22"/>
                <w:lang w:val="en-IN" w:eastAsia="en-IN"/>
              </w:rPr>
              <w:t>StatusType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9E6C2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A873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53AEB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62844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78D9C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468BA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068EEC5" w14:textId="77777777">
            <w:pPr>
              <w:spacing w:after="0" w:line="240" w:lineRule="auto"/>
              <w:ind w:left="0"/>
              <w:rPr>
                <w:sz w:val="20"/>
                <w:lang w:val="en-IN" w:eastAsia="en-IN"/>
              </w:rPr>
            </w:pPr>
          </w:p>
        </w:tc>
      </w:tr>
      <w:tr w:rsidRPr="003D5A1B" w:rsidR="003D5A1B" w:rsidTr="003D5A1B" w14:paraId="0189D97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02F62E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F1ACD4"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36801F5A"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ExpectedDeliveryDate</w:t>
            </w:r>
            <w:proofErr w:type="spellEnd"/>
            <w:r w:rsidRPr="003D5A1B">
              <w:rPr>
                <w:rFonts w:ascii="Calibri" w:hAnsi="Calibri" w:cs="Calibri"/>
                <w:color w:val="000000"/>
                <w:sz w:val="22"/>
                <w:szCs w:val="22"/>
                <w:lang w:val="en-IN" w:eastAsia="en-IN"/>
              </w:rPr>
              <w:t>&gt;02 February 2023&lt;/</w:t>
            </w:r>
            <w:proofErr w:type="spellStart"/>
            <w:r w:rsidRPr="003D5A1B">
              <w:rPr>
                <w:rFonts w:ascii="Calibri" w:hAnsi="Calibri" w:cs="Calibri"/>
                <w:color w:val="000000"/>
                <w:sz w:val="22"/>
                <w:szCs w:val="22"/>
                <w:lang w:val="en-IN" w:eastAsia="en-IN"/>
              </w:rPr>
              <w:t>ExpectedDeliveryDate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3F9BD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4B0A6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DC1120" w14:textId="77777777">
            <w:pPr>
              <w:spacing w:after="0" w:line="240" w:lineRule="auto"/>
              <w:ind w:left="0"/>
              <w:rPr>
                <w:sz w:val="20"/>
                <w:lang w:val="en-IN" w:eastAsia="en-IN"/>
              </w:rPr>
            </w:pPr>
          </w:p>
        </w:tc>
      </w:tr>
      <w:tr w:rsidRPr="003D5A1B" w:rsidR="003D5A1B" w:rsidTr="003D5A1B" w14:paraId="7737D50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06744E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CA1F24"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49197E4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StatusDate</w:t>
            </w:r>
            <w:proofErr w:type="spellEnd"/>
            <w:r w:rsidRPr="003D5A1B">
              <w:rPr>
                <w:rFonts w:ascii="Calibri" w:hAnsi="Calibri" w:cs="Calibri"/>
                <w:color w:val="000000"/>
                <w:sz w:val="22"/>
                <w:szCs w:val="22"/>
                <w:lang w:val="en-IN" w:eastAsia="en-IN"/>
              </w:rPr>
              <w:t>&gt;30 January 2023&lt;/</w:t>
            </w:r>
            <w:proofErr w:type="spellStart"/>
            <w:r w:rsidRPr="003D5A1B">
              <w:rPr>
                <w:rFonts w:ascii="Calibri" w:hAnsi="Calibri" w:cs="Calibri"/>
                <w:color w:val="000000"/>
                <w:sz w:val="22"/>
                <w:szCs w:val="22"/>
                <w:lang w:val="en-IN" w:eastAsia="en-IN"/>
              </w:rPr>
              <w:t>StatusDate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20E7C5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C3FDA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E6BB6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B0EA3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515FA80" w14:textId="77777777">
            <w:pPr>
              <w:spacing w:after="0" w:line="240" w:lineRule="auto"/>
              <w:ind w:left="0"/>
              <w:rPr>
                <w:sz w:val="20"/>
                <w:lang w:val="en-IN" w:eastAsia="en-IN"/>
              </w:rPr>
            </w:pPr>
          </w:p>
        </w:tc>
      </w:tr>
      <w:tr w:rsidRPr="003D5A1B" w:rsidR="003D5A1B" w:rsidTr="003D5A1B" w14:paraId="1CF9E6C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3F3F67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42D806"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6C6618C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StatusTime</w:t>
            </w:r>
            <w:proofErr w:type="spellEnd"/>
            <w:r w:rsidRPr="003D5A1B">
              <w:rPr>
                <w:rFonts w:ascii="Calibri" w:hAnsi="Calibri" w:cs="Calibri"/>
                <w:color w:val="000000"/>
                <w:sz w:val="22"/>
                <w:szCs w:val="22"/>
                <w:lang w:val="en-IN" w:eastAsia="en-IN"/>
              </w:rPr>
              <w:t>&gt;11:41&lt;/</w:t>
            </w:r>
            <w:proofErr w:type="spellStart"/>
            <w:r w:rsidRPr="003D5A1B">
              <w:rPr>
                <w:rFonts w:ascii="Calibri" w:hAnsi="Calibri" w:cs="Calibri"/>
                <w:color w:val="000000"/>
                <w:sz w:val="22"/>
                <w:szCs w:val="22"/>
                <w:lang w:val="en-IN" w:eastAsia="en-IN"/>
              </w:rPr>
              <w:t>StatusTime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D13F6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7ABD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C3770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B9A6C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40D1D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BF67B1" w14:textId="77777777">
            <w:pPr>
              <w:spacing w:after="0" w:line="240" w:lineRule="auto"/>
              <w:ind w:left="0"/>
              <w:rPr>
                <w:sz w:val="20"/>
                <w:lang w:val="en-IN" w:eastAsia="en-IN"/>
              </w:rPr>
            </w:pPr>
          </w:p>
        </w:tc>
      </w:tr>
      <w:tr w:rsidRPr="003D5A1B" w:rsidR="003D5A1B" w:rsidTr="003D5A1B" w14:paraId="354E13D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A17A60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4941CC"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6D6DEE1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ReceivedBy</w:t>
            </w:r>
            <w:proofErr w:type="spellEnd"/>
            <w:r w:rsidRPr="003D5A1B">
              <w:rPr>
                <w:rFonts w:ascii="Calibri" w:hAnsi="Calibri" w:cs="Calibri"/>
                <w:color w:val="000000"/>
                <w:sz w:val="22"/>
                <w:szCs w:val="22"/>
                <w:lang w:val="en-IN" w:eastAsia="en-IN"/>
              </w:rPr>
              <w:t>&gt;CO STAMP&lt;/</w:t>
            </w:r>
            <w:proofErr w:type="spellStart"/>
            <w:r w:rsidRPr="003D5A1B">
              <w:rPr>
                <w:rFonts w:ascii="Calibri" w:hAnsi="Calibri" w:cs="Calibri"/>
                <w:color w:val="000000"/>
                <w:sz w:val="22"/>
                <w:szCs w:val="22"/>
                <w:lang w:val="en-IN" w:eastAsia="en-IN"/>
              </w:rPr>
              <w:t>ReceivedBy</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55124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A9E5C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E217C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B633F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F521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11A0AE" w14:textId="77777777">
            <w:pPr>
              <w:spacing w:after="0" w:line="240" w:lineRule="auto"/>
              <w:ind w:left="0"/>
              <w:rPr>
                <w:sz w:val="20"/>
                <w:lang w:val="en-IN" w:eastAsia="en-IN"/>
              </w:rPr>
            </w:pPr>
          </w:p>
        </w:tc>
      </w:tr>
      <w:tr w:rsidRPr="003D5A1B" w:rsidR="003D5A1B" w:rsidTr="003D5A1B" w14:paraId="236CC9F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F5D11C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7FC8E0"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4149FB1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&lt;Instructions&gt;</w:t>
            </w:r>
            <w:proofErr w:type="spellStart"/>
            <w:r w:rsidRPr="003D5A1B">
              <w:rPr>
                <w:rFonts w:ascii="Calibri" w:hAnsi="Calibri" w:cs="Calibri"/>
                <w:color w:val="000000"/>
                <w:sz w:val="22"/>
                <w:szCs w:val="22"/>
                <w:lang w:val="en-IN" w:eastAsia="en-IN"/>
              </w:rPr>
              <w:t>Awb</w:t>
            </w:r>
            <w:proofErr w:type="spellEnd"/>
            <w:r w:rsidRPr="003D5A1B">
              <w:rPr>
                <w:rFonts w:ascii="Calibri" w:hAnsi="Calibri" w:cs="Calibri"/>
                <w:color w:val="000000"/>
                <w:sz w:val="22"/>
                <w:szCs w:val="22"/>
                <w:lang w:val="en-IN" w:eastAsia="en-IN"/>
              </w:rPr>
              <w:t xml:space="preserve"># not linked </w:t>
            </w:r>
            <w:proofErr w:type="spellStart"/>
            <w:r w:rsidRPr="003D5A1B">
              <w:rPr>
                <w:rFonts w:ascii="Calibri" w:hAnsi="Calibri" w:cs="Calibri"/>
                <w:color w:val="000000"/>
                <w:sz w:val="22"/>
                <w:szCs w:val="22"/>
                <w:lang w:val="en-IN" w:eastAsia="en-IN"/>
              </w:rPr>
              <w:t>your</w:t>
            </w:r>
            <w:proofErr w:type="spellEnd"/>
            <w:r w:rsidRPr="003D5A1B">
              <w:rPr>
                <w:rFonts w:ascii="Calibri" w:hAnsi="Calibri" w:cs="Calibri"/>
                <w:color w:val="000000"/>
                <w:sz w:val="22"/>
                <w:szCs w:val="22"/>
                <w:lang w:val="en-IN" w:eastAsia="en-IN"/>
              </w:rPr>
              <w:t xml:space="preserve"> a/c&lt;/Instructions&gt;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32604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A518B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B27E9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AF8420" w14:textId="77777777">
            <w:pPr>
              <w:spacing w:after="0" w:line="240" w:lineRule="auto"/>
              <w:ind w:left="0"/>
              <w:rPr>
                <w:sz w:val="20"/>
                <w:lang w:val="en-IN" w:eastAsia="en-IN"/>
              </w:rPr>
            </w:pPr>
          </w:p>
        </w:tc>
      </w:tr>
      <w:tr w:rsidRPr="003D5A1B" w:rsidR="003D5A1B" w:rsidTr="003D5A1B" w14:paraId="39E5B41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F8C08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A2A45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B1B9E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&lt;Scans&gt;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356A0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3033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F2FDE9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7C06E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20910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6952B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A985DF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25A0B9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7AD262" w14:textId="77777777">
            <w:pPr>
              <w:spacing w:after="0" w:line="240" w:lineRule="auto"/>
              <w:ind w:left="0"/>
              <w:rPr>
                <w:sz w:val="20"/>
                <w:lang w:val="en-IN" w:eastAsia="en-IN"/>
              </w:rPr>
            </w:pPr>
          </w:p>
        </w:tc>
      </w:tr>
      <w:tr w:rsidRPr="003D5A1B" w:rsidR="003D5A1B" w:rsidTr="003D5A1B" w14:paraId="3973C0D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C3BDDC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B8174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62B00D"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4908BCB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3C71B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E3BDB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F20AE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98BE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E215E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56EACB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E496A4" w14:textId="77777777">
            <w:pPr>
              <w:spacing w:after="0" w:line="240" w:lineRule="auto"/>
              <w:ind w:left="0"/>
              <w:rPr>
                <w:sz w:val="20"/>
                <w:lang w:val="en-IN" w:eastAsia="en-IN"/>
              </w:rPr>
            </w:pPr>
          </w:p>
        </w:tc>
      </w:tr>
      <w:tr w:rsidRPr="003D5A1B" w:rsidR="003D5A1B" w:rsidTr="003D5A1B" w14:paraId="77AD42E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8BA830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4087F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ADF1D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022B0E5"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2DE9367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DELIVERED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DAE43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73122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78BACF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77816F" w14:textId="77777777">
            <w:pPr>
              <w:spacing w:after="0" w:line="240" w:lineRule="auto"/>
              <w:ind w:left="0"/>
              <w:rPr>
                <w:sz w:val="20"/>
                <w:lang w:val="en-IN" w:eastAsia="en-IN"/>
              </w:rPr>
            </w:pPr>
          </w:p>
        </w:tc>
      </w:tr>
      <w:tr w:rsidRPr="003D5A1B" w:rsidR="003D5A1B" w:rsidTr="003D5A1B" w14:paraId="0662EF7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CECB8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68B76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509D1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BA68D48"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F8709E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&gt;000&lt;/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92C6F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E8D8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EC041D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0A9E25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5C0CC7" w14:textId="77777777">
            <w:pPr>
              <w:spacing w:after="0" w:line="240" w:lineRule="auto"/>
              <w:ind w:left="0"/>
              <w:rPr>
                <w:sz w:val="20"/>
                <w:lang w:val="en-IN" w:eastAsia="en-IN"/>
              </w:rPr>
            </w:pPr>
          </w:p>
        </w:tc>
      </w:tr>
      <w:tr w:rsidRPr="003D5A1B" w:rsidR="003D5A1B" w:rsidTr="003D5A1B" w14:paraId="39EA418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C8A1C9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976F38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69E18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FED821"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1EB6582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&gt;DL&lt;/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5FEAC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BF2A6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CBE97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C8984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585D286" w14:textId="77777777">
            <w:pPr>
              <w:spacing w:after="0" w:line="240" w:lineRule="auto"/>
              <w:ind w:left="0"/>
              <w:rPr>
                <w:sz w:val="20"/>
                <w:lang w:val="en-IN" w:eastAsia="en-IN"/>
              </w:rPr>
            </w:pPr>
          </w:p>
        </w:tc>
      </w:tr>
      <w:tr w:rsidRPr="003D5A1B" w:rsidR="003D5A1B" w:rsidTr="003D5A1B" w14:paraId="3E741E1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AE008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B1C12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4CD69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D1CA6F"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A4FBAC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BDFFF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11C17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3782B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9E7ED2" w14:textId="77777777">
            <w:pPr>
              <w:spacing w:after="0" w:line="240" w:lineRule="auto"/>
              <w:ind w:left="0"/>
              <w:rPr>
                <w:sz w:val="20"/>
                <w:lang w:val="en-IN" w:eastAsia="en-IN"/>
              </w:rPr>
            </w:pPr>
          </w:p>
        </w:tc>
      </w:tr>
      <w:tr w:rsidRPr="003D5A1B" w:rsidR="003D5A1B" w:rsidTr="003D5A1B" w14:paraId="57CC53D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7B4715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6BF30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578C7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1B49629"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57F1701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&gt;30-Jan-2023&lt;/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653FD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4E60F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EA990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FC9AD2" w14:textId="77777777">
            <w:pPr>
              <w:spacing w:after="0" w:line="240" w:lineRule="auto"/>
              <w:ind w:left="0"/>
              <w:rPr>
                <w:sz w:val="20"/>
                <w:lang w:val="en-IN" w:eastAsia="en-IN"/>
              </w:rPr>
            </w:pPr>
          </w:p>
        </w:tc>
      </w:tr>
      <w:tr w:rsidRPr="003D5A1B" w:rsidR="003D5A1B" w:rsidTr="003D5A1B" w14:paraId="3E5D4F3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4BA1C8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E444D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A3122D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11E022"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AD03CE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&gt;11:41&lt;/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BD3C3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BC582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8FD81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62D6F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DD4999" w14:textId="77777777">
            <w:pPr>
              <w:spacing w:after="0" w:line="240" w:lineRule="auto"/>
              <w:ind w:left="0"/>
              <w:rPr>
                <w:sz w:val="20"/>
                <w:lang w:val="en-IN" w:eastAsia="en-IN"/>
              </w:rPr>
            </w:pPr>
          </w:p>
        </w:tc>
      </w:tr>
      <w:tr w:rsidRPr="003D5A1B" w:rsidR="003D5A1B" w:rsidTr="003D5A1B" w14:paraId="787574A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CB3F8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4297A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BFB13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FE4785"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720AB08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&gt;GURGAON CPC&lt;/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230496"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73A45E" w14:textId="77777777">
            <w:pPr>
              <w:spacing w:after="0" w:line="240" w:lineRule="auto"/>
              <w:ind w:left="0"/>
              <w:rPr>
                <w:sz w:val="20"/>
                <w:lang w:val="en-IN" w:eastAsia="en-IN"/>
              </w:rPr>
            </w:pPr>
          </w:p>
        </w:tc>
      </w:tr>
      <w:tr w:rsidRPr="003D5A1B" w:rsidR="003D5A1B" w:rsidTr="003D5A1B" w14:paraId="752E785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D080D1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EB2C0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041DD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F9CE7F"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2B73AE9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&gt;GGE&lt;/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FFE7F2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6119FB" w14:textId="77777777">
            <w:pPr>
              <w:spacing w:after="0" w:line="240" w:lineRule="auto"/>
              <w:ind w:left="0"/>
              <w:rPr>
                <w:sz w:val="20"/>
                <w:lang w:val="en-IN" w:eastAsia="en-IN"/>
              </w:rPr>
            </w:pPr>
          </w:p>
        </w:tc>
      </w:tr>
      <w:tr w:rsidRPr="003D5A1B" w:rsidR="003D5A1B" w:rsidTr="003D5A1B" w14:paraId="025855A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2CC05C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07575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ADDA6E"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04A1682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268BB8"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CAF7F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97D50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D4A25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64EF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3C1A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3C186AD" w14:textId="77777777">
            <w:pPr>
              <w:spacing w:after="0" w:line="240" w:lineRule="auto"/>
              <w:ind w:left="0"/>
              <w:rPr>
                <w:sz w:val="20"/>
                <w:lang w:val="en-IN" w:eastAsia="en-IN"/>
              </w:rPr>
            </w:pPr>
          </w:p>
        </w:tc>
      </w:tr>
      <w:tr w:rsidRPr="003D5A1B" w:rsidR="003D5A1B" w:rsidTr="003D5A1B" w14:paraId="5F434AE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1DB4B2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DEDC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B76619"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5AD48FE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A2051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AADBB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BCAFF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B7431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95913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F0A5E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185360" w14:textId="77777777">
            <w:pPr>
              <w:spacing w:after="0" w:line="240" w:lineRule="auto"/>
              <w:ind w:left="0"/>
              <w:rPr>
                <w:sz w:val="20"/>
                <w:lang w:val="en-IN" w:eastAsia="en-IN"/>
              </w:rPr>
            </w:pPr>
          </w:p>
        </w:tc>
      </w:tr>
      <w:tr w:rsidRPr="003D5A1B" w:rsidR="003D5A1B" w:rsidTr="003D5A1B" w14:paraId="2A61EC1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39DCB7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9344E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C8613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462D08"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683A72A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OUT FOR DELIVERY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4C8BD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9C980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815336" w14:textId="77777777">
            <w:pPr>
              <w:spacing w:after="0" w:line="240" w:lineRule="auto"/>
              <w:ind w:left="0"/>
              <w:rPr>
                <w:sz w:val="20"/>
                <w:lang w:val="en-IN" w:eastAsia="en-IN"/>
              </w:rPr>
            </w:pPr>
          </w:p>
        </w:tc>
      </w:tr>
      <w:tr w:rsidRPr="003D5A1B" w:rsidR="003D5A1B" w:rsidTr="003D5A1B" w14:paraId="13321955"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9AB5EB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5E42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28A5D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6F4EC6"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0C2DCCB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&gt;002&lt;/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13203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C8678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3875B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07E47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D36E0F" w14:textId="77777777">
            <w:pPr>
              <w:spacing w:after="0" w:line="240" w:lineRule="auto"/>
              <w:ind w:left="0"/>
              <w:rPr>
                <w:sz w:val="20"/>
                <w:lang w:val="en-IN" w:eastAsia="en-IN"/>
              </w:rPr>
            </w:pPr>
          </w:p>
        </w:tc>
      </w:tr>
      <w:tr w:rsidRPr="003D5A1B" w:rsidR="003D5A1B" w:rsidTr="003D5A1B" w14:paraId="355F78F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4028A3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07D9D5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E09533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CA4BB5"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79C739B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&gt;UD&lt;/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FE0EF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9068A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0BA98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74931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3B9F6A" w14:textId="77777777">
            <w:pPr>
              <w:spacing w:after="0" w:line="240" w:lineRule="auto"/>
              <w:ind w:left="0"/>
              <w:rPr>
                <w:sz w:val="20"/>
                <w:lang w:val="en-IN" w:eastAsia="en-IN"/>
              </w:rPr>
            </w:pPr>
          </w:p>
        </w:tc>
      </w:tr>
      <w:tr w:rsidRPr="003D5A1B" w:rsidR="003D5A1B" w:rsidTr="003D5A1B" w14:paraId="1E7B73D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AB0F60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DA160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8C9F1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C092FE"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5D3FF5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F7FAC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5DAC3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A5A69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F476B9" w14:textId="77777777">
            <w:pPr>
              <w:spacing w:after="0" w:line="240" w:lineRule="auto"/>
              <w:ind w:left="0"/>
              <w:rPr>
                <w:sz w:val="20"/>
                <w:lang w:val="en-IN" w:eastAsia="en-IN"/>
              </w:rPr>
            </w:pPr>
          </w:p>
        </w:tc>
      </w:tr>
      <w:tr w:rsidRPr="003D5A1B" w:rsidR="003D5A1B" w:rsidTr="003D5A1B" w14:paraId="6CAF41E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117064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B5779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D368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5699C2"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755A49C"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&gt;30-Jan-2023&lt;/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B98B52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6BB4F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0A99B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B6B7A0" w14:textId="77777777">
            <w:pPr>
              <w:spacing w:after="0" w:line="240" w:lineRule="auto"/>
              <w:ind w:left="0"/>
              <w:rPr>
                <w:sz w:val="20"/>
                <w:lang w:val="en-IN" w:eastAsia="en-IN"/>
              </w:rPr>
            </w:pPr>
          </w:p>
        </w:tc>
      </w:tr>
      <w:tr w:rsidRPr="003D5A1B" w:rsidR="003D5A1B" w:rsidTr="003D5A1B" w14:paraId="7C7C08C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A8101E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32EED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013B2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46C525"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6705F9F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&gt;09:14&lt;/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B52D37D"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88580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A6A51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1850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CD77DD" w14:textId="77777777">
            <w:pPr>
              <w:spacing w:after="0" w:line="240" w:lineRule="auto"/>
              <w:ind w:left="0"/>
              <w:rPr>
                <w:sz w:val="20"/>
                <w:lang w:val="en-IN" w:eastAsia="en-IN"/>
              </w:rPr>
            </w:pPr>
          </w:p>
        </w:tc>
      </w:tr>
      <w:tr w:rsidRPr="003D5A1B" w:rsidR="003D5A1B" w:rsidTr="003D5A1B" w14:paraId="10D36D1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D689D6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6C67F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DC605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69CB7E"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08B0765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&gt;GURGAON CPC&lt;/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B8D21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60275F" w14:textId="77777777">
            <w:pPr>
              <w:spacing w:after="0" w:line="240" w:lineRule="auto"/>
              <w:ind w:left="0"/>
              <w:rPr>
                <w:sz w:val="20"/>
                <w:lang w:val="en-IN" w:eastAsia="en-IN"/>
              </w:rPr>
            </w:pPr>
          </w:p>
        </w:tc>
      </w:tr>
      <w:tr w:rsidRPr="003D5A1B" w:rsidR="003D5A1B" w:rsidTr="003D5A1B" w14:paraId="3F50B4E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A0D9FE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BCBE8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E732A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8F7EDF"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0A03060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&gt;GGE&lt;/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0C272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468B09" w14:textId="77777777">
            <w:pPr>
              <w:spacing w:after="0" w:line="240" w:lineRule="auto"/>
              <w:ind w:left="0"/>
              <w:rPr>
                <w:sz w:val="20"/>
                <w:lang w:val="en-IN" w:eastAsia="en-IN"/>
              </w:rPr>
            </w:pPr>
          </w:p>
        </w:tc>
      </w:tr>
      <w:tr w:rsidRPr="003D5A1B" w:rsidR="003D5A1B" w:rsidTr="003D5A1B" w14:paraId="0D0318A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638091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C05EC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5022DA6"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2F9E1C49"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AFF45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3D5C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15BC0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DC761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AA7C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7A5D7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61338A" w14:textId="77777777">
            <w:pPr>
              <w:spacing w:after="0" w:line="240" w:lineRule="auto"/>
              <w:ind w:left="0"/>
              <w:rPr>
                <w:sz w:val="20"/>
                <w:lang w:val="en-IN" w:eastAsia="en-IN"/>
              </w:rPr>
            </w:pPr>
          </w:p>
        </w:tc>
      </w:tr>
      <w:tr w:rsidRPr="003D5A1B" w:rsidR="003D5A1B" w:rsidTr="003D5A1B" w14:paraId="5BEC6DE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AD5077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8B7F4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9E789F"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05863D9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F5647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1BA27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3561E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FA12F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BB5859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DD2A3C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E12244" w14:textId="77777777">
            <w:pPr>
              <w:spacing w:after="0" w:line="240" w:lineRule="auto"/>
              <w:ind w:left="0"/>
              <w:rPr>
                <w:sz w:val="20"/>
                <w:lang w:val="en-IN" w:eastAsia="en-IN"/>
              </w:rPr>
            </w:pPr>
          </w:p>
        </w:tc>
      </w:tr>
      <w:tr w:rsidRPr="003D5A1B" w:rsidR="003D5A1B" w:rsidTr="003D5A1B" w14:paraId="27A2EE9E"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8414A0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C0D15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2BF3A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2F7A4D"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C73C8F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ARRIVED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0F29D2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82C13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3A7C9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C9CBFA" w14:textId="77777777">
            <w:pPr>
              <w:spacing w:after="0" w:line="240" w:lineRule="auto"/>
              <w:ind w:left="0"/>
              <w:rPr>
                <w:sz w:val="20"/>
                <w:lang w:val="en-IN" w:eastAsia="en-IN"/>
              </w:rPr>
            </w:pPr>
          </w:p>
        </w:tc>
      </w:tr>
      <w:tr w:rsidRPr="003D5A1B" w:rsidR="003D5A1B" w:rsidTr="003D5A1B" w14:paraId="630DBCD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0A8F11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3633C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6D687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4E14F1"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4864EB9"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&gt;001&lt;/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86DBA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A4BA2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8758D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69148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A45CE71" w14:textId="77777777">
            <w:pPr>
              <w:spacing w:after="0" w:line="240" w:lineRule="auto"/>
              <w:ind w:left="0"/>
              <w:rPr>
                <w:sz w:val="20"/>
                <w:lang w:val="en-IN" w:eastAsia="en-IN"/>
              </w:rPr>
            </w:pPr>
          </w:p>
        </w:tc>
      </w:tr>
      <w:tr w:rsidRPr="003D5A1B" w:rsidR="003D5A1B" w:rsidTr="003D5A1B" w14:paraId="4696D4E7"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1132ED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F8F60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03310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7D96B8"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1B0BBFE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&gt;UD&lt;/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CDB718"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F5D3B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C7A53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1AF0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9A6163" w14:textId="77777777">
            <w:pPr>
              <w:spacing w:after="0" w:line="240" w:lineRule="auto"/>
              <w:ind w:left="0"/>
              <w:rPr>
                <w:sz w:val="20"/>
                <w:lang w:val="en-IN" w:eastAsia="en-IN"/>
              </w:rPr>
            </w:pPr>
          </w:p>
        </w:tc>
      </w:tr>
      <w:tr w:rsidRPr="003D5A1B" w:rsidR="003D5A1B" w:rsidTr="003D5A1B" w14:paraId="6E47A04E"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37275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91C9D7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D2DAF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26263F"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795F86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6880F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29020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3FFFF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4C7C42" w14:textId="77777777">
            <w:pPr>
              <w:spacing w:after="0" w:line="240" w:lineRule="auto"/>
              <w:ind w:left="0"/>
              <w:rPr>
                <w:sz w:val="20"/>
                <w:lang w:val="en-IN" w:eastAsia="en-IN"/>
              </w:rPr>
            </w:pPr>
          </w:p>
        </w:tc>
      </w:tr>
      <w:tr w:rsidRPr="003D5A1B" w:rsidR="003D5A1B" w:rsidTr="003D5A1B" w14:paraId="4A82140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CDDB0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BF33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17907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0CCA11"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39B0BC8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&gt;29-Jan-2023&lt;/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C3E46E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3342B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9454A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807E82" w14:textId="77777777">
            <w:pPr>
              <w:spacing w:after="0" w:line="240" w:lineRule="auto"/>
              <w:ind w:left="0"/>
              <w:rPr>
                <w:sz w:val="20"/>
                <w:lang w:val="en-IN" w:eastAsia="en-IN"/>
              </w:rPr>
            </w:pPr>
          </w:p>
        </w:tc>
      </w:tr>
      <w:tr w:rsidRPr="003D5A1B" w:rsidR="003D5A1B" w:rsidTr="003D5A1B" w14:paraId="331DFE1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B46F90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CB787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DA97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0409D6"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72FA384C"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&gt;09:58&lt;/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4EA87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A24DA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8ABB4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3EFC3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5F9684" w14:textId="77777777">
            <w:pPr>
              <w:spacing w:after="0" w:line="240" w:lineRule="auto"/>
              <w:ind w:left="0"/>
              <w:rPr>
                <w:sz w:val="20"/>
                <w:lang w:val="en-IN" w:eastAsia="en-IN"/>
              </w:rPr>
            </w:pPr>
          </w:p>
        </w:tc>
      </w:tr>
      <w:tr w:rsidRPr="003D5A1B" w:rsidR="003D5A1B" w:rsidTr="003D5A1B" w14:paraId="4E171A1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0A8FA9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A33F7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C6775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DC5C62"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32D0DC0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&gt;GURGAON CPC&lt;/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1964D9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2A76A9" w14:textId="77777777">
            <w:pPr>
              <w:spacing w:after="0" w:line="240" w:lineRule="auto"/>
              <w:ind w:left="0"/>
              <w:rPr>
                <w:sz w:val="20"/>
                <w:lang w:val="en-IN" w:eastAsia="en-IN"/>
              </w:rPr>
            </w:pPr>
          </w:p>
        </w:tc>
      </w:tr>
      <w:tr w:rsidRPr="003D5A1B" w:rsidR="003D5A1B" w:rsidTr="003D5A1B" w14:paraId="6D370A5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74FF4D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7191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E15BE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9031BE"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72D136A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&gt;GGE&lt;/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2A0BB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B105919" w14:textId="77777777">
            <w:pPr>
              <w:spacing w:after="0" w:line="240" w:lineRule="auto"/>
              <w:ind w:left="0"/>
              <w:rPr>
                <w:sz w:val="20"/>
                <w:lang w:val="en-IN" w:eastAsia="en-IN"/>
              </w:rPr>
            </w:pPr>
          </w:p>
        </w:tc>
      </w:tr>
      <w:tr w:rsidRPr="003D5A1B" w:rsidR="003D5A1B" w:rsidTr="003D5A1B" w14:paraId="1286749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393B78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F51B8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2EB1C9"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7C67436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90FEDD"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58E2C4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46021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CA820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EAE1F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EBAD0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58C4E6" w14:textId="77777777">
            <w:pPr>
              <w:spacing w:after="0" w:line="240" w:lineRule="auto"/>
              <w:ind w:left="0"/>
              <w:rPr>
                <w:sz w:val="20"/>
                <w:lang w:val="en-IN" w:eastAsia="en-IN"/>
              </w:rPr>
            </w:pPr>
          </w:p>
        </w:tc>
      </w:tr>
      <w:tr w:rsidRPr="003D5A1B" w:rsidR="003D5A1B" w:rsidTr="003D5A1B" w14:paraId="6464D855"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B3462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AD32A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7D912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36667F"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4407147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A8FC8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3EBFAE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05CE3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C5847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078FEE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D722F4" w14:textId="77777777">
            <w:pPr>
              <w:spacing w:after="0" w:line="240" w:lineRule="auto"/>
              <w:ind w:left="0"/>
              <w:rPr>
                <w:sz w:val="20"/>
                <w:lang w:val="en-IN" w:eastAsia="en-IN"/>
              </w:rPr>
            </w:pPr>
          </w:p>
        </w:tc>
      </w:tr>
      <w:tr w:rsidRPr="003D5A1B" w:rsidR="003D5A1B" w:rsidTr="003D5A1B" w14:paraId="570AF6B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BCC321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AA3D7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052FB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0524E6"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0765711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FURTHER CONNECTED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B0113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90411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1EFE35" w14:textId="77777777">
            <w:pPr>
              <w:spacing w:after="0" w:line="240" w:lineRule="auto"/>
              <w:ind w:left="0"/>
              <w:rPr>
                <w:sz w:val="20"/>
                <w:lang w:val="en-IN" w:eastAsia="en-IN"/>
              </w:rPr>
            </w:pPr>
          </w:p>
        </w:tc>
      </w:tr>
      <w:tr w:rsidRPr="003D5A1B" w:rsidR="003D5A1B" w:rsidTr="003D5A1B" w14:paraId="313EF0C7"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AA7C4E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3A2E3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00B81F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86C5EA"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163774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&gt;003&lt;/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E3AD6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7FC3E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8C127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AD686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8BE78E" w14:textId="77777777">
            <w:pPr>
              <w:spacing w:after="0" w:line="240" w:lineRule="auto"/>
              <w:ind w:left="0"/>
              <w:rPr>
                <w:sz w:val="20"/>
                <w:lang w:val="en-IN" w:eastAsia="en-IN"/>
              </w:rPr>
            </w:pPr>
          </w:p>
        </w:tc>
      </w:tr>
      <w:tr w:rsidRPr="003D5A1B" w:rsidR="003D5A1B" w:rsidTr="003D5A1B" w14:paraId="5C381CF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6A7D2F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F5625C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F506E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116DF9B"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058CF15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&gt;UD&lt;/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123FC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625E4E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CC28F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4BA5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E144F6F" w14:textId="77777777">
            <w:pPr>
              <w:spacing w:after="0" w:line="240" w:lineRule="auto"/>
              <w:ind w:left="0"/>
              <w:rPr>
                <w:sz w:val="20"/>
                <w:lang w:val="en-IN" w:eastAsia="en-IN"/>
              </w:rPr>
            </w:pPr>
          </w:p>
        </w:tc>
      </w:tr>
      <w:tr w:rsidRPr="003D5A1B" w:rsidR="003D5A1B" w:rsidTr="003D5A1B" w14:paraId="5A0BC84E"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FBBAF5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43136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4CD64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C60710"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5C09C86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59FE3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7A8C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6442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6594D7" w14:textId="77777777">
            <w:pPr>
              <w:spacing w:after="0" w:line="240" w:lineRule="auto"/>
              <w:ind w:left="0"/>
              <w:rPr>
                <w:sz w:val="20"/>
                <w:lang w:val="en-IN" w:eastAsia="en-IN"/>
              </w:rPr>
            </w:pPr>
          </w:p>
        </w:tc>
      </w:tr>
      <w:tr w:rsidRPr="003D5A1B" w:rsidR="003D5A1B" w:rsidTr="003D5A1B" w14:paraId="2EC179F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1104E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91E9C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C2746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F93A1D"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4F372D1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&gt;28-Jan-2023&lt;/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2C8F0C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C9784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17226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7901D51" w14:textId="77777777">
            <w:pPr>
              <w:spacing w:after="0" w:line="240" w:lineRule="auto"/>
              <w:ind w:left="0"/>
              <w:rPr>
                <w:sz w:val="20"/>
                <w:lang w:val="en-IN" w:eastAsia="en-IN"/>
              </w:rPr>
            </w:pPr>
          </w:p>
        </w:tc>
      </w:tr>
      <w:tr w:rsidRPr="003D5A1B" w:rsidR="003D5A1B" w:rsidTr="003D5A1B" w14:paraId="7B62AEE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F7145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87563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E0299A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CE4FB3"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69D4554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&gt;21:33&lt;/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1D94B8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34659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2A5E5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7245E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F0E3DE" w14:textId="77777777">
            <w:pPr>
              <w:spacing w:after="0" w:line="240" w:lineRule="auto"/>
              <w:ind w:left="0"/>
              <w:rPr>
                <w:sz w:val="20"/>
                <w:lang w:val="en-IN" w:eastAsia="en-IN"/>
              </w:rPr>
            </w:pPr>
          </w:p>
        </w:tc>
      </w:tr>
      <w:tr w:rsidRPr="003D5A1B" w:rsidR="003D5A1B" w:rsidTr="003D5A1B" w14:paraId="5392643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3DC226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F202D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88B76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7F1E148"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455C7DB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4ED6C8"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05D349C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21B563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C84E3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6D1E3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D2E2C4E"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2F6688E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9DB95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DD0345" w14:textId="77777777">
            <w:pPr>
              <w:spacing w:after="0" w:line="240" w:lineRule="auto"/>
              <w:ind w:left="0"/>
              <w:rPr>
                <w:sz w:val="20"/>
                <w:lang w:val="en-IN" w:eastAsia="en-IN"/>
              </w:rPr>
            </w:pPr>
          </w:p>
        </w:tc>
      </w:tr>
      <w:tr w:rsidRPr="003D5A1B" w:rsidR="003D5A1B" w:rsidTr="003D5A1B" w14:paraId="122AB09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5C23DB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C6A14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A26B833"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3A75635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706F7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7051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FD8E8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512E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6928D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50B22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CF20D0" w14:textId="77777777">
            <w:pPr>
              <w:spacing w:after="0" w:line="240" w:lineRule="auto"/>
              <w:ind w:left="0"/>
              <w:rPr>
                <w:sz w:val="20"/>
                <w:lang w:val="en-IN" w:eastAsia="en-IN"/>
              </w:rPr>
            </w:pPr>
          </w:p>
        </w:tc>
      </w:tr>
      <w:tr w:rsidRPr="003D5A1B" w:rsidR="003D5A1B" w:rsidTr="003D5A1B" w14:paraId="5B8516E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AC47ED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42177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8A9CD4"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01AF22C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D5AA6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DF7B65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1A446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BEEA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323F3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B0E3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0AE1CC" w14:textId="77777777">
            <w:pPr>
              <w:spacing w:after="0" w:line="240" w:lineRule="auto"/>
              <w:ind w:left="0"/>
              <w:rPr>
                <w:sz w:val="20"/>
                <w:lang w:val="en-IN" w:eastAsia="en-IN"/>
              </w:rPr>
            </w:pPr>
          </w:p>
        </w:tc>
      </w:tr>
      <w:tr w:rsidRPr="003D5A1B" w:rsidR="003D5A1B" w:rsidTr="003D5A1B" w14:paraId="6525B52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BCC031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A06B0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365F7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F9C23C"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419D356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ARRIVED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15FCA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8A0C1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FE0F5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9F5FAA" w14:textId="77777777">
            <w:pPr>
              <w:spacing w:after="0" w:line="240" w:lineRule="auto"/>
              <w:ind w:left="0"/>
              <w:rPr>
                <w:sz w:val="20"/>
                <w:lang w:val="en-IN" w:eastAsia="en-IN"/>
              </w:rPr>
            </w:pPr>
          </w:p>
        </w:tc>
      </w:tr>
      <w:tr w:rsidRPr="003D5A1B" w:rsidR="003D5A1B" w:rsidTr="003D5A1B" w14:paraId="0A353CA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2A476E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7384C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B93A3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FBB9E8"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C17D64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&gt;001&lt;/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983D88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15929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0A6BBB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7C798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D4E26DA" w14:textId="77777777">
            <w:pPr>
              <w:spacing w:after="0" w:line="240" w:lineRule="auto"/>
              <w:ind w:left="0"/>
              <w:rPr>
                <w:sz w:val="20"/>
                <w:lang w:val="en-IN" w:eastAsia="en-IN"/>
              </w:rPr>
            </w:pPr>
          </w:p>
        </w:tc>
      </w:tr>
      <w:tr w:rsidRPr="003D5A1B" w:rsidR="003D5A1B" w:rsidTr="003D5A1B" w14:paraId="74A234C9"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763D89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79B6A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60362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0A2CB7"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3624B5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&gt;UD&lt;/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F005F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20CC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442F8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E065E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B2EFB2" w14:textId="77777777">
            <w:pPr>
              <w:spacing w:after="0" w:line="240" w:lineRule="auto"/>
              <w:ind w:left="0"/>
              <w:rPr>
                <w:sz w:val="20"/>
                <w:lang w:val="en-IN" w:eastAsia="en-IN"/>
              </w:rPr>
            </w:pPr>
          </w:p>
        </w:tc>
      </w:tr>
      <w:tr w:rsidRPr="003D5A1B" w:rsidR="003D5A1B" w:rsidTr="003D5A1B" w14:paraId="600EDA07"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DCFFAE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D961B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873FC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A60D5C"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45B3D1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437DD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73E61F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410C8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8B9CE5" w14:textId="77777777">
            <w:pPr>
              <w:spacing w:after="0" w:line="240" w:lineRule="auto"/>
              <w:ind w:left="0"/>
              <w:rPr>
                <w:sz w:val="20"/>
                <w:lang w:val="en-IN" w:eastAsia="en-IN"/>
              </w:rPr>
            </w:pPr>
          </w:p>
        </w:tc>
      </w:tr>
      <w:tr w:rsidRPr="003D5A1B" w:rsidR="003D5A1B" w:rsidTr="003D5A1B" w14:paraId="1448AA2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4CF1A6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34D5C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FA36D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17BAFD"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306D5BB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&gt;28-Jan-2023&lt;/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656E1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3CB7E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66F8A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5DBDD6" w14:textId="77777777">
            <w:pPr>
              <w:spacing w:after="0" w:line="240" w:lineRule="auto"/>
              <w:ind w:left="0"/>
              <w:rPr>
                <w:sz w:val="20"/>
                <w:lang w:val="en-IN" w:eastAsia="en-IN"/>
              </w:rPr>
            </w:pPr>
          </w:p>
        </w:tc>
      </w:tr>
      <w:tr w:rsidRPr="003D5A1B" w:rsidR="003D5A1B" w:rsidTr="003D5A1B" w14:paraId="7205A39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2B4C48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E557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855C4E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D6FD99D"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6FC340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&gt;19:43&lt;/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63C74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E0E27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5D73E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34625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ADE3B6" w14:textId="77777777">
            <w:pPr>
              <w:spacing w:after="0" w:line="240" w:lineRule="auto"/>
              <w:ind w:left="0"/>
              <w:rPr>
                <w:sz w:val="20"/>
                <w:lang w:val="en-IN" w:eastAsia="en-IN"/>
              </w:rPr>
            </w:pPr>
          </w:p>
        </w:tc>
      </w:tr>
      <w:tr w:rsidRPr="003D5A1B" w:rsidR="003D5A1B" w:rsidTr="003D5A1B" w14:paraId="59F9E24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D6104E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0635A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F4483A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7ABA64"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394D4E6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C537C8"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7833CF4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2698EF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9F3C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D93F4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5C3599"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5E80DCA9"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9E347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4E5587" w14:textId="77777777">
            <w:pPr>
              <w:spacing w:after="0" w:line="240" w:lineRule="auto"/>
              <w:ind w:left="0"/>
              <w:rPr>
                <w:sz w:val="20"/>
                <w:lang w:val="en-IN" w:eastAsia="en-IN"/>
              </w:rPr>
            </w:pPr>
          </w:p>
        </w:tc>
      </w:tr>
      <w:tr w:rsidRPr="003D5A1B" w:rsidR="003D5A1B" w:rsidTr="003D5A1B" w14:paraId="0E0BBD3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6A453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91F6FB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0D2088"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20A600F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7EB08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4643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9251D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59D0B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A9A84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FA92F2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833EC3" w14:textId="77777777">
            <w:pPr>
              <w:spacing w:after="0" w:line="240" w:lineRule="auto"/>
              <w:ind w:left="0"/>
              <w:rPr>
                <w:sz w:val="20"/>
                <w:lang w:val="en-IN" w:eastAsia="en-IN"/>
              </w:rPr>
            </w:pPr>
          </w:p>
        </w:tc>
      </w:tr>
      <w:tr w:rsidRPr="003D5A1B" w:rsidR="003D5A1B" w:rsidTr="003D5A1B" w14:paraId="2AE576D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367DDC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2B3BE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920A05"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219762C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B4EA4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8C36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16999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1011A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82EB1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80E77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3D40A3" w14:textId="77777777">
            <w:pPr>
              <w:spacing w:after="0" w:line="240" w:lineRule="auto"/>
              <w:ind w:left="0"/>
              <w:rPr>
                <w:sz w:val="20"/>
                <w:lang w:val="en-IN" w:eastAsia="en-IN"/>
              </w:rPr>
            </w:pPr>
          </w:p>
        </w:tc>
      </w:tr>
      <w:tr w:rsidRPr="003D5A1B" w:rsidR="003D5A1B" w:rsidTr="003D5A1B" w14:paraId="72F6E04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00E11B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C9947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E52231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187B6D"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6643D12C"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&lt;Scan&gt;SHIPMENT PICKED UP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BC774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37AC2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9D49FE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070FD2" w14:textId="77777777">
            <w:pPr>
              <w:spacing w:after="0" w:line="240" w:lineRule="auto"/>
              <w:ind w:left="0"/>
              <w:rPr>
                <w:sz w:val="20"/>
                <w:lang w:val="en-IN" w:eastAsia="en-IN"/>
              </w:rPr>
            </w:pPr>
          </w:p>
        </w:tc>
      </w:tr>
      <w:tr w:rsidRPr="003D5A1B" w:rsidR="003D5A1B" w:rsidTr="003D5A1B" w14:paraId="1EE87A8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405E5D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4F6D3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F1D46A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2C115D"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2A30C6E"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&gt;015&lt;/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20A45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4C6E6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6350B8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C07782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9A6383" w14:textId="77777777">
            <w:pPr>
              <w:spacing w:after="0" w:line="240" w:lineRule="auto"/>
              <w:ind w:left="0"/>
              <w:rPr>
                <w:sz w:val="20"/>
                <w:lang w:val="en-IN" w:eastAsia="en-IN"/>
              </w:rPr>
            </w:pPr>
          </w:p>
        </w:tc>
      </w:tr>
      <w:tr w:rsidRPr="003D5A1B" w:rsidR="003D5A1B" w:rsidTr="003D5A1B" w14:paraId="35423BC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7B129A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98476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F93DA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BED85C"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6E7EE6BC"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&gt;UD&lt;/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66A5AD"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EE8D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A8F61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F4C42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0165EDE" w14:textId="77777777">
            <w:pPr>
              <w:spacing w:after="0" w:line="240" w:lineRule="auto"/>
              <w:ind w:left="0"/>
              <w:rPr>
                <w:sz w:val="20"/>
                <w:lang w:val="en-IN" w:eastAsia="en-IN"/>
              </w:rPr>
            </w:pPr>
          </w:p>
        </w:tc>
      </w:tr>
      <w:tr w:rsidRPr="003D5A1B" w:rsidR="003D5A1B" w:rsidTr="003D5A1B" w14:paraId="262DF74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8FCD0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C7A0B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6CE28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3AECF2"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51A0D7A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7E166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A2E6D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2A7EB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4B2DEE" w14:textId="77777777">
            <w:pPr>
              <w:spacing w:after="0" w:line="240" w:lineRule="auto"/>
              <w:ind w:left="0"/>
              <w:rPr>
                <w:sz w:val="20"/>
                <w:lang w:val="en-IN" w:eastAsia="en-IN"/>
              </w:rPr>
            </w:pPr>
          </w:p>
        </w:tc>
      </w:tr>
      <w:tr w:rsidRPr="003D5A1B" w:rsidR="003D5A1B" w:rsidTr="003D5A1B" w14:paraId="698C648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C7517E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236F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6B40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8C8302"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B8AC09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&gt;27-Jan-2023&lt;/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0A302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E6FC5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6BBF8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AA00FD5" w14:textId="77777777">
            <w:pPr>
              <w:spacing w:after="0" w:line="240" w:lineRule="auto"/>
              <w:ind w:left="0"/>
              <w:rPr>
                <w:sz w:val="20"/>
                <w:lang w:val="en-IN" w:eastAsia="en-IN"/>
              </w:rPr>
            </w:pPr>
          </w:p>
        </w:tc>
      </w:tr>
      <w:tr w:rsidRPr="003D5A1B" w:rsidR="003D5A1B" w:rsidTr="003D5A1B" w14:paraId="5CF33BC9"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9F878A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39D66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E2A2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8E6DF2"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191CB43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&gt;17:28&lt;/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3A202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F177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F73EE8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936E9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0668E7" w14:textId="77777777">
            <w:pPr>
              <w:spacing w:after="0" w:line="240" w:lineRule="auto"/>
              <w:ind w:left="0"/>
              <w:rPr>
                <w:sz w:val="20"/>
                <w:lang w:val="en-IN" w:eastAsia="en-IN"/>
              </w:rPr>
            </w:pPr>
          </w:p>
        </w:tc>
      </w:tr>
      <w:tr w:rsidRPr="003D5A1B" w:rsidR="003D5A1B" w:rsidTr="003D5A1B" w14:paraId="769EC99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A496E0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0DE9F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D66FA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85D39A"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2813797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2683E6"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001CF53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4A8D18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7A943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93CA1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8BD5163"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41E82C2A"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F3220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6C0C34" w14:textId="77777777">
            <w:pPr>
              <w:spacing w:after="0" w:line="240" w:lineRule="auto"/>
              <w:ind w:left="0"/>
              <w:rPr>
                <w:sz w:val="20"/>
                <w:lang w:val="en-IN" w:eastAsia="en-IN"/>
              </w:rPr>
            </w:pPr>
          </w:p>
        </w:tc>
      </w:tr>
      <w:tr w:rsidRPr="003D5A1B" w:rsidR="003D5A1B" w:rsidTr="003D5A1B" w14:paraId="382AC39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1F7428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5BFF3D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FA22D9"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5A17AAF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0667D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C9D5E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20E1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785529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BE685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B674C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9AACA96" w14:textId="77777777">
            <w:pPr>
              <w:spacing w:after="0" w:line="240" w:lineRule="auto"/>
              <w:ind w:left="0"/>
              <w:rPr>
                <w:sz w:val="20"/>
                <w:lang w:val="en-IN" w:eastAsia="en-IN"/>
              </w:rPr>
            </w:pPr>
          </w:p>
        </w:tc>
      </w:tr>
      <w:tr w:rsidRPr="003D5A1B" w:rsidR="003D5A1B" w:rsidTr="003D5A1B" w14:paraId="782707E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B9E75A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14AD4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47A726"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2CE4456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C47702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BA5C1E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0BECC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870A2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9E143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F79B6A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B61F5FE" w14:textId="77777777">
            <w:pPr>
              <w:spacing w:after="0" w:line="240" w:lineRule="auto"/>
              <w:ind w:left="0"/>
              <w:rPr>
                <w:sz w:val="20"/>
                <w:lang w:val="en-IN" w:eastAsia="en-IN"/>
              </w:rPr>
            </w:pPr>
          </w:p>
        </w:tc>
      </w:tr>
      <w:tr w:rsidRPr="003D5A1B" w:rsidR="003D5A1B" w:rsidTr="003D5A1B" w14:paraId="667A18F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C6657A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3C459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C4712C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A8B429"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7C146E7E"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&lt;Scan&gt;PICKUP EMPLOYEE IS OUT TO P/U SHIPMENT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DFE3A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2DCF64" w14:textId="77777777">
            <w:pPr>
              <w:spacing w:after="0" w:line="240" w:lineRule="auto"/>
              <w:ind w:left="0"/>
              <w:rPr>
                <w:sz w:val="20"/>
                <w:lang w:val="en-IN" w:eastAsia="en-IN"/>
              </w:rPr>
            </w:pPr>
          </w:p>
        </w:tc>
      </w:tr>
      <w:tr w:rsidRPr="003D5A1B" w:rsidR="003D5A1B" w:rsidTr="003D5A1B" w14:paraId="0FE2DA97"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51D0D0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88C59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101C3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179ABD"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D980B0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&gt;501&lt;/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EB87C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C573C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F85F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6FF94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BA3DD4" w14:textId="77777777">
            <w:pPr>
              <w:spacing w:after="0" w:line="240" w:lineRule="auto"/>
              <w:ind w:left="0"/>
              <w:rPr>
                <w:sz w:val="20"/>
                <w:lang w:val="en-IN" w:eastAsia="en-IN"/>
              </w:rPr>
            </w:pPr>
          </w:p>
        </w:tc>
      </w:tr>
      <w:tr w:rsidRPr="003D5A1B" w:rsidR="003D5A1B" w:rsidTr="003D5A1B" w14:paraId="799C09C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CE88DF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09B6F5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0BF77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42137F1"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96BFCE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&gt;PU&lt;/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D125E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A79A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0CEF3F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7135F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31627C" w14:textId="77777777">
            <w:pPr>
              <w:spacing w:after="0" w:line="240" w:lineRule="auto"/>
              <w:ind w:left="0"/>
              <w:rPr>
                <w:sz w:val="20"/>
                <w:lang w:val="en-IN" w:eastAsia="en-IN"/>
              </w:rPr>
            </w:pPr>
          </w:p>
        </w:tc>
      </w:tr>
      <w:tr w:rsidRPr="003D5A1B" w:rsidR="003D5A1B" w:rsidTr="003D5A1B" w14:paraId="380C0D89"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2303C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9114F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BDD424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44B11A"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04B105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BE5736"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246D4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7816BF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18233A" w14:textId="77777777">
            <w:pPr>
              <w:spacing w:after="0" w:line="240" w:lineRule="auto"/>
              <w:ind w:left="0"/>
              <w:rPr>
                <w:sz w:val="20"/>
                <w:lang w:val="en-IN" w:eastAsia="en-IN"/>
              </w:rPr>
            </w:pPr>
          </w:p>
        </w:tc>
      </w:tr>
      <w:tr w:rsidRPr="003D5A1B" w:rsidR="003D5A1B" w:rsidTr="003D5A1B" w14:paraId="12A4E10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17013B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B130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948F6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4ECDFE"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741661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&gt;27-Jan-2023&lt;/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2F71C08"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FB53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B65B5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DB6B02" w14:textId="77777777">
            <w:pPr>
              <w:spacing w:after="0" w:line="240" w:lineRule="auto"/>
              <w:ind w:left="0"/>
              <w:rPr>
                <w:sz w:val="20"/>
                <w:lang w:val="en-IN" w:eastAsia="en-IN"/>
              </w:rPr>
            </w:pPr>
          </w:p>
        </w:tc>
      </w:tr>
      <w:tr w:rsidRPr="003D5A1B" w:rsidR="003D5A1B" w:rsidTr="003D5A1B" w14:paraId="3EE01139"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A589C7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771E1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C9BC7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E50A502"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66D70DE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&gt;16:35&lt;/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3D180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CFBED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D88F4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FD5C7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D18B76" w14:textId="77777777">
            <w:pPr>
              <w:spacing w:after="0" w:line="240" w:lineRule="auto"/>
              <w:ind w:left="0"/>
              <w:rPr>
                <w:sz w:val="20"/>
                <w:lang w:val="en-IN" w:eastAsia="en-IN"/>
              </w:rPr>
            </w:pPr>
          </w:p>
        </w:tc>
      </w:tr>
      <w:tr w:rsidRPr="003D5A1B" w:rsidR="003D5A1B" w:rsidTr="003D5A1B" w14:paraId="38F8737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5018C0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64C31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F9D93E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3F4455"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352D34B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4B2C8A"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0A6B608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2E73559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9A7006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C86A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B826CE"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50B57F1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DDA199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3143CC0" w14:textId="77777777">
            <w:pPr>
              <w:spacing w:after="0" w:line="240" w:lineRule="auto"/>
              <w:ind w:left="0"/>
              <w:rPr>
                <w:sz w:val="20"/>
                <w:lang w:val="en-IN" w:eastAsia="en-IN"/>
              </w:rPr>
            </w:pPr>
          </w:p>
        </w:tc>
      </w:tr>
      <w:tr w:rsidRPr="003D5A1B" w:rsidR="003D5A1B" w:rsidTr="003D5A1B" w14:paraId="65034A60"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461E4A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8E499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AAEF8A"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6BB4635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54C5A6"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2F234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06960E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B7E71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B290BE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B9D59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43B853" w14:textId="77777777">
            <w:pPr>
              <w:spacing w:after="0" w:line="240" w:lineRule="auto"/>
              <w:ind w:left="0"/>
              <w:rPr>
                <w:sz w:val="20"/>
                <w:lang w:val="en-IN" w:eastAsia="en-IN"/>
              </w:rPr>
            </w:pPr>
          </w:p>
        </w:tc>
      </w:tr>
      <w:tr w:rsidRPr="003D5A1B" w:rsidR="003D5A1B" w:rsidTr="003D5A1B" w14:paraId="07BF58B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A4944C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7E0627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2DE603"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59DDF44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F0427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33D6A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BEC0A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9F277E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EF991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D0C09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A79A517" w14:textId="77777777">
            <w:pPr>
              <w:spacing w:after="0" w:line="240" w:lineRule="auto"/>
              <w:ind w:left="0"/>
              <w:rPr>
                <w:sz w:val="20"/>
                <w:lang w:val="en-IN" w:eastAsia="en-IN"/>
              </w:rPr>
            </w:pPr>
          </w:p>
        </w:tc>
      </w:tr>
      <w:tr w:rsidRPr="003D5A1B" w:rsidR="003D5A1B" w:rsidTr="003D5A1B" w14:paraId="1395089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2BA695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69510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75577F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E922F0"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0EEE3EF6"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&lt;Scan&gt;AUTO PICKUP REGISTERED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F21AD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FB874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A81E0AC" w14:textId="77777777">
            <w:pPr>
              <w:spacing w:after="0" w:line="240" w:lineRule="auto"/>
              <w:ind w:left="0"/>
              <w:rPr>
                <w:sz w:val="20"/>
                <w:lang w:val="en-IN" w:eastAsia="en-IN"/>
              </w:rPr>
            </w:pPr>
          </w:p>
        </w:tc>
      </w:tr>
      <w:tr w:rsidRPr="003D5A1B" w:rsidR="003D5A1B" w:rsidTr="003D5A1B" w14:paraId="5C0EA32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776739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63D950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8A8B8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178232"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51EAB54B"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&gt;544&lt;/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39E52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17BF2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0D6D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C20274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90F4DE" w14:textId="77777777">
            <w:pPr>
              <w:spacing w:after="0" w:line="240" w:lineRule="auto"/>
              <w:ind w:left="0"/>
              <w:rPr>
                <w:sz w:val="20"/>
                <w:lang w:val="en-IN" w:eastAsia="en-IN"/>
              </w:rPr>
            </w:pPr>
          </w:p>
        </w:tc>
      </w:tr>
      <w:tr w:rsidRPr="003D5A1B" w:rsidR="003D5A1B" w:rsidTr="003D5A1B" w14:paraId="2BABFD9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8967D2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4BA3B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0D4BB4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21B983"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24D69E4C"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&gt;PU&lt;/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839CE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C282FB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BACCA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54B033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C6D37C" w14:textId="77777777">
            <w:pPr>
              <w:spacing w:after="0" w:line="240" w:lineRule="auto"/>
              <w:ind w:left="0"/>
              <w:rPr>
                <w:sz w:val="20"/>
                <w:lang w:val="en-IN" w:eastAsia="en-IN"/>
              </w:rPr>
            </w:pPr>
          </w:p>
        </w:tc>
      </w:tr>
      <w:tr w:rsidRPr="003D5A1B" w:rsidR="003D5A1B" w:rsidTr="003D5A1B" w14:paraId="155A359C"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02D210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594E8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267F5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EFFCDB"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0FC425A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2E4D46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FB451D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B5C08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A83084" w14:textId="77777777">
            <w:pPr>
              <w:spacing w:after="0" w:line="240" w:lineRule="auto"/>
              <w:ind w:left="0"/>
              <w:rPr>
                <w:sz w:val="20"/>
                <w:lang w:val="en-IN" w:eastAsia="en-IN"/>
              </w:rPr>
            </w:pPr>
          </w:p>
        </w:tc>
      </w:tr>
      <w:tr w:rsidRPr="003D5A1B" w:rsidR="003D5A1B" w:rsidTr="003D5A1B" w14:paraId="20C2054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0C76CA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DA0FBD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3EB57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683F503"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F5B4697"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&gt;27-Jan-2023&lt;/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BAFC1C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0AAE97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7CAFD6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673DFD" w14:textId="77777777">
            <w:pPr>
              <w:spacing w:after="0" w:line="240" w:lineRule="auto"/>
              <w:ind w:left="0"/>
              <w:rPr>
                <w:sz w:val="20"/>
                <w:lang w:val="en-IN" w:eastAsia="en-IN"/>
              </w:rPr>
            </w:pPr>
          </w:p>
        </w:tc>
      </w:tr>
      <w:tr w:rsidRPr="003D5A1B" w:rsidR="003D5A1B" w:rsidTr="003D5A1B" w14:paraId="574348C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E50494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918319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34217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AF39197"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D2527C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&gt;03:02&lt;/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73893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638B8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EC624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4832C6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74AAFB4" w14:textId="77777777">
            <w:pPr>
              <w:spacing w:after="0" w:line="240" w:lineRule="auto"/>
              <w:ind w:left="0"/>
              <w:rPr>
                <w:sz w:val="20"/>
                <w:lang w:val="en-IN" w:eastAsia="en-IN"/>
              </w:rPr>
            </w:pPr>
          </w:p>
        </w:tc>
      </w:tr>
      <w:tr w:rsidRPr="003D5A1B" w:rsidR="003D5A1B" w:rsidTr="003D5A1B" w14:paraId="769610F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B4C09E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25D12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D6331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71E1DA"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77F2376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&gt;BLUE DART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43F74F"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4734E78" w14:textId="77777777">
            <w:pPr>
              <w:spacing w:after="0" w:line="240" w:lineRule="auto"/>
              <w:ind w:left="0"/>
              <w:rPr>
                <w:sz w:val="20"/>
                <w:lang w:val="en-IN" w:eastAsia="en-IN"/>
              </w:rPr>
            </w:pPr>
          </w:p>
        </w:tc>
      </w:tr>
      <w:tr w:rsidRPr="003D5A1B" w:rsidR="003D5A1B" w:rsidTr="003D5A1B" w14:paraId="6D1AE1A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61660A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8696B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5015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47BDD3"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3F4A26E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&gt;HQC&lt;/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C2A723"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92A6EF" w14:textId="77777777">
            <w:pPr>
              <w:spacing w:after="0" w:line="240" w:lineRule="auto"/>
              <w:ind w:left="0"/>
              <w:rPr>
                <w:sz w:val="20"/>
                <w:lang w:val="en-IN" w:eastAsia="en-IN"/>
              </w:rPr>
            </w:pPr>
          </w:p>
        </w:tc>
      </w:tr>
      <w:tr w:rsidRPr="003D5A1B" w:rsidR="003D5A1B" w:rsidTr="003D5A1B" w14:paraId="62867B2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B4FEB2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FC4FF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95988C"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6309DB1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27165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8FE44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534B91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AD0CD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D215D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9C46A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503178" w14:textId="77777777">
            <w:pPr>
              <w:spacing w:after="0" w:line="240" w:lineRule="auto"/>
              <w:ind w:left="0"/>
              <w:rPr>
                <w:sz w:val="20"/>
                <w:lang w:val="en-IN" w:eastAsia="en-IN"/>
              </w:rPr>
            </w:pPr>
          </w:p>
        </w:tc>
      </w:tr>
      <w:tr w:rsidRPr="003D5A1B" w:rsidR="003D5A1B" w:rsidTr="003D5A1B" w14:paraId="5D90F21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C3011C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B264A5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6FDF585"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17C0BEF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6AE6C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824C42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85CDC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35362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6C03C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FD9182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802825" w14:textId="77777777">
            <w:pPr>
              <w:spacing w:after="0" w:line="240" w:lineRule="auto"/>
              <w:ind w:left="0"/>
              <w:rPr>
                <w:sz w:val="20"/>
                <w:lang w:val="en-IN" w:eastAsia="en-IN"/>
              </w:rPr>
            </w:pPr>
          </w:p>
        </w:tc>
      </w:tr>
      <w:tr w:rsidRPr="003D5A1B" w:rsidR="003D5A1B" w:rsidTr="003D5A1B" w14:paraId="11D00F4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CA3AC8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1F7B6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CE2AF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53D619"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13493AA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&lt;Scan&gt;PICKUP HAS BEEN REGISTERED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B5CBE2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F8176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A631C4" w14:textId="77777777">
            <w:pPr>
              <w:spacing w:after="0" w:line="240" w:lineRule="auto"/>
              <w:ind w:left="0"/>
              <w:rPr>
                <w:sz w:val="20"/>
                <w:lang w:val="en-IN" w:eastAsia="en-IN"/>
              </w:rPr>
            </w:pPr>
          </w:p>
        </w:tc>
      </w:tr>
      <w:tr w:rsidRPr="003D5A1B" w:rsidR="003D5A1B" w:rsidTr="003D5A1B" w14:paraId="3A04F62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5E635C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A94B1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8B17AC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BF2510"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4EFDC6AE"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&gt;500&lt;/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BBE251"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AE626D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6D428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9EEE6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2C63FE" w14:textId="77777777">
            <w:pPr>
              <w:spacing w:after="0" w:line="240" w:lineRule="auto"/>
              <w:ind w:left="0"/>
              <w:rPr>
                <w:sz w:val="20"/>
                <w:lang w:val="en-IN" w:eastAsia="en-IN"/>
              </w:rPr>
            </w:pPr>
          </w:p>
        </w:tc>
      </w:tr>
      <w:tr w:rsidRPr="003D5A1B" w:rsidR="003D5A1B" w:rsidTr="003D5A1B" w14:paraId="2837517F"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B64A2D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C8F0E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CF524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94E8CE"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5CB3ED5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&gt;PU&lt;/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A51FE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C515E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DE692B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98499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4C9D32" w14:textId="77777777">
            <w:pPr>
              <w:spacing w:after="0" w:line="240" w:lineRule="auto"/>
              <w:ind w:left="0"/>
              <w:rPr>
                <w:sz w:val="20"/>
                <w:lang w:val="en-IN" w:eastAsia="en-IN"/>
              </w:rPr>
            </w:pPr>
          </w:p>
        </w:tc>
      </w:tr>
      <w:tr w:rsidRPr="003D5A1B" w:rsidR="003D5A1B" w:rsidTr="003D5A1B" w14:paraId="1FA068D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D3E2FC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5BCD44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8290EC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2981E0"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4568391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6291C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7F4D2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8BF53B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FB7410" w14:textId="77777777">
            <w:pPr>
              <w:spacing w:after="0" w:line="240" w:lineRule="auto"/>
              <w:ind w:left="0"/>
              <w:rPr>
                <w:sz w:val="20"/>
                <w:lang w:val="en-IN" w:eastAsia="en-IN"/>
              </w:rPr>
            </w:pPr>
          </w:p>
        </w:tc>
      </w:tr>
      <w:tr w:rsidRPr="003D5A1B" w:rsidR="003D5A1B" w:rsidTr="003D5A1B" w14:paraId="3102ACC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7E2266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9E8A07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C6043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417E780"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1418E32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&gt;27-Jan-2023&lt;/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9CF3E3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927EC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17488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454206" w14:textId="77777777">
            <w:pPr>
              <w:spacing w:after="0" w:line="240" w:lineRule="auto"/>
              <w:ind w:left="0"/>
              <w:rPr>
                <w:sz w:val="20"/>
                <w:lang w:val="en-IN" w:eastAsia="en-IN"/>
              </w:rPr>
            </w:pPr>
          </w:p>
        </w:tc>
      </w:tr>
      <w:tr w:rsidRPr="003D5A1B" w:rsidR="003D5A1B" w:rsidTr="003D5A1B" w14:paraId="08660FD9"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EAA5A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85A152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2EA51C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251478A"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6332751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&gt;03:02&lt;/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1C1D14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86BBA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D8EEB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74B03E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E08BF4" w14:textId="77777777">
            <w:pPr>
              <w:spacing w:after="0" w:line="240" w:lineRule="auto"/>
              <w:ind w:left="0"/>
              <w:rPr>
                <w:sz w:val="20"/>
                <w:lang w:val="en-IN" w:eastAsia="en-IN"/>
              </w:rPr>
            </w:pPr>
          </w:p>
        </w:tc>
      </w:tr>
      <w:tr w:rsidRPr="003D5A1B" w:rsidR="003D5A1B" w:rsidTr="003D5A1B" w14:paraId="0847E248"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E7AA33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1D4555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DAB4B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53763F"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3AEC1758"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E485740"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500FE3B3"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8C0A83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20136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A59EE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3CDFE94"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30AC348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67104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E95933" w14:textId="77777777">
            <w:pPr>
              <w:spacing w:after="0" w:line="240" w:lineRule="auto"/>
              <w:ind w:left="0"/>
              <w:rPr>
                <w:sz w:val="20"/>
                <w:lang w:val="en-IN" w:eastAsia="en-IN"/>
              </w:rPr>
            </w:pPr>
          </w:p>
        </w:tc>
      </w:tr>
      <w:tr w:rsidRPr="003D5A1B" w:rsidR="003D5A1B" w:rsidTr="003D5A1B" w14:paraId="0E0FC025"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C9F32A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6613D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11418A4"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6B0216E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A34A4A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09CAE1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5CFC75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1FB27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0E794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C4FE19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8EA2FE" w14:textId="77777777">
            <w:pPr>
              <w:spacing w:after="0" w:line="240" w:lineRule="auto"/>
              <w:ind w:left="0"/>
              <w:rPr>
                <w:sz w:val="20"/>
                <w:lang w:val="en-IN" w:eastAsia="en-IN"/>
              </w:rPr>
            </w:pPr>
          </w:p>
        </w:tc>
      </w:tr>
      <w:tr w:rsidRPr="003D5A1B" w:rsidR="003D5A1B" w:rsidTr="003D5A1B" w14:paraId="6CACF85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D4B051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20E047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ECD1D6C"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5DEE7ED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183F5D0"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E79F6E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80169D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46FF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BFF9A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D8D46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7596CBA" w14:textId="77777777">
            <w:pPr>
              <w:spacing w:after="0" w:line="240" w:lineRule="auto"/>
              <w:ind w:left="0"/>
              <w:rPr>
                <w:sz w:val="20"/>
                <w:lang w:val="en-IN" w:eastAsia="en-IN"/>
              </w:rPr>
            </w:pPr>
          </w:p>
        </w:tc>
      </w:tr>
      <w:tr w:rsidRPr="003D5A1B" w:rsidR="003D5A1B" w:rsidTr="003D5A1B" w14:paraId="1B5DBE4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2BFA9C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E0E3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76266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AD21B4" w14:textId="77777777">
            <w:pPr>
              <w:spacing w:after="0" w:line="240" w:lineRule="auto"/>
              <w:ind w:left="0"/>
              <w:rPr>
                <w:sz w:val="20"/>
                <w:lang w:val="en-IN" w:eastAsia="en-IN"/>
              </w:rPr>
            </w:pPr>
          </w:p>
        </w:tc>
        <w:tc>
          <w:tcPr>
            <w:tcW w:w="4800" w:type="dxa"/>
            <w:gridSpan w:val="5"/>
            <w:tcBorders>
              <w:top w:val="nil"/>
              <w:left w:val="nil"/>
              <w:bottom w:val="nil"/>
              <w:right w:val="nil"/>
            </w:tcBorders>
            <w:shd w:val="clear" w:color="auto" w:fill="auto"/>
            <w:noWrap/>
            <w:vAlign w:val="bottom"/>
            <w:hideMark/>
          </w:tcPr>
          <w:p w:rsidRPr="003D5A1B" w:rsidR="003D5A1B" w:rsidP="003D5A1B" w:rsidRDefault="003D5A1B" w14:paraId="7EF2C4C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&lt;Scan&gt;PICKUP HAS BEEN REGISTERED &lt;/Scan&gt;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736CE4"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125510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A15599" w14:textId="77777777">
            <w:pPr>
              <w:spacing w:after="0" w:line="240" w:lineRule="auto"/>
              <w:ind w:left="0"/>
              <w:rPr>
                <w:sz w:val="20"/>
                <w:lang w:val="en-IN" w:eastAsia="en-IN"/>
              </w:rPr>
            </w:pPr>
          </w:p>
        </w:tc>
      </w:tr>
      <w:tr w:rsidRPr="003D5A1B" w:rsidR="003D5A1B" w:rsidTr="003D5A1B" w14:paraId="74BF341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65A633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49D2D9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CEBCAF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CD5FA90"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57FA2CD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&gt;500&lt;/</w:t>
            </w:r>
            <w:proofErr w:type="spellStart"/>
            <w:r w:rsidRPr="003D5A1B">
              <w:rPr>
                <w:rFonts w:ascii="Calibri" w:hAnsi="Calibri" w:cs="Calibri"/>
                <w:color w:val="000000"/>
                <w:sz w:val="22"/>
                <w:szCs w:val="22"/>
                <w:lang w:val="en-IN" w:eastAsia="en-IN"/>
              </w:rPr>
              <w:t>ScanCode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3964B3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7CFFEB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16B200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5B9525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1988F53" w14:textId="77777777">
            <w:pPr>
              <w:spacing w:after="0" w:line="240" w:lineRule="auto"/>
              <w:ind w:left="0"/>
              <w:rPr>
                <w:sz w:val="20"/>
                <w:lang w:val="en-IN" w:eastAsia="en-IN"/>
              </w:rPr>
            </w:pPr>
          </w:p>
        </w:tc>
      </w:tr>
      <w:tr w:rsidRPr="003D5A1B" w:rsidR="003D5A1B" w:rsidTr="003D5A1B" w14:paraId="35C15614"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63D9D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C9BD6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7374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41990C"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31992A7E"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&gt;PU&lt;/</w:t>
            </w:r>
            <w:proofErr w:type="spellStart"/>
            <w:r w:rsidRPr="003D5A1B">
              <w:rPr>
                <w:rFonts w:ascii="Calibri" w:hAnsi="Calibri" w:cs="Calibri"/>
                <w:color w:val="000000"/>
                <w:sz w:val="22"/>
                <w:szCs w:val="22"/>
                <w:lang w:val="en-IN" w:eastAsia="en-IN"/>
              </w:rPr>
              <w:t>ScanType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BFFE20A"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28F71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3FA5E6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7038D0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E470615" w14:textId="77777777">
            <w:pPr>
              <w:spacing w:after="0" w:line="240" w:lineRule="auto"/>
              <w:ind w:left="0"/>
              <w:rPr>
                <w:sz w:val="20"/>
                <w:lang w:val="en-IN" w:eastAsia="en-IN"/>
              </w:rPr>
            </w:pPr>
          </w:p>
        </w:tc>
      </w:tr>
      <w:tr w:rsidRPr="003D5A1B" w:rsidR="003D5A1B" w:rsidTr="003D5A1B" w14:paraId="377AEE3B"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5510203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6B1E8B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23916B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29FFDD"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2D49ABC2"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&gt;S&lt;/</w:t>
            </w:r>
            <w:proofErr w:type="spellStart"/>
            <w:r w:rsidRPr="003D5A1B">
              <w:rPr>
                <w:rFonts w:ascii="Calibri" w:hAnsi="Calibri" w:cs="Calibri"/>
                <w:color w:val="000000"/>
                <w:sz w:val="22"/>
                <w:szCs w:val="22"/>
                <w:lang w:val="en-IN" w:eastAsia="en-IN"/>
              </w:rPr>
              <w:t>ScanGroupType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E4F0FA8"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A18AC9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FA23A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D9CE7F1" w14:textId="77777777">
            <w:pPr>
              <w:spacing w:after="0" w:line="240" w:lineRule="auto"/>
              <w:ind w:left="0"/>
              <w:rPr>
                <w:sz w:val="20"/>
                <w:lang w:val="en-IN" w:eastAsia="en-IN"/>
              </w:rPr>
            </w:pPr>
          </w:p>
        </w:tc>
      </w:tr>
      <w:tr w:rsidRPr="003D5A1B" w:rsidR="003D5A1B" w:rsidTr="003D5A1B" w14:paraId="7D517926"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21213A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A885BF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3DB17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5CEB1D6" w14:textId="77777777">
            <w:pPr>
              <w:spacing w:after="0" w:line="240" w:lineRule="auto"/>
              <w:ind w:left="0"/>
              <w:rPr>
                <w:sz w:val="20"/>
                <w:lang w:val="en-IN" w:eastAsia="en-IN"/>
              </w:rPr>
            </w:pPr>
          </w:p>
        </w:tc>
        <w:tc>
          <w:tcPr>
            <w:tcW w:w="3840" w:type="dxa"/>
            <w:gridSpan w:val="4"/>
            <w:tcBorders>
              <w:top w:val="nil"/>
              <w:left w:val="nil"/>
              <w:bottom w:val="nil"/>
              <w:right w:val="nil"/>
            </w:tcBorders>
            <w:shd w:val="clear" w:color="auto" w:fill="auto"/>
            <w:noWrap/>
            <w:vAlign w:val="bottom"/>
            <w:hideMark/>
          </w:tcPr>
          <w:p w:rsidRPr="003D5A1B" w:rsidR="003D5A1B" w:rsidP="003D5A1B" w:rsidRDefault="003D5A1B" w14:paraId="75893A7D"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&gt;26-Jan-2023&lt;/</w:t>
            </w:r>
            <w:proofErr w:type="spellStart"/>
            <w:r w:rsidRPr="003D5A1B">
              <w:rPr>
                <w:rFonts w:ascii="Calibri" w:hAnsi="Calibri" w:cs="Calibri"/>
                <w:color w:val="000000"/>
                <w:sz w:val="22"/>
                <w:szCs w:val="22"/>
                <w:lang w:val="en-IN" w:eastAsia="en-IN"/>
              </w:rPr>
              <w:t>ScanDate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95CA8B"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87F72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021B05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777E322" w14:textId="77777777">
            <w:pPr>
              <w:spacing w:after="0" w:line="240" w:lineRule="auto"/>
              <w:ind w:left="0"/>
              <w:rPr>
                <w:sz w:val="20"/>
                <w:lang w:val="en-IN" w:eastAsia="en-IN"/>
              </w:rPr>
            </w:pPr>
          </w:p>
        </w:tc>
      </w:tr>
      <w:tr w:rsidRPr="003D5A1B" w:rsidR="003D5A1B" w:rsidTr="003D5A1B" w14:paraId="1108B961"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39A192E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68E6C2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0D72C9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9D7822F" w14:textId="77777777">
            <w:pPr>
              <w:spacing w:after="0" w:line="240" w:lineRule="auto"/>
              <w:ind w:left="0"/>
              <w:rPr>
                <w:sz w:val="20"/>
                <w:lang w:val="en-IN" w:eastAsia="en-IN"/>
              </w:rPr>
            </w:pPr>
          </w:p>
        </w:tc>
        <w:tc>
          <w:tcPr>
            <w:tcW w:w="2880" w:type="dxa"/>
            <w:gridSpan w:val="3"/>
            <w:tcBorders>
              <w:top w:val="nil"/>
              <w:left w:val="nil"/>
              <w:bottom w:val="nil"/>
              <w:right w:val="nil"/>
            </w:tcBorders>
            <w:shd w:val="clear" w:color="auto" w:fill="auto"/>
            <w:noWrap/>
            <w:vAlign w:val="bottom"/>
            <w:hideMark/>
          </w:tcPr>
          <w:p w:rsidRPr="003D5A1B" w:rsidR="003D5A1B" w:rsidP="003D5A1B" w:rsidRDefault="003D5A1B" w14:paraId="5BAA4EA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&gt;11:29&lt;/</w:t>
            </w:r>
            <w:proofErr w:type="spellStart"/>
            <w:r w:rsidRPr="003D5A1B">
              <w:rPr>
                <w:rFonts w:ascii="Calibri" w:hAnsi="Calibri" w:cs="Calibri"/>
                <w:color w:val="000000"/>
                <w:sz w:val="22"/>
                <w:szCs w:val="22"/>
                <w:lang w:val="en-IN" w:eastAsia="en-IN"/>
              </w:rPr>
              <w:t>ScanTime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F97D64D"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F0510F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68375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91F97D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C11C6E9" w14:textId="77777777">
            <w:pPr>
              <w:spacing w:after="0" w:line="240" w:lineRule="auto"/>
              <w:ind w:left="0"/>
              <w:rPr>
                <w:sz w:val="20"/>
                <w:lang w:val="en-IN" w:eastAsia="en-IN"/>
              </w:rPr>
            </w:pPr>
          </w:p>
        </w:tc>
      </w:tr>
      <w:tr w:rsidRPr="003D5A1B" w:rsidR="003D5A1B" w:rsidTr="003D5A1B" w14:paraId="025D3A82"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16BC84D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404A2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26A6AA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8B4FE2" w14:textId="77777777">
            <w:pPr>
              <w:spacing w:after="0" w:line="240" w:lineRule="auto"/>
              <w:ind w:left="0"/>
              <w:rPr>
                <w:sz w:val="20"/>
                <w:lang w:val="en-IN" w:eastAsia="en-IN"/>
              </w:rPr>
            </w:pPr>
          </w:p>
        </w:tc>
        <w:tc>
          <w:tcPr>
            <w:tcW w:w="6720" w:type="dxa"/>
            <w:gridSpan w:val="7"/>
            <w:tcBorders>
              <w:top w:val="nil"/>
              <w:left w:val="nil"/>
              <w:bottom w:val="nil"/>
              <w:right w:val="nil"/>
            </w:tcBorders>
            <w:shd w:val="clear" w:color="auto" w:fill="auto"/>
            <w:noWrap/>
            <w:vAlign w:val="bottom"/>
            <w:hideMark/>
          </w:tcPr>
          <w:p w:rsidRPr="003D5A1B" w:rsidR="003D5A1B" w:rsidP="003D5A1B" w:rsidRDefault="003D5A1B" w14:paraId="56844D31"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&gt;TOLICHOWKI E-TAIL CENTRE&lt;/</w:t>
            </w:r>
            <w:proofErr w:type="spellStart"/>
            <w:r w:rsidRPr="003D5A1B">
              <w:rPr>
                <w:rFonts w:ascii="Calibri" w:hAnsi="Calibri" w:cs="Calibri"/>
                <w:color w:val="000000"/>
                <w:sz w:val="22"/>
                <w:szCs w:val="22"/>
                <w:lang w:val="en-IN" w:eastAsia="en-IN"/>
              </w:rPr>
              <w:t>ScannedLocation</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C924491" w14:textId="77777777">
            <w:pPr>
              <w:spacing w:after="0" w:line="240" w:lineRule="auto"/>
              <w:ind w:left="0"/>
              <w:rPr>
                <w:rFonts w:ascii="Calibri" w:hAnsi="Calibri" w:cs="Calibri"/>
                <w:color w:val="000000"/>
                <w:sz w:val="22"/>
                <w:szCs w:val="22"/>
                <w:lang w:val="en-IN" w:eastAsia="en-IN"/>
              </w:rPr>
            </w:pPr>
          </w:p>
        </w:tc>
      </w:tr>
      <w:tr w:rsidRPr="003D5A1B" w:rsidR="003D5A1B" w:rsidTr="003D5A1B" w14:paraId="351BF34E"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D9A39C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0A896F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B4474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51EC4C1" w14:textId="77777777">
            <w:pPr>
              <w:spacing w:after="0" w:line="240" w:lineRule="auto"/>
              <w:ind w:left="0"/>
              <w:rPr>
                <w:sz w:val="20"/>
                <w:lang w:val="en-IN" w:eastAsia="en-IN"/>
              </w:rPr>
            </w:pPr>
          </w:p>
        </w:tc>
        <w:tc>
          <w:tcPr>
            <w:tcW w:w="5760" w:type="dxa"/>
            <w:gridSpan w:val="6"/>
            <w:tcBorders>
              <w:top w:val="nil"/>
              <w:left w:val="nil"/>
              <w:bottom w:val="nil"/>
              <w:right w:val="nil"/>
            </w:tcBorders>
            <w:shd w:val="clear" w:color="auto" w:fill="auto"/>
            <w:noWrap/>
            <w:vAlign w:val="bottom"/>
            <w:hideMark/>
          </w:tcPr>
          <w:p w:rsidRPr="003D5A1B" w:rsidR="003D5A1B" w:rsidP="003D5A1B" w:rsidRDefault="003D5A1B" w14:paraId="386F2423"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&gt;TLE&lt;/</w:t>
            </w:r>
            <w:proofErr w:type="spellStart"/>
            <w:r w:rsidRPr="003D5A1B">
              <w:rPr>
                <w:rFonts w:ascii="Calibri" w:hAnsi="Calibri" w:cs="Calibri"/>
                <w:color w:val="000000"/>
                <w:sz w:val="22"/>
                <w:szCs w:val="22"/>
                <w:lang w:val="en-IN" w:eastAsia="en-IN"/>
              </w:rPr>
              <w:t>ScannedLocationCode</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CA2EA8"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6C91A3" w14:textId="77777777">
            <w:pPr>
              <w:spacing w:after="0" w:line="240" w:lineRule="auto"/>
              <w:ind w:left="0"/>
              <w:rPr>
                <w:sz w:val="20"/>
                <w:lang w:val="en-IN" w:eastAsia="en-IN"/>
              </w:rPr>
            </w:pPr>
          </w:p>
        </w:tc>
      </w:tr>
      <w:tr w:rsidRPr="003D5A1B" w:rsidR="003D5A1B" w:rsidTr="003D5A1B" w14:paraId="2E828A65"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0C51D00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A75EF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64F2CDD8"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51CFC670"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ScanDetail</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AFC90E7"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64FBC1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BEEC35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C8174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30D2C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012348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575AD35" w14:textId="77777777">
            <w:pPr>
              <w:spacing w:after="0" w:line="240" w:lineRule="auto"/>
              <w:ind w:left="0"/>
              <w:rPr>
                <w:sz w:val="20"/>
                <w:lang w:val="en-IN" w:eastAsia="en-IN"/>
              </w:rPr>
            </w:pPr>
          </w:p>
        </w:tc>
      </w:tr>
      <w:tr w:rsidRPr="003D5A1B" w:rsidR="003D5A1B" w:rsidTr="003D5A1B" w14:paraId="08D76B4E"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61040AB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31D3B3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375BA85"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&lt;/Scans&gt;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6815ECE"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C1EBA2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1D9838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096AB0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F2C0A1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78C6A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0D02FEF"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DCBA34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84421F5" w14:textId="77777777">
            <w:pPr>
              <w:spacing w:after="0" w:line="240" w:lineRule="auto"/>
              <w:ind w:left="0"/>
              <w:rPr>
                <w:sz w:val="20"/>
                <w:lang w:val="en-IN" w:eastAsia="en-IN"/>
              </w:rPr>
            </w:pPr>
          </w:p>
        </w:tc>
      </w:tr>
      <w:tr w:rsidRPr="003D5A1B" w:rsidR="003D5A1B" w:rsidTr="003D5A1B" w14:paraId="29BF7C2D"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4B3C44C2" w14:textId="77777777">
            <w:pPr>
              <w:spacing w:after="0" w:line="240" w:lineRule="auto"/>
              <w:ind w:left="0"/>
              <w:rPr>
                <w:sz w:val="20"/>
                <w:lang w:val="en-IN" w:eastAsia="en-IN"/>
              </w:rPr>
            </w:pPr>
          </w:p>
        </w:tc>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6226B3DF"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&lt;/Shipment&gt;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CF5359"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9BD2EF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BE6A1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8F9722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49C2E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26BE83B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5CFDC9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24DA5C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7DCB95A" w14:textId="77777777">
            <w:pPr>
              <w:spacing w:after="0" w:line="240" w:lineRule="auto"/>
              <w:ind w:left="0"/>
              <w:rPr>
                <w:sz w:val="20"/>
                <w:lang w:val="en-IN" w:eastAsia="en-IN"/>
              </w:rPr>
            </w:pPr>
          </w:p>
        </w:tc>
      </w:tr>
      <w:tr w:rsidRPr="003D5A1B" w:rsidR="003D5A1B" w:rsidTr="003D5A1B" w14:paraId="561B7D6E" w14:textId="77777777">
        <w:trPr>
          <w:trHeight w:val="290"/>
        </w:trPr>
        <w:tc>
          <w:tcPr>
            <w:tcW w:w="1920" w:type="dxa"/>
            <w:gridSpan w:val="2"/>
            <w:tcBorders>
              <w:top w:val="nil"/>
              <w:left w:val="nil"/>
              <w:bottom w:val="nil"/>
              <w:right w:val="nil"/>
            </w:tcBorders>
            <w:shd w:val="clear" w:color="auto" w:fill="auto"/>
            <w:noWrap/>
            <w:vAlign w:val="bottom"/>
            <w:hideMark/>
          </w:tcPr>
          <w:p w:rsidRPr="003D5A1B" w:rsidR="003D5A1B" w:rsidP="003D5A1B" w:rsidRDefault="003D5A1B" w14:paraId="320B92F4" w14:textId="77777777">
            <w:pPr>
              <w:spacing w:after="0" w:line="240" w:lineRule="auto"/>
              <w:ind w:left="0"/>
              <w:rPr>
                <w:rFonts w:ascii="Calibri" w:hAnsi="Calibri" w:cs="Calibri"/>
                <w:color w:val="000000"/>
                <w:sz w:val="22"/>
                <w:szCs w:val="22"/>
                <w:lang w:val="en-IN" w:eastAsia="en-IN"/>
              </w:rPr>
            </w:pPr>
            <w:r w:rsidRPr="003D5A1B">
              <w:rPr>
                <w:rFonts w:ascii="Calibri" w:hAnsi="Calibri" w:cs="Calibri"/>
                <w:color w:val="000000"/>
                <w:sz w:val="22"/>
                <w:szCs w:val="22"/>
                <w:lang w:val="en-IN" w:eastAsia="en-IN"/>
              </w:rPr>
              <w:t>&lt;/</w:t>
            </w:r>
            <w:proofErr w:type="spellStart"/>
            <w:r w:rsidRPr="003D5A1B">
              <w:rPr>
                <w:rFonts w:ascii="Calibri" w:hAnsi="Calibri" w:cs="Calibri"/>
                <w:color w:val="000000"/>
                <w:sz w:val="22"/>
                <w:szCs w:val="22"/>
                <w:lang w:val="en-IN" w:eastAsia="en-IN"/>
              </w:rPr>
              <w:t>ShipmentData</w:t>
            </w:r>
            <w:proofErr w:type="spellEnd"/>
            <w:r w:rsidRPr="003D5A1B">
              <w:rPr>
                <w:rFonts w:ascii="Calibri" w:hAnsi="Calibri" w:cs="Calibri"/>
                <w:color w:val="000000"/>
                <w:sz w:val="22"/>
                <w:szCs w:val="22"/>
                <w:lang w:val="en-IN" w:eastAsia="en-IN"/>
              </w:rPr>
              <w:t>&gt;</w:t>
            </w: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11174DC"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5BCC3B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5ACE1E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463368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2F551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BE0EB9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EBAC039"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D6CFF4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8B40C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4E420736" w14:textId="77777777">
            <w:pPr>
              <w:spacing w:after="0" w:line="240" w:lineRule="auto"/>
              <w:ind w:left="0"/>
              <w:rPr>
                <w:sz w:val="20"/>
                <w:lang w:val="en-IN" w:eastAsia="en-IN"/>
              </w:rPr>
            </w:pPr>
          </w:p>
        </w:tc>
      </w:tr>
      <w:tr w:rsidRPr="003D5A1B" w:rsidR="003D5A1B" w:rsidTr="003D5A1B" w14:paraId="2B04C9AA" w14:textId="77777777">
        <w:trPr>
          <w:trHeight w:val="290"/>
        </w:trPr>
        <w:tc>
          <w:tcPr>
            <w:tcW w:w="960" w:type="dxa"/>
            <w:tcBorders>
              <w:top w:val="nil"/>
              <w:left w:val="nil"/>
              <w:bottom w:val="nil"/>
              <w:right w:val="nil"/>
            </w:tcBorders>
            <w:shd w:val="clear" w:color="auto" w:fill="auto"/>
            <w:noWrap/>
            <w:vAlign w:val="bottom"/>
            <w:hideMark/>
          </w:tcPr>
          <w:p w:rsidRPr="003D5A1B" w:rsidR="003D5A1B" w:rsidP="003D5A1B" w:rsidRDefault="003D5A1B" w14:paraId="77A7C47E"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7A2A065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94124AC"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328ACD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A7B32C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3570BF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3D7344F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A28CA9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9EFB73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5C5404E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1E4D08E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3D5A1B" w:rsidR="003D5A1B" w:rsidP="003D5A1B" w:rsidRDefault="003D5A1B" w14:paraId="0C5B70D8" w14:textId="77777777">
            <w:pPr>
              <w:spacing w:after="0" w:line="240" w:lineRule="auto"/>
              <w:ind w:left="0"/>
              <w:rPr>
                <w:sz w:val="20"/>
                <w:lang w:val="en-IN" w:eastAsia="en-IN"/>
              </w:rPr>
            </w:pPr>
          </w:p>
        </w:tc>
      </w:tr>
    </w:tbl>
    <w:p w:rsidR="005B25DA" w:rsidP="00CA32F7" w:rsidRDefault="005B25DA" w14:paraId="088A4349" w14:textId="180A7B47">
      <w:pPr>
        <w:pStyle w:val="Heading3"/>
        <w:numPr>
          <w:ilvl w:val="3"/>
          <w:numId w:val="33"/>
        </w:numPr>
        <w:rPr>
          <w:rFonts w:cstheme="minorHAnsi"/>
          <w:i w:val="0"/>
          <w:iCs/>
        </w:rPr>
      </w:pPr>
      <w:bookmarkStart w:name="_Toc131585320" w:id="255"/>
      <w:r>
        <w:rPr>
          <w:rFonts w:cstheme="minorHAnsi"/>
          <w:i w:val="0"/>
          <w:iCs/>
        </w:rPr>
        <w:t>Shipment status</w:t>
      </w:r>
      <w:bookmarkEnd w:id="255"/>
    </w:p>
    <w:p w:rsidRPr="008C79B9" w:rsidR="00AD4590" w:rsidP="00AD4590" w:rsidRDefault="00AD4590" w14:paraId="55E52736" w14:textId="77777777">
      <w:pPr>
        <w:rPr>
          <w:u w:val="single"/>
        </w:rPr>
      </w:pPr>
      <w:r w:rsidRPr="008C79B9">
        <w:rPr>
          <w:u w:val="single"/>
        </w:rPr>
        <w:t>Request:</w:t>
      </w:r>
    </w:p>
    <w:p w:rsidR="00AD4590" w:rsidP="00AD4590" w:rsidRDefault="00AD4590" w14:paraId="531E2EE3" w14:textId="26E76A56">
      <w:pPr>
        <w:rPr>
          <w:rFonts w:ascii="Segoe UI" w:hAnsi="Segoe UI" w:cs="Segoe UI"/>
          <w:color w:val="212121"/>
          <w:sz w:val="18"/>
          <w:szCs w:val="18"/>
          <w:shd w:val="clear" w:color="auto" w:fill="FFFFFF"/>
        </w:rPr>
      </w:pPr>
      <w:r>
        <w:t xml:space="preserve">Sample URL - </w:t>
      </w:r>
      <w:hyperlink w:history="1" r:id="rId21">
        <w:r w:rsidRPr="00446875">
          <w:rPr>
            <w:rStyle w:val="Hyperlink"/>
            <w:rFonts w:ascii="Segoe UI" w:hAnsi="Segoe UI" w:cs="Segoe UI"/>
            <w:sz w:val="18"/>
            <w:szCs w:val="18"/>
            <w:shd w:val="clear" w:color="auto" w:fill="FFFFFF"/>
          </w:rPr>
          <w:t>https://api.bluedart.com/servlet/RoutingServlet?handler=tnt&amp;action=custawbquery&amp;loginid=BOM00001&amp;awb=awb&amp;numbers=76662235090&amp;format=xml&amp;lickey=4ecbd06dc0b9737d69120029cb05c9df%20&amp;verno=1&amp;scan=</w:t>
        </w:r>
      </w:hyperlink>
      <w:r w:rsidRPr="00DF751C" w:rsidR="00DF751C">
        <w:rPr>
          <w:rStyle w:val="Hyperlink"/>
          <w:rFonts w:cs="Segoe UI"/>
        </w:rPr>
        <w:t>0</w:t>
      </w:r>
    </w:p>
    <w:p w:rsidR="00AD4590" w:rsidP="00AD4590" w:rsidRDefault="00AD4590" w14:paraId="47F9A65D" w14:textId="5CB94E9B">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Note – Scan value equal to </w:t>
      </w:r>
      <w:r w:rsidR="00DF751C">
        <w:rPr>
          <w:rFonts w:ascii="Segoe UI" w:hAnsi="Segoe UI" w:cs="Segoe UI"/>
          <w:color w:val="212121"/>
          <w:sz w:val="18"/>
          <w:szCs w:val="18"/>
          <w:shd w:val="clear" w:color="auto" w:fill="FFFFFF"/>
        </w:rPr>
        <w:t>0</w:t>
      </w:r>
      <w:r>
        <w:rPr>
          <w:rFonts w:ascii="Segoe UI" w:hAnsi="Segoe UI" w:cs="Segoe UI"/>
          <w:color w:val="212121"/>
          <w:sz w:val="18"/>
          <w:szCs w:val="18"/>
          <w:shd w:val="clear" w:color="auto" w:fill="FFFFFF"/>
        </w:rPr>
        <w:t xml:space="preserve"> fetches </w:t>
      </w:r>
      <w:r w:rsidR="00DF751C">
        <w:rPr>
          <w:rFonts w:ascii="Segoe UI" w:hAnsi="Segoe UI" w:cs="Segoe UI"/>
          <w:color w:val="212121"/>
          <w:sz w:val="18"/>
          <w:szCs w:val="18"/>
          <w:shd w:val="clear" w:color="auto" w:fill="FFFFFF"/>
        </w:rPr>
        <w:t xml:space="preserve">latest </w:t>
      </w:r>
      <w:r>
        <w:rPr>
          <w:rFonts w:ascii="Segoe UI" w:hAnsi="Segoe UI" w:cs="Segoe UI"/>
          <w:color w:val="212121"/>
          <w:sz w:val="18"/>
          <w:szCs w:val="18"/>
          <w:shd w:val="clear" w:color="auto" w:fill="FFFFFF"/>
        </w:rPr>
        <w:t xml:space="preserve">scans done for the </w:t>
      </w:r>
      <w:proofErr w:type="gramStart"/>
      <w:r>
        <w:rPr>
          <w:rFonts w:ascii="Segoe UI" w:hAnsi="Segoe UI" w:cs="Segoe UI"/>
          <w:color w:val="212121"/>
          <w:sz w:val="18"/>
          <w:szCs w:val="18"/>
          <w:shd w:val="clear" w:color="auto" w:fill="FFFFFF"/>
        </w:rPr>
        <w:t>particular shipment</w:t>
      </w:r>
      <w:proofErr w:type="gramEnd"/>
      <w:r>
        <w:rPr>
          <w:rFonts w:ascii="Segoe UI" w:hAnsi="Segoe UI" w:cs="Segoe UI"/>
          <w:color w:val="212121"/>
          <w:sz w:val="18"/>
          <w:szCs w:val="18"/>
          <w:shd w:val="clear" w:color="auto" w:fill="FFFFFF"/>
        </w:rPr>
        <w:t>.</w:t>
      </w:r>
    </w:p>
    <w:p w:rsidR="00E36644" w:rsidP="00AD4590" w:rsidRDefault="00E36644" w14:paraId="2A954E7A" w14:textId="77777777">
      <w:pPr>
        <w:rPr>
          <w:u w:val="single"/>
        </w:rPr>
      </w:pPr>
    </w:p>
    <w:p w:rsidRPr="00AD4590" w:rsidR="00AD4590" w:rsidP="00AD4590" w:rsidRDefault="00AD4590" w14:paraId="0BEC844F" w14:textId="56D0FD61">
      <w:pPr>
        <w:rPr>
          <w:u w:val="single"/>
        </w:rPr>
      </w:pPr>
      <w:r w:rsidRPr="00AD4590">
        <w:rPr>
          <w:u w:val="single"/>
        </w:rPr>
        <w:t xml:space="preserve">Sample Output – </w:t>
      </w:r>
    </w:p>
    <w:tbl>
      <w:tblPr>
        <w:tblW w:w="7992" w:type="dxa"/>
        <w:tblLook w:val="04A0" w:firstRow="1" w:lastRow="0" w:firstColumn="1" w:lastColumn="0" w:noHBand="0" w:noVBand="1"/>
      </w:tblPr>
      <w:tblGrid>
        <w:gridCol w:w="960"/>
        <w:gridCol w:w="960"/>
        <w:gridCol w:w="1012"/>
        <w:gridCol w:w="1012"/>
        <w:gridCol w:w="1012"/>
        <w:gridCol w:w="1012"/>
        <w:gridCol w:w="1012"/>
        <w:gridCol w:w="1012"/>
      </w:tblGrid>
      <w:tr w:rsidRPr="00AE55AA" w:rsidR="00AE55AA" w:rsidTr="00AE55AA" w14:paraId="14980EFB" w14:textId="77777777">
        <w:trPr>
          <w:trHeight w:val="290"/>
        </w:trPr>
        <w:tc>
          <w:tcPr>
            <w:tcW w:w="1920" w:type="dxa"/>
            <w:gridSpan w:val="2"/>
            <w:tcBorders>
              <w:top w:val="nil"/>
              <w:left w:val="nil"/>
              <w:bottom w:val="nil"/>
              <w:right w:val="nil"/>
            </w:tcBorders>
            <w:shd w:val="clear" w:color="auto" w:fill="auto"/>
            <w:noWrap/>
            <w:vAlign w:val="bottom"/>
            <w:hideMark/>
          </w:tcPr>
          <w:p w:rsidRPr="00AE55AA" w:rsidR="00AE55AA" w:rsidP="00AE55AA" w:rsidRDefault="00AE55AA" w14:paraId="78136A45"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ShipmentData</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BE0D8BF"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BE7DEA5"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9552FD1"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44183087"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F0A8F72"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32DF18B" w14:textId="77777777">
            <w:pPr>
              <w:spacing w:after="0" w:line="240" w:lineRule="auto"/>
              <w:ind w:left="0"/>
              <w:rPr>
                <w:sz w:val="20"/>
                <w:lang w:val="en-IN" w:eastAsia="en-IN"/>
              </w:rPr>
            </w:pPr>
          </w:p>
        </w:tc>
      </w:tr>
      <w:tr w:rsidRPr="00AE55AA" w:rsidR="00AE55AA" w:rsidTr="00AE55AA" w14:paraId="40BB4BE6"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2883707B" w14:textId="77777777">
            <w:pPr>
              <w:spacing w:after="0" w:line="240" w:lineRule="auto"/>
              <w:ind w:left="0"/>
              <w:rPr>
                <w:sz w:val="20"/>
                <w:lang w:val="en-IN" w:eastAsia="en-IN"/>
              </w:rPr>
            </w:pPr>
          </w:p>
        </w:tc>
        <w:tc>
          <w:tcPr>
            <w:tcW w:w="6020" w:type="dxa"/>
            <w:gridSpan w:val="6"/>
            <w:tcBorders>
              <w:top w:val="nil"/>
              <w:left w:val="nil"/>
              <w:bottom w:val="nil"/>
              <w:right w:val="nil"/>
            </w:tcBorders>
            <w:shd w:val="clear" w:color="auto" w:fill="auto"/>
            <w:noWrap/>
            <w:vAlign w:val="bottom"/>
            <w:hideMark/>
          </w:tcPr>
          <w:p w:rsidRPr="00AE55AA" w:rsidR="00AE55AA" w:rsidP="00AE55AA" w:rsidRDefault="00AE55AA" w14:paraId="557ED920"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 xml:space="preserve">&lt;Shipment </w:t>
            </w:r>
            <w:proofErr w:type="spellStart"/>
            <w:r w:rsidRPr="00AE55AA">
              <w:rPr>
                <w:rFonts w:ascii="Calibri" w:hAnsi="Calibri" w:cs="Calibri"/>
                <w:color w:val="000000"/>
                <w:sz w:val="22"/>
                <w:szCs w:val="22"/>
                <w:lang w:val="en-IN" w:eastAsia="en-IN"/>
              </w:rPr>
              <w:t>RefNo</w:t>
            </w:r>
            <w:proofErr w:type="spellEnd"/>
            <w:r w:rsidRPr="00AE55AA">
              <w:rPr>
                <w:rFonts w:ascii="Calibri" w:hAnsi="Calibri" w:cs="Calibri"/>
                <w:color w:val="000000"/>
                <w:sz w:val="22"/>
                <w:szCs w:val="22"/>
                <w:lang w:val="en-IN" w:eastAsia="en-IN"/>
              </w:rPr>
              <w:t xml:space="preserve">="40091075" </w:t>
            </w:r>
            <w:proofErr w:type="spellStart"/>
            <w:r w:rsidRPr="00AE55AA">
              <w:rPr>
                <w:rFonts w:ascii="Calibri" w:hAnsi="Calibri" w:cs="Calibri"/>
                <w:color w:val="000000"/>
                <w:sz w:val="22"/>
                <w:szCs w:val="22"/>
                <w:lang w:val="en-IN" w:eastAsia="en-IN"/>
              </w:rPr>
              <w:t>WaybillNo</w:t>
            </w:r>
            <w:proofErr w:type="spellEnd"/>
            <w:r w:rsidRPr="00AE55AA">
              <w:rPr>
                <w:rFonts w:ascii="Calibri" w:hAnsi="Calibri" w:cs="Calibri"/>
                <w:color w:val="000000"/>
                <w:sz w:val="22"/>
                <w:szCs w:val="22"/>
                <w:lang w:val="en-IN" w:eastAsia="en-IN"/>
              </w:rPr>
              <w:t>="76662235090"&gt;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E5C9489"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0B9AC1F5"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6C5B816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0D805E3B" w14:textId="77777777">
            <w:pPr>
              <w:spacing w:after="0" w:line="240" w:lineRule="auto"/>
              <w:ind w:left="0"/>
              <w:rPr>
                <w:sz w:val="20"/>
                <w:lang w:val="en-IN" w:eastAsia="en-IN"/>
              </w:rPr>
            </w:pPr>
          </w:p>
        </w:tc>
        <w:tc>
          <w:tcPr>
            <w:tcW w:w="3036" w:type="dxa"/>
            <w:gridSpan w:val="3"/>
            <w:tcBorders>
              <w:top w:val="nil"/>
              <w:left w:val="nil"/>
              <w:bottom w:val="nil"/>
              <w:right w:val="nil"/>
            </w:tcBorders>
            <w:shd w:val="clear" w:color="auto" w:fill="auto"/>
            <w:noWrap/>
            <w:vAlign w:val="bottom"/>
            <w:hideMark/>
          </w:tcPr>
          <w:p w:rsidRPr="00AE55AA" w:rsidR="00AE55AA" w:rsidP="00AE55AA" w:rsidRDefault="00AE55AA" w14:paraId="10ABC332"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Prodcode</w:t>
            </w:r>
            <w:proofErr w:type="spellEnd"/>
            <w:r w:rsidRPr="00AE55AA">
              <w:rPr>
                <w:rFonts w:ascii="Calibri" w:hAnsi="Calibri" w:cs="Calibri"/>
                <w:color w:val="000000"/>
                <w:sz w:val="22"/>
                <w:szCs w:val="22"/>
                <w:lang w:val="en-IN" w:eastAsia="en-IN"/>
              </w:rPr>
              <w:t>&gt;A&lt;/</w:t>
            </w:r>
            <w:proofErr w:type="spellStart"/>
            <w:r w:rsidRPr="00AE55AA">
              <w:rPr>
                <w:rFonts w:ascii="Calibri" w:hAnsi="Calibri" w:cs="Calibri"/>
                <w:color w:val="000000"/>
                <w:sz w:val="22"/>
                <w:szCs w:val="22"/>
                <w:lang w:val="en-IN" w:eastAsia="en-IN"/>
              </w:rPr>
              <w:t>Prodcode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86C0CC3"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54326623"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C8529A1" w14:textId="77777777">
            <w:pPr>
              <w:spacing w:after="0" w:line="240" w:lineRule="auto"/>
              <w:ind w:left="0"/>
              <w:rPr>
                <w:sz w:val="20"/>
                <w:lang w:val="en-IN" w:eastAsia="en-IN"/>
              </w:rPr>
            </w:pPr>
          </w:p>
        </w:tc>
      </w:tr>
      <w:tr w:rsidRPr="00AE55AA" w:rsidR="00AE55AA" w:rsidTr="00AE55AA" w14:paraId="1A3FF273"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4B0F9DE2"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3128C4B0"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040E68C3"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 xml:space="preserve">&lt;Service&gt;Dart Apex - Door </w:t>
            </w:r>
            <w:proofErr w:type="gramStart"/>
            <w:r w:rsidRPr="00AE55AA">
              <w:rPr>
                <w:rFonts w:ascii="Calibri" w:hAnsi="Calibri" w:cs="Calibri"/>
                <w:color w:val="000000"/>
                <w:sz w:val="22"/>
                <w:szCs w:val="22"/>
                <w:lang w:val="en-IN" w:eastAsia="en-IN"/>
              </w:rPr>
              <w:t>To</w:t>
            </w:r>
            <w:proofErr w:type="gramEnd"/>
            <w:r w:rsidRPr="00AE55AA">
              <w:rPr>
                <w:rFonts w:ascii="Calibri" w:hAnsi="Calibri" w:cs="Calibri"/>
                <w:color w:val="000000"/>
                <w:sz w:val="22"/>
                <w:szCs w:val="22"/>
                <w:lang w:val="en-IN" w:eastAsia="en-IN"/>
              </w:rPr>
              <w:t xml:space="preserve"> Door&lt;/Service&gt;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7D5A5A1"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406555E2"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2244DAE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468EA171"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68D43780"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PickUpDate</w:t>
            </w:r>
            <w:proofErr w:type="spellEnd"/>
            <w:r w:rsidRPr="00AE55AA">
              <w:rPr>
                <w:rFonts w:ascii="Calibri" w:hAnsi="Calibri" w:cs="Calibri"/>
                <w:color w:val="000000"/>
                <w:sz w:val="22"/>
                <w:szCs w:val="22"/>
                <w:lang w:val="en-IN" w:eastAsia="en-IN"/>
              </w:rPr>
              <w:t>&gt;27 January 2023&lt;/</w:t>
            </w:r>
            <w:proofErr w:type="spellStart"/>
            <w:r w:rsidRPr="00AE55AA">
              <w:rPr>
                <w:rFonts w:ascii="Calibri" w:hAnsi="Calibri" w:cs="Calibri"/>
                <w:color w:val="000000"/>
                <w:sz w:val="22"/>
                <w:szCs w:val="22"/>
                <w:lang w:val="en-IN" w:eastAsia="en-IN"/>
              </w:rPr>
              <w:t>PickUpDate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0622655"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191ABFA2"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0A9C922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339E92FE" w14:textId="77777777">
            <w:pPr>
              <w:spacing w:after="0" w:line="240" w:lineRule="auto"/>
              <w:ind w:left="0"/>
              <w:rPr>
                <w:sz w:val="20"/>
                <w:lang w:val="en-IN" w:eastAsia="en-IN"/>
              </w:rPr>
            </w:pPr>
          </w:p>
        </w:tc>
        <w:tc>
          <w:tcPr>
            <w:tcW w:w="4048" w:type="dxa"/>
            <w:gridSpan w:val="4"/>
            <w:tcBorders>
              <w:top w:val="nil"/>
              <w:left w:val="nil"/>
              <w:bottom w:val="nil"/>
              <w:right w:val="nil"/>
            </w:tcBorders>
            <w:shd w:val="clear" w:color="auto" w:fill="auto"/>
            <w:noWrap/>
            <w:vAlign w:val="bottom"/>
            <w:hideMark/>
          </w:tcPr>
          <w:p w:rsidRPr="00AE55AA" w:rsidR="00AE55AA" w:rsidP="00AE55AA" w:rsidRDefault="00AE55AA" w14:paraId="6579EB0B"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PickUpTime</w:t>
            </w:r>
            <w:proofErr w:type="spellEnd"/>
            <w:r w:rsidRPr="00AE55AA">
              <w:rPr>
                <w:rFonts w:ascii="Calibri" w:hAnsi="Calibri" w:cs="Calibri"/>
                <w:color w:val="000000"/>
                <w:sz w:val="22"/>
                <w:szCs w:val="22"/>
                <w:lang w:val="en-IN" w:eastAsia="en-IN"/>
              </w:rPr>
              <w:t>&gt;1728&lt;/</w:t>
            </w:r>
            <w:proofErr w:type="spellStart"/>
            <w:r w:rsidRPr="00AE55AA">
              <w:rPr>
                <w:rFonts w:ascii="Calibri" w:hAnsi="Calibri" w:cs="Calibri"/>
                <w:color w:val="000000"/>
                <w:sz w:val="22"/>
                <w:szCs w:val="22"/>
                <w:lang w:val="en-IN" w:eastAsia="en-IN"/>
              </w:rPr>
              <w:t>PickUpTime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13AFDDC"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F2993E0" w14:textId="77777777">
            <w:pPr>
              <w:spacing w:after="0" w:line="240" w:lineRule="auto"/>
              <w:ind w:left="0"/>
              <w:rPr>
                <w:sz w:val="20"/>
                <w:lang w:val="en-IN" w:eastAsia="en-IN"/>
              </w:rPr>
            </w:pPr>
          </w:p>
        </w:tc>
      </w:tr>
      <w:tr w:rsidRPr="00AE55AA" w:rsidR="00AE55AA" w:rsidTr="00AE55AA" w14:paraId="519949E1"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323679B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6EE8A02C" w14:textId="77777777">
            <w:pPr>
              <w:spacing w:after="0" w:line="240" w:lineRule="auto"/>
              <w:ind w:left="0"/>
              <w:rPr>
                <w:sz w:val="20"/>
                <w:lang w:val="en-IN" w:eastAsia="en-IN"/>
              </w:rPr>
            </w:pPr>
          </w:p>
        </w:tc>
        <w:tc>
          <w:tcPr>
            <w:tcW w:w="3036" w:type="dxa"/>
            <w:gridSpan w:val="3"/>
            <w:tcBorders>
              <w:top w:val="nil"/>
              <w:left w:val="nil"/>
              <w:bottom w:val="nil"/>
              <w:right w:val="nil"/>
            </w:tcBorders>
            <w:shd w:val="clear" w:color="auto" w:fill="auto"/>
            <w:noWrap/>
            <w:vAlign w:val="bottom"/>
            <w:hideMark/>
          </w:tcPr>
          <w:p w:rsidRPr="00AE55AA" w:rsidR="00AE55AA" w:rsidP="00AE55AA" w:rsidRDefault="00AE55AA" w14:paraId="6D559C63"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&lt;Origin&gt;MUMBAI&lt;/Origin&gt;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85D6B18"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2E22534"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8B9F92F" w14:textId="77777777">
            <w:pPr>
              <w:spacing w:after="0" w:line="240" w:lineRule="auto"/>
              <w:ind w:left="0"/>
              <w:rPr>
                <w:sz w:val="20"/>
                <w:lang w:val="en-IN" w:eastAsia="en-IN"/>
              </w:rPr>
            </w:pPr>
          </w:p>
        </w:tc>
      </w:tr>
      <w:tr w:rsidRPr="00AE55AA" w:rsidR="00AE55AA" w:rsidTr="00AE55AA" w14:paraId="7C879F0C"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00B42A5D"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1AC9DB4C"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4CEEBE36"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OriginAreaCode</w:t>
            </w:r>
            <w:proofErr w:type="spellEnd"/>
            <w:r w:rsidRPr="00AE55AA">
              <w:rPr>
                <w:rFonts w:ascii="Calibri" w:hAnsi="Calibri" w:cs="Calibri"/>
                <w:color w:val="000000"/>
                <w:sz w:val="22"/>
                <w:szCs w:val="22"/>
                <w:lang w:val="en-IN" w:eastAsia="en-IN"/>
              </w:rPr>
              <w:t>&gt;HYD&lt;/</w:t>
            </w:r>
            <w:proofErr w:type="spellStart"/>
            <w:r w:rsidRPr="00AE55AA">
              <w:rPr>
                <w:rFonts w:ascii="Calibri" w:hAnsi="Calibri" w:cs="Calibri"/>
                <w:color w:val="000000"/>
                <w:sz w:val="22"/>
                <w:szCs w:val="22"/>
                <w:lang w:val="en-IN" w:eastAsia="en-IN"/>
              </w:rPr>
              <w:t>OriginAreaCode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E040D85"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57DE0FE8"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79ED99C0"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2B304779" w14:textId="77777777">
            <w:pPr>
              <w:spacing w:after="0" w:line="240" w:lineRule="auto"/>
              <w:ind w:left="0"/>
              <w:rPr>
                <w:sz w:val="20"/>
                <w:lang w:val="en-IN" w:eastAsia="en-IN"/>
              </w:rPr>
            </w:pPr>
          </w:p>
        </w:tc>
        <w:tc>
          <w:tcPr>
            <w:tcW w:w="4048" w:type="dxa"/>
            <w:gridSpan w:val="4"/>
            <w:tcBorders>
              <w:top w:val="nil"/>
              <w:left w:val="nil"/>
              <w:bottom w:val="nil"/>
              <w:right w:val="nil"/>
            </w:tcBorders>
            <w:shd w:val="clear" w:color="auto" w:fill="auto"/>
            <w:noWrap/>
            <w:vAlign w:val="bottom"/>
            <w:hideMark/>
          </w:tcPr>
          <w:p w:rsidRPr="00AE55AA" w:rsidR="00AE55AA" w:rsidP="00AE55AA" w:rsidRDefault="00AE55AA" w14:paraId="7632B602"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&lt;Destination&gt;GURUGRAM&lt;/Destination&gt;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27D6EC1"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10E97AF" w14:textId="77777777">
            <w:pPr>
              <w:spacing w:after="0" w:line="240" w:lineRule="auto"/>
              <w:ind w:left="0"/>
              <w:rPr>
                <w:sz w:val="20"/>
                <w:lang w:val="en-IN" w:eastAsia="en-IN"/>
              </w:rPr>
            </w:pPr>
          </w:p>
        </w:tc>
      </w:tr>
      <w:tr w:rsidRPr="00AE55AA" w:rsidR="00AE55AA" w:rsidTr="00AE55AA" w14:paraId="33270753"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7D151084"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2C27A4F8" w14:textId="77777777">
            <w:pPr>
              <w:spacing w:after="0" w:line="240" w:lineRule="auto"/>
              <w:ind w:left="0"/>
              <w:rPr>
                <w:sz w:val="20"/>
                <w:lang w:val="en-IN" w:eastAsia="en-IN"/>
              </w:rPr>
            </w:pPr>
          </w:p>
        </w:tc>
        <w:tc>
          <w:tcPr>
            <w:tcW w:w="6072" w:type="dxa"/>
            <w:gridSpan w:val="6"/>
            <w:tcBorders>
              <w:top w:val="nil"/>
              <w:left w:val="nil"/>
              <w:bottom w:val="nil"/>
              <w:right w:val="nil"/>
            </w:tcBorders>
            <w:shd w:val="clear" w:color="auto" w:fill="auto"/>
            <w:noWrap/>
            <w:vAlign w:val="bottom"/>
            <w:hideMark/>
          </w:tcPr>
          <w:p w:rsidRPr="00AE55AA" w:rsidR="00AE55AA" w:rsidP="00AE55AA" w:rsidRDefault="00AE55AA" w14:paraId="07F0923E"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DestinationAreaCode</w:t>
            </w:r>
            <w:proofErr w:type="spellEnd"/>
            <w:r w:rsidRPr="00AE55AA">
              <w:rPr>
                <w:rFonts w:ascii="Calibri" w:hAnsi="Calibri" w:cs="Calibri"/>
                <w:color w:val="000000"/>
                <w:sz w:val="22"/>
                <w:szCs w:val="22"/>
                <w:lang w:val="en-IN" w:eastAsia="en-IN"/>
              </w:rPr>
              <w:t>&gt;GGN&lt;/</w:t>
            </w:r>
            <w:proofErr w:type="spellStart"/>
            <w:r w:rsidRPr="00AE55AA">
              <w:rPr>
                <w:rFonts w:ascii="Calibri" w:hAnsi="Calibri" w:cs="Calibri"/>
                <w:color w:val="000000"/>
                <w:sz w:val="22"/>
                <w:szCs w:val="22"/>
                <w:lang w:val="en-IN" w:eastAsia="en-IN"/>
              </w:rPr>
              <w:t>DestinationAreaCode</w:t>
            </w:r>
            <w:proofErr w:type="spellEnd"/>
            <w:r w:rsidRPr="00AE55AA">
              <w:rPr>
                <w:rFonts w:ascii="Calibri" w:hAnsi="Calibri" w:cs="Calibri"/>
                <w:color w:val="000000"/>
                <w:sz w:val="22"/>
                <w:szCs w:val="22"/>
                <w:lang w:val="en-IN" w:eastAsia="en-IN"/>
              </w:rPr>
              <w:t>&gt;</w:t>
            </w:r>
          </w:p>
        </w:tc>
      </w:tr>
      <w:tr w:rsidRPr="00AE55AA" w:rsidR="00AE55AA" w:rsidTr="00AE55AA" w14:paraId="46C602D9"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7B50DAD5"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67E81BDB"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4E8191C6"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ProductType</w:t>
            </w:r>
            <w:proofErr w:type="spellEnd"/>
            <w:r w:rsidRPr="00AE55AA">
              <w:rPr>
                <w:rFonts w:ascii="Calibri" w:hAnsi="Calibri" w:cs="Calibri"/>
                <w:color w:val="000000"/>
                <w:sz w:val="22"/>
                <w:szCs w:val="22"/>
                <w:lang w:val="en-IN" w:eastAsia="en-IN"/>
              </w:rPr>
              <w:t>&gt;</w:t>
            </w:r>
            <w:proofErr w:type="gramStart"/>
            <w:r w:rsidRPr="00AE55AA">
              <w:rPr>
                <w:rFonts w:ascii="Calibri" w:hAnsi="Calibri" w:cs="Calibri"/>
                <w:color w:val="000000"/>
                <w:sz w:val="22"/>
                <w:szCs w:val="22"/>
                <w:lang w:val="en-IN" w:eastAsia="en-IN"/>
              </w:rPr>
              <w:t>Non Documents</w:t>
            </w:r>
            <w:proofErr w:type="gramEnd"/>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ProductType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5BC24460"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43753199"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35680ED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740EC118"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7512B83E"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SenderName</w:t>
            </w:r>
            <w:proofErr w:type="spellEnd"/>
            <w:r w:rsidRPr="00AE55AA">
              <w:rPr>
                <w:rFonts w:ascii="Calibri" w:hAnsi="Calibri" w:cs="Calibri"/>
                <w:color w:val="000000"/>
                <w:sz w:val="22"/>
                <w:szCs w:val="22"/>
                <w:lang w:val="en-IN" w:eastAsia="en-IN"/>
              </w:rPr>
              <w:t>&gt;</w:t>
            </w:r>
            <w:proofErr w:type="spellStart"/>
            <w:r w:rsidRPr="00AE55AA">
              <w:rPr>
                <w:rFonts w:ascii="Calibri" w:hAnsi="Calibri" w:cs="Calibri"/>
                <w:color w:val="000000"/>
                <w:sz w:val="22"/>
                <w:szCs w:val="22"/>
                <w:lang w:val="en-IN" w:eastAsia="en-IN"/>
              </w:rPr>
              <w:t>Thakhi</w:t>
            </w:r>
            <w:proofErr w:type="spellEnd"/>
            <w:r w:rsidRPr="00AE55AA">
              <w:rPr>
                <w:rFonts w:ascii="Calibri" w:hAnsi="Calibri" w:cs="Calibri"/>
                <w:color w:val="000000"/>
                <w:sz w:val="22"/>
                <w:szCs w:val="22"/>
                <w:lang w:val="en-IN" w:eastAsia="en-IN"/>
              </w:rPr>
              <w:t xml:space="preserve"> Baba&lt;/</w:t>
            </w:r>
            <w:proofErr w:type="spellStart"/>
            <w:r w:rsidRPr="00AE55AA">
              <w:rPr>
                <w:rFonts w:ascii="Calibri" w:hAnsi="Calibri" w:cs="Calibri"/>
                <w:color w:val="000000"/>
                <w:sz w:val="22"/>
                <w:szCs w:val="22"/>
                <w:lang w:val="en-IN" w:eastAsia="en-IN"/>
              </w:rPr>
              <w:t>SenderName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A330C8B"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558519E5"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01FC9327"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51A5E71B"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649FC988"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ToAttention</w:t>
            </w:r>
            <w:proofErr w:type="spellEnd"/>
            <w:r w:rsidRPr="00AE55AA">
              <w:rPr>
                <w:rFonts w:ascii="Calibri" w:hAnsi="Calibri" w:cs="Calibri"/>
                <w:color w:val="000000"/>
                <w:sz w:val="22"/>
                <w:szCs w:val="22"/>
                <w:lang w:val="en-IN" w:eastAsia="en-IN"/>
              </w:rPr>
              <w:t>&gt;Ashish Pandey&lt;/</w:t>
            </w:r>
            <w:proofErr w:type="spellStart"/>
            <w:r w:rsidRPr="00AE55AA">
              <w:rPr>
                <w:rFonts w:ascii="Calibri" w:hAnsi="Calibri" w:cs="Calibri"/>
                <w:color w:val="000000"/>
                <w:sz w:val="22"/>
                <w:szCs w:val="22"/>
                <w:lang w:val="en-IN" w:eastAsia="en-IN"/>
              </w:rPr>
              <w:t>ToAttention</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1034544"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69B023A6"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6E3F380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0A54B26B" w14:textId="77777777">
            <w:pPr>
              <w:spacing w:after="0" w:line="240" w:lineRule="auto"/>
              <w:ind w:left="0"/>
              <w:rPr>
                <w:sz w:val="20"/>
                <w:lang w:val="en-IN" w:eastAsia="en-IN"/>
              </w:rPr>
            </w:pPr>
          </w:p>
        </w:tc>
        <w:tc>
          <w:tcPr>
            <w:tcW w:w="3036" w:type="dxa"/>
            <w:gridSpan w:val="3"/>
            <w:tcBorders>
              <w:top w:val="nil"/>
              <w:left w:val="nil"/>
              <w:bottom w:val="nil"/>
              <w:right w:val="nil"/>
            </w:tcBorders>
            <w:shd w:val="clear" w:color="auto" w:fill="auto"/>
            <w:noWrap/>
            <w:vAlign w:val="bottom"/>
            <w:hideMark/>
          </w:tcPr>
          <w:p w:rsidRPr="00AE55AA" w:rsidR="00AE55AA" w:rsidP="00AE55AA" w:rsidRDefault="00AE55AA" w14:paraId="6E4D78ED"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&lt;Weight&gt;1.0&lt;/Weight&gt;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D2515EF"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2C732CB"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EF4355E" w14:textId="77777777">
            <w:pPr>
              <w:spacing w:after="0" w:line="240" w:lineRule="auto"/>
              <w:ind w:left="0"/>
              <w:rPr>
                <w:sz w:val="20"/>
                <w:lang w:val="en-IN" w:eastAsia="en-IN"/>
              </w:rPr>
            </w:pPr>
          </w:p>
        </w:tc>
      </w:tr>
      <w:tr w:rsidRPr="00AE55AA" w:rsidR="00AE55AA" w:rsidTr="00AE55AA" w14:paraId="737B01CF"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2554999B"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3995A447" w14:textId="77777777">
            <w:pPr>
              <w:spacing w:after="0" w:line="240" w:lineRule="auto"/>
              <w:ind w:left="0"/>
              <w:rPr>
                <w:sz w:val="20"/>
                <w:lang w:val="en-IN" w:eastAsia="en-IN"/>
              </w:rPr>
            </w:pPr>
          </w:p>
        </w:tc>
        <w:tc>
          <w:tcPr>
            <w:tcW w:w="4048" w:type="dxa"/>
            <w:gridSpan w:val="4"/>
            <w:tcBorders>
              <w:top w:val="nil"/>
              <w:left w:val="nil"/>
              <w:bottom w:val="nil"/>
              <w:right w:val="nil"/>
            </w:tcBorders>
            <w:shd w:val="clear" w:color="auto" w:fill="auto"/>
            <w:noWrap/>
            <w:vAlign w:val="bottom"/>
            <w:hideMark/>
          </w:tcPr>
          <w:p w:rsidRPr="00AE55AA" w:rsidR="00AE55AA" w:rsidP="00AE55AA" w:rsidRDefault="00AE55AA" w14:paraId="3CCC10E2"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&lt;Status&gt;SHIPMENT DELIVERED&lt;/Status&gt;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BB086D0"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E30DC2A" w14:textId="77777777">
            <w:pPr>
              <w:spacing w:after="0" w:line="240" w:lineRule="auto"/>
              <w:ind w:left="0"/>
              <w:rPr>
                <w:sz w:val="20"/>
                <w:lang w:val="en-IN" w:eastAsia="en-IN"/>
              </w:rPr>
            </w:pPr>
          </w:p>
        </w:tc>
      </w:tr>
      <w:tr w:rsidRPr="00AE55AA" w:rsidR="00AE55AA" w:rsidTr="00AE55AA" w14:paraId="1B1E0509"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51015823"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3B9F0CF5" w14:textId="77777777">
            <w:pPr>
              <w:spacing w:after="0" w:line="240" w:lineRule="auto"/>
              <w:ind w:left="0"/>
              <w:rPr>
                <w:sz w:val="20"/>
                <w:lang w:val="en-IN" w:eastAsia="en-IN"/>
              </w:rPr>
            </w:pPr>
          </w:p>
        </w:tc>
        <w:tc>
          <w:tcPr>
            <w:tcW w:w="3036" w:type="dxa"/>
            <w:gridSpan w:val="3"/>
            <w:tcBorders>
              <w:top w:val="nil"/>
              <w:left w:val="nil"/>
              <w:bottom w:val="nil"/>
              <w:right w:val="nil"/>
            </w:tcBorders>
            <w:shd w:val="clear" w:color="auto" w:fill="auto"/>
            <w:noWrap/>
            <w:vAlign w:val="bottom"/>
            <w:hideMark/>
          </w:tcPr>
          <w:p w:rsidRPr="00AE55AA" w:rsidR="00AE55AA" w:rsidP="00AE55AA" w:rsidRDefault="00AE55AA" w14:paraId="5FC0EF77"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StatusType</w:t>
            </w:r>
            <w:proofErr w:type="spellEnd"/>
            <w:r w:rsidRPr="00AE55AA">
              <w:rPr>
                <w:rFonts w:ascii="Calibri" w:hAnsi="Calibri" w:cs="Calibri"/>
                <w:color w:val="000000"/>
                <w:sz w:val="22"/>
                <w:szCs w:val="22"/>
                <w:lang w:val="en-IN" w:eastAsia="en-IN"/>
              </w:rPr>
              <w:t>&gt;DL&lt;/</w:t>
            </w:r>
            <w:proofErr w:type="spellStart"/>
            <w:r w:rsidRPr="00AE55AA">
              <w:rPr>
                <w:rFonts w:ascii="Calibri" w:hAnsi="Calibri" w:cs="Calibri"/>
                <w:color w:val="000000"/>
                <w:sz w:val="22"/>
                <w:szCs w:val="22"/>
                <w:lang w:val="en-IN" w:eastAsia="en-IN"/>
              </w:rPr>
              <w:t>StatusType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7AF879E"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3F274A3"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77192EB" w14:textId="77777777">
            <w:pPr>
              <w:spacing w:after="0" w:line="240" w:lineRule="auto"/>
              <w:ind w:left="0"/>
              <w:rPr>
                <w:sz w:val="20"/>
                <w:lang w:val="en-IN" w:eastAsia="en-IN"/>
              </w:rPr>
            </w:pPr>
          </w:p>
        </w:tc>
      </w:tr>
      <w:tr w:rsidRPr="00AE55AA" w:rsidR="00AE55AA" w:rsidTr="00AE55AA" w14:paraId="48A23A90"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69B3DE91"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346E58A3" w14:textId="77777777">
            <w:pPr>
              <w:spacing w:after="0" w:line="240" w:lineRule="auto"/>
              <w:ind w:left="0"/>
              <w:rPr>
                <w:sz w:val="20"/>
                <w:lang w:val="en-IN" w:eastAsia="en-IN"/>
              </w:rPr>
            </w:pPr>
          </w:p>
        </w:tc>
        <w:tc>
          <w:tcPr>
            <w:tcW w:w="6072" w:type="dxa"/>
            <w:gridSpan w:val="6"/>
            <w:tcBorders>
              <w:top w:val="nil"/>
              <w:left w:val="nil"/>
              <w:bottom w:val="nil"/>
              <w:right w:val="nil"/>
            </w:tcBorders>
            <w:shd w:val="clear" w:color="auto" w:fill="auto"/>
            <w:noWrap/>
            <w:vAlign w:val="bottom"/>
            <w:hideMark/>
          </w:tcPr>
          <w:p w:rsidRPr="00AE55AA" w:rsidR="00AE55AA" w:rsidP="00AE55AA" w:rsidRDefault="00AE55AA" w14:paraId="084B37A4"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ExpectedDeliveryDate</w:t>
            </w:r>
            <w:proofErr w:type="spellEnd"/>
            <w:r w:rsidRPr="00AE55AA">
              <w:rPr>
                <w:rFonts w:ascii="Calibri" w:hAnsi="Calibri" w:cs="Calibri"/>
                <w:color w:val="000000"/>
                <w:sz w:val="22"/>
                <w:szCs w:val="22"/>
                <w:lang w:val="en-IN" w:eastAsia="en-IN"/>
              </w:rPr>
              <w:t>&gt;02 February 2023&lt;/</w:t>
            </w:r>
            <w:proofErr w:type="spellStart"/>
            <w:r w:rsidRPr="00AE55AA">
              <w:rPr>
                <w:rFonts w:ascii="Calibri" w:hAnsi="Calibri" w:cs="Calibri"/>
                <w:color w:val="000000"/>
                <w:sz w:val="22"/>
                <w:szCs w:val="22"/>
                <w:lang w:val="en-IN" w:eastAsia="en-IN"/>
              </w:rPr>
              <w:t>ExpectedDeliveryDate</w:t>
            </w:r>
            <w:proofErr w:type="spellEnd"/>
            <w:r w:rsidRPr="00AE55AA">
              <w:rPr>
                <w:rFonts w:ascii="Calibri" w:hAnsi="Calibri" w:cs="Calibri"/>
                <w:color w:val="000000"/>
                <w:sz w:val="22"/>
                <w:szCs w:val="22"/>
                <w:lang w:val="en-IN" w:eastAsia="en-IN"/>
              </w:rPr>
              <w:t>&gt;</w:t>
            </w:r>
          </w:p>
        </w:tc>
      </w:tr>
      <w:tr w:rsidRPr="00AE55AA" w:rsidR="00AE55AA" w:rsidTr="00AE55AA" w14:paraId="6FA74152"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12AD71B2" w14:textId="77777777">
            <w:pPr>
              <w:spacing w:after="0" w:line="240" w:lineRule="auto"/>
              <w:ind w:left="0"/>
              <w:rPr>
                <w:rFonts w:ascii="Calibri"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22EF62CD" w14:textId="77777777">
            <w:pPr>
              <w:spacing w:after="0" w:line="240" w:lineRule="auto"/>
              <w:ind w:left="0"/>
              <w:rPr>
                <w:sz w:val="20"/>
                <w:lang w:val="en-IN" w:eastAsia="en-IN"/>
              </w:rPr>
            </w:pPr>
          </w:p>
        </w:tc>
        <w:tc>
          <w:tcPr>
            <w:tcW w:w="5060" w:type="dxa"/>
            <w:gridSpan w:val="5"/>
            <w:tcBorders>
              <w:top w:val="nil"/>
              <w:left w:val="nil"/>
              <w:bottom w:val="nil"/>
              <w:right w:val="nil"/>
            </w:tcBorders>
            <w:shd w:val="clear" w:color="auto" w:fill="auto"/>
            <w:noWrap/>
            <w:vAlign w:val="bottom"/>
            <w:hideMark/>
          </w:tcPr>
          <w:p w:rsidRPr="00AE55AA" w:rsidR="00AE55AA" w:rsidP="00AE55AA" w:rsidRDefault="00AE55AA" w14:paraId="54AE2199"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StatusDate</w:t>
            </w:r>
            <w:proofErr w:type="spellEnd"/>
            <w:r w:rsidRPr="00AE55AA">
              <w:rPr>
                <w:rFonts w:ascii="Calibri" w:hAnsi="Calibri" w:cs="Calibri"/>
                <w:color w:val="000000"/>
                <w:sz w:val="22"/>
                <w:szCs w:val="22"/>
                <w:lang w:val="en-IN" w:eastAsia="en-IN"/>
              </w:rPr>
              <w:t>&gt;30 January 2023&lt;/</w:t>
            </w:r>
            <w:proofErr w:type="spellStart"/>
            <w:r w:rsidRPr="00AE55AA">
              <w:rPr>
                <w:rFonts w:ascii="Calibri" w:hAnsi="Calibri" w:cs="Calibri"/>
                <w:color w:val="000000"/>
                <w:sz w:val="22"/>
                <w:szCs w:val="22"/>
                <w:lang w:val="en-IN" w:eastAsia="en-IN"/>
              </w:rPr>
              <w:t>StatusDate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74BBD3B" w14:textId="77777777">
            <w:pPr>
              <w:spacing w:after="0" w:line="240" w:lineRule="auto"/>
              <w:ind w:left="0"/>
              <w:rPr>
                <w:rFonts w:ascii="Calibri" w:hAnsi="Calibri" w:cs="Calibri"/>
                <w:color w:val="000000"/>
                <w:sz w:val="22"/>
                <w:szCs w:val="22"/>
                <w:lang w:val="en-IN" w:eastAsia="en-IN"/>
              </w:rPr>
            </w:pPr>
          </w:p>
        </w:tc>
      </w:tr>
      <w:tr w:rsidRPr="00AE55AA" w:rsidR="00AE55AA" w:rsidTr="00AE55AA" w14:paraId="2AD0ED38"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7E81CC2A"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54825E51" w14:textId="77777777">
            <w:pPr>
              <w:spacing w:after="0" w:line="240" w:lineRule="auto"/>
              <w:ind w:left="0"/>
              <w:rPr>
                <w:sz w:val="20"/>
                <w:lang w:val="en-IN" w:eastAsia="en-IN"/>
              </w:rPr>
            </w:pPr>
          </w:p>
        </w:tc>
        <w:tc>
          <w:tcPr>
            <w:tcW w:w="4048" w:type="dxa"/>
            <w:gridSpan w:val="4"/>
            <w:tcBorders>
              <w:top w:val="nil"/>
              <w:left w:val="nil"/>
              <w:bottom w:val="nil"/>
              <w:right w:val="nil"/>
            </w:tcBorders>
            <w:shd w:val="clear" w:color="auto" w:fill="auto"/>
            <w:noWrap/>
            <w:vAlign w:val="bottom"/>
            <w:hideMark/>
          </w:tcPr>
          <w:p w:rsidRPr="00AE55AA" w:rsidR="00AE55AA" w:rsidP="00AE55AA" w:rsidRDefault="00AE55AA" w14:paraId="28693B65"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StatusTime</w:t>
            </w:r>
            <w:proofErr w:type="spellEnd"/>
            <w:r w:rsidRPr="00AE55AA">
              <w:rPr>
                <w:rFonts w:ascii="Calibri" w:hAnsi="Calibri" w:cs="Calibri"/>
                <w:color w:val="000000"/>
                <w:sz w:val="22"/>
                <w:szCs w:val="22"/>
                <w:lang w:val="en-IN" w:eastAsia="en-IN"/>
              </w:rPr>
              <w:t>&gt;11:41&lt;/</w:t>
            </w:r>
            <w:proofErr w:type="spellStart"/>
            <w:r w:rsidRPr="00AE55AA">
              <w:rPr>
                <w:rFonts w:ascii="Calibri" w:hAnsi="Calibri" w:cs="Calibri"/>
                <w:color w:val="000000"/>
                <w:sz w:val="22"/>
                <w:szCs w:val="22"/>
                <w:lang w:val="en-IN" w:eastAsia="en-IN"/>
              </w:rPr>
              <w:t>StatusTime</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8184FBB"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7B7A210" w14:textId="77777777">
            <w:pPr>
              <w:spacing w:after="0" w:line="240" w:lineRule="auto"/>
              <w:ind w:left="0"/>
              <w:rPr>
                <w:sz w:val="20"/>
                <w:lang w:val="en-IN" w:eastAsia="en-IN"/>
              </w:rPr>
            </w:pPr>
          </w:p>
        </w:tc>
      </w:tr>
      <w:tr w:rsidRPr="00AE55AA" w:rsidR="00AE55AA" w:rsidTr="00AE55AA" w14:paraId="0BC81DF7"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2C295A08"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496FB2D5" w14:textId="77777777">
            <w:pPr>
              <w:spacing w:after="0" w:line="240" w:lineRule="auto"/>
              <w:ind w:left="0"/>
              <w:rPr>
                <w:sz w:val="20"/>
                <w:lang w:val="en-IN" w:eastAsia="en-IN"/>
              </w:rPr>
            </w:pPr>
          </w:p>
        </w:tc>
        <w:tc>
          <w:tcPr>
            <w:tcW w:w="4048" w:type="dxa"/>
            <w:gridSpan w:val="4"/>
            <w:tcBorders>
              <w:top w:val="nil"/>
              <w:left w:val="nil"/>
              <w:bottom w:val="nil"/>
              <w:right w:val="nil"/>
            </w:tcBorders>
            <w:shd w:val="clear" w:color="auto" w:fill="auto"/>
            <w:noWrap/>
            <w:vAlign w:val="bottom"/>
            <w:hideMark/>
          </w:tcPr>
          <w:p w:rsidRPr="00AE55AA" w:rsidR="00AE55AA" w:rsidP="00AE55AA" w:rsidRDefault="00AE55AA" w14:paraId="5D2C6B9F"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ReceivedBy</w:t>
            </w:r>
            <w:proofErr w:type="spellEnd"/>
            <w:r w:rsidRPr="00AE55AA">
              <w:rPr>
                <w:rFonts w:ascii="Calibri" w:hAnsi="Calibri" w:cs="Calibri"/>
                <w:color w:val="000000"/>
                <w:sz w:val="22"/>
                <w:szCs w:val="22"/>
                <w:lang w:val="en-IN" w:eastAsia="en-IN"/>
              </w:rPr>
              <w:t>&gt;CO STAMP&lt;/</w:t>
            </w:r>
            <w:proofErr w:type="spellStart"/>
            <w:r w:rsidRPr="00AE55AA">
              <w:rPr>
                <w:rFonts w:ascii="Calibri" w:hAnsi="Calibri" w:cs="Calibri"/>
                <w:color w:val="000000"/>
                <w:sz w:val="22"/>
                <w:szCs w:val="22"/>
                <w:lang w:val="en-IN" w:eastAsia="en-IN"/>
              </w:rPr>
              <w:t>ReceivedBy</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C298F3A"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1685D18" w14:textId="77777777">
            <w:pPr>
              <w:spacing w:after="0" w:line="240" w:lineRule="auto"/>
              <w:ind w:left="0"/>
              <w:rPr>
                <w:sz w:val="20"/>
                <w:lang w:val="en-IN" w:eastAsia="en-IN"/>
              </w:rPr>
            </w:pPr>
          </w:p>
        </w:tc>
      </w:tr>
      <w:tr w:rsidRPr="00AE55AA" w:rsidR="00AE55AA" w:rsidTr="00AE55AA" w14:paraId="35F728C4"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173241B5"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7E0F8056" w14:textId="77777777">
            <w:pPr>
              <w:spacing w:after="0" w:line="240" w:lineRule="auto"/>
              <w:ind w:left="0"/>
              <w:rPr>
                <w:sz w:val="20"/>
                <w:lang w:val="en-IN" w:eastAsia="en-IN"/>
              </w:rPr>
            </w:pPr>
          </w:p>
        </w:tc>
        <w:tc>
          <w:tcPr>
            <w:tcW w:w="6072" w:type="dxa"/>
            <w:gridSpan w:val="6"/>
            <w:tcBorders>
              <w:top w:val="nil"/>
              <w:left w:val="nil"/>
              <w:bottom w:val="nil"/>
              <w:right w:val="nil"/>
            </w:tcBorders>
            <w:shd w:val="clear" w:color="auto" w:fill="auto"/>
            <w:noWrap/>
            <w:vAlign w:val="bottom"/>
            <w:hideMark/>
          </w:tcPr>
          <w:p w:rsidRPr="00AE55AA" w:rsidR="00AE55AA" w:rsidP="00AE55AA" w:rsidRDefault="00AE55AA" w14:paraId="33BB5D4D"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&lt;Instructions&gt;</w:t>
            </w:r>
            <w:proofErr w:type="spellStart"/>
            <w:r w:rsidRPr="00AE55AA">
              <w:rPr>
                <w:rFonts w:ascii="Calibri" w:hAnsi="Calibri" w:cs="Calibri"/>
                <w:color w:val="000000"/>
                <w:sz w:val="22"/>
                <w:szCs w:val="22"/>
                <w:lang w:val="en-IN" w:eastAsia="en-IN"/>
              </w:rPr>
              <w:t>Awb</w:t>
            </w:r>
            <w:proofErr w:type="spellEnd"/>
            <w:r w:rsidRPr="00AE55AA">
              <w:rPr>
                <w:rFonts w:ascii="Calibri" w:hAnsi="Calibri" w:cs="Calibri"/>
                <w:color w:val="000000"/>
                <w:sz w:val="22"/>
                <w:szCs w:val="22"/>
                <w:lang w:val="en-IN" w:eastAsia="en-IN"/>
              </w:rPr>
              <w:t xml:space="preserve"># not linked </w:t>
            </w:r>
            <w:proofErr w:type="spellStart"/>
            <w:r w:rsidRPr="00AE55AA">
              <w:rPr>
                <w:rFonts w:ascii="Calibri" w:hAnsi="Calibri" w:cs="Calibri"/>
                <w:color w:val="000000"/>
                <w:sz w:val="22"/>
                <w:szCs w:val="22"/>
                <w:lang w:val="en-IN" w:eastAsia="en-IN"/>
              </w:rPr>
              <w:t>your</w:t>
            </w:r>
            <w:proofErr w:type="spellEnd"/>
            <w:r w:rsidRPr="00AE55AA">
              <w:rPr>
                <w:rFonts w:ascii="Calibri" w:hAnsi="Calibri" w:cs="Calibri"/>
                <w:color w:val="000000"/>
                <w:sz w:val="22"/>
                <w:szCs w:val="22"/>
                <w:lang w:val="en-IN" w:eastAsia="en-IN"/>
              </w:rPr>
              <w:t xml:space="preserve"> a/c&lt;/Instructions&gt;</w:t>
            </w:r>
          </w:p>
        </w:tc>
      </w:tr>
      <w:tr w:rsidRPr="00AE55AA" w:rsidR="00AE55AA" w:rsidTr="00AE55AA" w14:paraId="1D92F919"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65E3C037" w14:textId="77777777">
            <w:pPr>
              <w:spacing w:after="0" w:line="240" w:lineRule="auto"/>
              <w:ind w:left="0"/>
              <w:rPr>
                <w:rFonts w:ascii="Calibri" w:hAnsi="Calibri" w:cs="Calibri"/>
                <w:color w:val="000000"/>
                <w:sz w:val="22"/>
                <w:szCs w:val="22"/>
                <w:lang w:val="en-IN" w:eastAsia="en-IN"/>
              </w:rPr>
            </w:pPr>
          </w:p>
        </w:tc>
        <w:tc>
          <w:tcPr>
            <w:tcW w:w="1972" w:type="dxa"/>
            <w:gridSpan w:val="2"/>
            <w:tcBorders>
              <w:top w:val="nil"/>
              <w:left w:val="nil"/>
              <w:bottom w:val="nil"/>
              <w:right w:val="nil"/>
            </w:tcBorders>
            <w:shd w:val="clear" w:color="auto" w:fill="auto"/>
            <w:noWrap/>
            <w:vAlign w:val="bottom"/>
            <w:hideMark/>
          </w:tcPr>
          <w:p w:rsidRPr="00AE55AA" w:rsidR="00AE55AA" w:rsidP="00AE55AA" w:rsidRDefault="00AE55AA" w14:paraId="6D51F617"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&lt;/Shipment&gt;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C5AB0B6"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E3A26BC"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57ECD46F"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39E93DF"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59B9AEA" w14:textId="77777777">
            <w:pPr>
              <w:spacing w:after="0" w:line="240" w:lineRule="auto"/>
              <w:ind w:left="0"/>
              <w:rPr>
                <w:sz w:val="20"/>
                <w:lang w:val="en-IN" w:eastAsia="en-IN"/>
              </w:rPr>
            </w:pPr>
          </w:p>
        </w:tc>
      </w:tr>
      <w:tr w:rsidRPr="00AE55AA" w:rsidR="00AE55AA" w:rsidTr="00AE55AA" w14:paraId="4F477470" w14:textId="77777777">
        <w:trPr>
          <w:trHeight w:val="290"/>
        </w:trPr>
        <w:tc>
          <w:tcPr>
            <w:tcW w:w="1920" w:type="dxa"/>
            <w:gridSpan w:val="2"/>
            <w:tcBorders>
              <w:top w:val="nil"/>
              <w:left w:val="nil"/>
              <w:bottom w:val="nil"/>
              <w:right w:val="nil"/>
            </w:tcBorders>
            <w:shd w:val="clear" w:color="auto" w:fill="auto"/>
            <w:noWrap/>
            <w:vAlign w:val="bottom"/>
            <w:hideMark/>
          </w:tcPr>
          <w:p w:rsidRPr="00AE55AA" w:rsidR="00AE55AA" w:rsidP="00AE55AA" w:rsidRDefault="00AE55AA" w14:paraId="2A6AF1C0" w14:textId="77777777">
            <w:pPr>
              <w:spacing w:after="0" w:line="240" w:lineRule="auto"/>
              <w:ind w:left="0"/>
              <w:rPr>
                <w:rFonts w:ascii="Calibri" w:hAnsi="Calibri" w:cs="Calibri"/>
                <w:color w:val="000000"/>
                <w:sz w:val="22"/>
                <w:szCs w:val="22"/>
                <w:lang w:val="en-IN" w:eastAsia="en-IN"/>
              </w:rPr>
            </w:pPr>
            <w:r w:rsidRPr="00AE55AA">
              <w:rPr>
                <w:rFonts w:ascii="Calibri" w:hAnsi="Calibri" w:cs="Calibri"/>
                <w:color w:val="000000"/>
                <w:sz w:val="22"/>
                <w:szCs w:val="22"/>
                <w:lang w:val="en-IN" w:eastAsia="en-IN"/>
              </w:rPr>
              <w:t>&lt;/</w:t>
            </w:r>
            <w:proofErr w:type="spellStart"/>
            <w:r w:rsidRPr="00AE55AA">
              <w:rPr>
                <w:rFonts w:ascii="Calibri" w:hAnsi="Calibri" w:cs="Calibri"/>
                <w:color w:val="000000"/>
                <w:sz w:val="22"/>
                <w:szCs w:val="22"/>
                <w:lang w:val="en-IN" w:eastAsia="en-IN"/>
              </w:rPr>
              <w:t>ShipmentData</w:t>
            </w:r>
            <w:proofErr w:type="spellEnd"/>
            <w:r w:rsidRPr="00AE55AA">
              <w:rPr>
                <w:rFonts w:ascii="Calibri" w:hAnsi="Calibri" w:cs="Calibri"/>
                <w:color w:val="000000"/>
                <w:sz w:val="22"/>
                <w:szCs w:val="22"/>
                <w:lang w:val="en-IN" w:eastAsia="en-IN"/>
              </w:rPr>
              <w:t>&gt;</w:t>
            </w: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3C91908" w14:textId="77777777">
            <w:pPr>
              <w:spacing w:after="0" w:line="240" w:lineRule="auto"/>
              <w:ind w:left="0"/>
              <w:rPr>
                <w:rFonts w:ascii="Calibri" w:hAnsi="Calibri" w:cs="Calibri"/>
                <w:color w:val="000000"/>
                <w:sz w:val="22"/>
                <w:szCs w:val="22"/>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34D23048"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E9314F7"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B984DA0"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4CE6E3BE"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50BBCA29" w14:textId="77777777">
            <w:pPr>
              <w:spacing w:after="0" w:line="240" w:lineRule="auto"/>
              <w:ind w:left="0"/>
              <w:rPr>
                <w:sz w:val="20"/>
                <w:lang w:val="en-IN" w:eastAsia="en-IN"/>
              </w:rPr>
            </w:pPr>
          </w:p>
        </w:tc>
      </w:tr>
      <w:tr w:rsidRPr="00AE55AA" w:rsidR="00AE55AA" w:rsidTr="00AE55AA" w14:paraId="7FED7DDB" w14:textId="77777777">
        <w:trPr>
          <w:trHeight w:val="290"/>
        </w:trPr>
        <w:tc>
          <w:tcPr>
            <w:tcW w:w="960" w:type="dxa"/>
            <w:tcBorders>
              <w:top w:val="nil"/>
              <w:left w:val="nil"/>
              <w:bottom w:val="nil"/>
              <w:right w:val="nil"/>
            </w:tcBorders>
            <w:shd w:val="clear" w:color="auto" w:fill="auto"/>
            <w:noWrap/>
            <w:vAlign w:val="bottom"/>
            <w:hideMark/>
          </w:tcPr>
          <w:p w:rsidRPr="00AE55AA" w:rsidR="00AE55AA" w:rsidP="00AE55AA" w:rsidRDefault="00AE55AA" w14:paraId="034ADBF6" w14:textId="77777777">
            <w:pPr>
              <w:spacing w:after="0" w:line="240" w:lineRule="auto"/>
              <w:ind w:left="0"/>
              <w:rPr>
                <w:sz w:val="20"/>
                <w:lang w:val="en-IN" w:eastAsia="en-IN"/>
              </w:rPr>
            </w:pPr>
          </w:p>
        </w:tc>
        <w:tc>
          <w:tcPr>
            <w:tcW w:w="960" w:type="dxa"/>
            <w:tcBorders>
              <w:top w:val="nil"/>
              <w:left w:val="nil"/>
              <w:bottom w:val="nil"/>
              <w:right w:val="nil"/>
            </w:tcBorders>
            <w:shd w:val="clear" w:color="auto" w:fill="auto"/>
            <w:noWrap/>
            <w:vAlign w:val="bottom"/>
            <w:hideMark/>
          </w:tcPr>
          <w:p w:rsidRPr="00AE55AA" w:rsidR="00AE55AA" w:rsidP="00AE55AA" w:rsidRDefault="00AE55AA" w14:paraId="69E515BA"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147F649B"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7643453A"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0DC3C7BF"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2AD29FAA"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D43F5DA" w14:textId="77777777">
            <w:pPr>
              <w:spacing w:after="0" w:line="240" w:lineRule="auto"/>
              <w:ind w:left="0"/>
              <w:rPr>
                <w:sz w:val="20"/>
                <w:lang w:val="en-IN" w:eastAsia="en-IN"/>
              </w:rPr>
            </w:pPr>
          </w:p>
        </w:tc>
        <w:tc>
          <w:tcPr>
            <w:tcW w:w="1012" w:type="dxa"/>
            <w:tcBorders>
              <w:top w:val="nil"/>
              <w:left w:val="nil"/>
              <w:bottom w:val="nil"/>
              <w:right w:val="nil"/>
            </w:tcBorders>
            <w:shd w:val="clear" w:color="auto" w:fill="auto"/>
            <w:noWrap/>
            <w:vAlign w:val="bottom"/>
            <w:hideMark/>
          </w:tcPr>
          <w:p w:rsidRPr="00AE55AA" w:rsidR="00AE55AA" w:rsidP="00AE55AA" w:rsidRDefault="00AE55AA" w14:paraId="633B95C4" w14:textId="77777777">
            <w:pPr>
              <w:spacing w:after="0" w:line="240" w:lineRule="auto"/>
              <w:ind w:left="0"/>
              <w:rPr>
                <w:sz w:val="20"/>
                <w:lang w:val="en-IN" w:eastAsia="en-IN"/>
              </w:rPr>
            </w:pPr>
          </w:p>
        </w:tc>
      </w:tr>
    </w:tbl>
    <w:p w:rsidRPr="00AD4590" w:rsidR="00AD4590" w:rsidP="00AD4590" w:rsidRDefault="00AD4590" w14:paraId="1C752A51" w14:textId="77777777">
      <w:pPr>
        <w:rPr>
          <w:u w:val="single"/>
        </w:rPr>
      </w:pPr>
    </w:p>
    <w:p w:rsidRPr="00AD4590" w:rsidR="00AD4590" w:rsidP="00AD4590" w:rsidRDefault="00AD4590" w14:paraId="65281853" w14:textId="77777777"/>
    <w:p w:rsidRPr="00AD4590" w:rsidR="00AD4590" w:rsidP="00AD4590" w:rsidRDefault="00AD4590" w14:paraId="6054F101" w14:textId="77777777"/>
    <w:p w:rsidRPr="00E476E5" w:rsidR="005B25DA" w:rsidP="00006294" w:rsidRDefault="005B25DA" w14:paraId="48A8A337" w14:textId="77777777"/>
    <w:p w:rsidRPr="0049222A" w:rsidR="00006294" w:rsidP="00CA32F7" w:rsidRDefault="00006294" w14:paraId="7B307579" w14:textId="4D532F6D">
      <w:pPr>
        <w:pStyle w:val="Heading1"/>
        <w:numPr>
          <w:ilvl w:val="0"/>
          <w:numId w:val="33"/>
        </w:numPr>
        <w:tabs>
          <w:tab w:val="clear" w:pos="0"/>
          <w:tab w:val="left" w:pos="450"/>
        </w:tabs>
        <w:ind w:left="450"/>
        <w:rPr>
          <w:rFonts w:cs="Arial" w:asciiTheme="minorHAnsi" w:hAnsiTheme="minorHAnsi"/>
          <w:b/>
          <w:bCs/>
          <w:color w:val="000000"/>
          <w:sz w:val="32"/>
          <w:szCs w:val="32"/>
          <w:lang w:eastAsia="en-US"/>
        </w:rPr>
      </w:pPr>
      <w:bookmarkStart w:name="_Toc131585321" w:id="256"/>
      <w:r w:rsidRPr="0049222A">
        <w:rPr>
          <w:rFonts w:cs="Arial" w:asciiTheme="minorHAnsi" w:hAnsiTheme="minorHAnsi"/>
          <w:b/>
          <w:bCs/>
          <w:color w:val="000000"/>
          <w:sz w:val="32"/>
          <w:szCs w:val="32"/>
          <w:lang w:eastAsia="en-US"/>
        </w:rPr>
        <w:t>Developer portal</w:t>
      </w:r>
      <w:r w:rsidR="004F461B">
        <w:rPr>
          <w:rFonts w:cs="Arial" w:asciiTheme="minorHAnsi" w:hAnsiTheme="minorHAnsi"/>
          <w:b/>
          <w:bCs/>
          <w:color w:val="000000"/>
          <w:sz w:val="32"/>
          <w:szCs w:val="32"/>
          <w:lang w:eastAsia="en-US"/>
        </w:rPr>
        <w:t xml:space="preserve"> (</w:t>
      </w:r>
      <w:r w:rsidR="004E502D">
        <w:rPr>
          <w:rFonts w:cs="Arial" w:asciiTheme="minorHAnsi" w:hAnsiTheme="minorHAnsi"/>
          <w:b/>
          <w:bCs/>
          <w:color w:val="000000"/>
          <w:sz w:val="32"/>
          <w:szCs w:val="32"/>
          <w:lang w:eastAsia="en-US"/>
        </w:rPr>
        <w:t xml:space="preserve">DHL Drupal Developer </w:t>
      </w:r>
      <w:r w:rsidR="004F461B">
        <w:rPr>
          <w:rFonts w:cs="Arial" w:asciiTheme="minorHAnsi" w:hAnsiTheme="minorHAnsi"/>
          <w:b/>
          <w:bCs/>
          <w:color w:val="000000"/>
          <w:sz w:val="32"/>
          <w:szCs w:val="32"/>
          <w:lang w:eastAsia="en-US"/>
        </w:rPr>
        <w:t>Portal)</w:t>
      </w:r>
      <w:bookmarkEnd w:id="256"/>
    </w:p>
    <w:p w:rsidR="00006294" w:rsidP="00162B97" w:rsidRDefault="004E502D" w14:paraId="0D179D52" w14:textId="79370FD3">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DHL Drupal Developer portal will be used for showcasing </w:t>
      </w:r>
      <w:proofErr w:type="spellStart"/>
      <w:r>
        <w:rPr>
          <w:rFonts w:asciiTheme="minorHAnsi" w:hAnsiTheme="minorHAnsi" w:cstheme="minorHAnsi"/>
          <w:color w:val="000000" w:themeColor="text1"/>
          <w:sz w:val="22"/>
          <w:szCs w:val="22"/>
        </w:rPr>
        <w:t>BlueDart</w:t>
      </w:r>
      <w:proofErr w:type="spellEnd"/>
      <w:r>
        <w:rPr>
          <w:rFonts w:asciiTheme="minorHAnsi" w:hAnsiTheme="minorHAnsi" w:cstheme="minorHAnsi"/>
          <w:color w:val="000000" w:themeColor="text1"/>
          <w:sz w:val="22"/>
          <w:szCs w:val="22"/>
        </w:rPr>
        <w:t xml:space="preserve"> Products. Typical </w:t>
      </w:r>
      <w:proofErr w:type="spellStart"/>
      <w:r>
        <w:rPr>
          <w:rFonts w:asciiTheme="minorHAnsi" w:hAnsiTheme="minorHAnsi" w:cstheme="minorHAnsi"/>
          <w:color w:val="000000" w:themeColor="text1"/>
          <w:sz w:val="22"/>
          <w:szCs w:val="22"/>
        </w:rPr>
        <w:t>activites</w:t>
      </w:r>
      <w:proofErr w:type="spellEnd"/>
      <w:r>
        <w:rPr>
          <w:rFonts w:asciiTheme="minorHAnsi" w:hAnsiTheme="minorHAnsi" w:cstheme="minorHAnsi"/>
          <w:color w:val="000000" w:themeColor="text1"/>
          <w:sz w:val="22"/>
          <w:szCs w:val="22"/>
        </w:rPr>
        <w:t xml:space="preserve"> in terms of API release process on DHL developer portal are as below –</w:t>
      </w:r>
    </w:p>
    <w:p w:rsidR="004E502D" w:rsidP="004E502D" w:rsidRDefault="004E502D" w14:paraId="5066FFA5" w14:textId="73BD0348">
      <w:pPr>
        <w:pStyle w:val="ListParagraph"/>
        <w:numPr>
          <w:ilvl w:val="0"/>
          <w:numId w:val="39"/>
        </w:numPr>
        <w:rPr>
          <w:rFonts w:asciiTheme="minorHAnsi" w:hAnsiTheme="minorHAnsi" w:cstheme="minorHAnsi"/>
          <w:color w:val="000000" w:themeColor="text1"/>
          <w:sz w:val="22"/>
          <w:szCs w:val="22"/>
        </w:rPr>
      </w:pPr>
      <w:r w:rsidRPr="004E502D">
        <w:rPr>
          <w:rFonts w:asciiTheme="minorHAnsi" w:hAnsiTheme="minorHAnsi" w:cstheme="minorHAnsi"/>
          <w:color w:val="000000" w:themeColor="text1"/>
          <w:sz w:val="22"/>
          <w:szCs w:val="22"/>
        </w:rPr>
        <w:t>API Offering page creation</w:t>
      </w:r>
      <w:r w:rsidR="000E74AD">
        <w:rPr>
          <w:rFonts w:asciiTheme="minorHAnsi" w:hAnsiTheme="minorHAnsi" w:cstheme="minorHAnsi"/>
          <w:color w:val="000000" w:themeColor="text1"/>
          <w:sz w:val="22"/>
          <w:szCs w:val="22"/>
        </w:rPr>
        <w:t xml:space="preserve"> activity on DHL </w:t>
      </w:r>
      <w:proofErr w:type="spellStart"/>
      <w:r w:rsidR="000E74AD">
        <w:rPr>
          <w:rFonts w:asciiTheme="minorHAnsi" w:hAnsiTheme="minorHAnsi" w:cstheme="minorHAnsi"/>
          <w:color w:val="000000" w:themeColor="text1"/>
          <w:sz w:val="22"/>
          <w:szCs w:val="22"/>
        </w:rPr>
        <w:t>drupal</w:t>
      </w:r>
      <w:proofErr w:type="spellEnd"/>
      <w:r w:rsidR="000E74AD">
        <w:rPr>
          <w:rFonts w:asciiTheme="minorHAnsi" w:hAnsiTheme="minorHAnsi" w:cstheme="minorHAnsi"/>
          <w:color w:val="000000" w:themeColor="text1"/>
          <w:sz w:val="22"/>
          <w:szCs w:val="22"/>
        </w:rPr>
        <w:t xml:space="preserve"> portal. </w:t>
      </w:r>
    </w:p>
    <w:p w:rsidRPr="000E74AD" w:rsidR="000E74AD" w:rsidP="000E74AD" w:rsidRDefault="000E74AD" w14:paraId="2ED35A53" w14:textId="4791260E">
      <w:pPr>
        <w:ind w:left="1080" w:firstLine="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API offering page includes -</w:t>
      </w:r>
    </w:p>
    <w:p w:rsidR="004E502D" w:rsidP="004E502D" w:rsidRDefault="000E74AD" w14:paraId="2D50CE28" w14:textId="426B2C95">
      <w:pPr>
        <w:pStyle w:val="ListParagraph"/>
        <w:numPr>
          <w:ilvl w:val="1"/>
          <w:numId w:val="39"/>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w:t>
      </w:r>
      <w:r w:rsidR="004E502D">
        <w:rPr>
          <w:rFonts w:asciiTheme="minorHAnsi" w:hAnsiTheme="minorHAnsi" w:cstheme="minorHAnsi"/>
          <w:color w:val="000000" w:themeColor="text1"/>
          <w:sz w:val="22"/>
          <w:szCs w:val="22"/>
        </w:rPr>
        <w:t>mportant information related to API offering.</w:t>
      </w:r>
    </w:p>
    <w:p w:rsidR="004E502D" w:rsidP="004E502D" w:rsidRDefault="004E502D" w14:paraId="1618F80B" w14:textId="1130D4A0">
      <w:pPr>
        <w:pStyle w:val="ListParagraph"/>
        <w:numPr>
          <w:ilvl w:val="1"/>
          <w:numId w:val="39"/>
        </w:numPr>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OpenAPI</w:t>
      </w:r>
      <w:proofErr w:type="spellEnd"/>
      <w:r>
        <w:rPr>
          <w:rFonts w:asciiTheme="minorHAnsi" w:hAnsiTheme="minorHAnsi" w:cstheme="minorHAnsi"/>
          <w:color w:val="000000" w:themeColor="text1"/>
          <w:sz w:val="22"/>
          <w:szCs w:val="22"/>
        </w:rPr>
        <w:t xml:space="preserve"> spec documentation.</w:t>
      </w:r>
    </w:p>
    <w:p w:rsidR="004E502D" w:rsidP="004E502D" w:rsidRDefault="004E502D" w14:paraId="1959B487" w14:textId="266DB8FC">
      <w:pPr>
        <w:pStyle w:val="ListParagraph"/>
        <w:numPr>
          <w:ilvl w:val="1"/>
          <w:numId w:val="39"/>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Other information to assist User in understanding and subscribing the API/product.</w:t>
      </w:r>
    </w:p>
    <w:p w:rsidR="000E74AD" w:rsidP="000E74AD" w:rsidRDefault="000E74AD" w14:paraId="5A5E637A" w14:textId="77777777">
      <w:pPr>
        <w:pStyle w:val="ListParagraph"/>
        <w:ind w:left="1800"/>
        <w:rPr>
          <w:rFonts w:asciiTheme="minorHAnsi" w:hAnsiTheme="minorHAnsi" w:cstheme="minorHAnsi"/>
          <w:color w:val="000000" w:themeColor="text1"/>
          <w:sz w:val="22"/>
          <w:szCs w:val="22"/>
        </w:rPr>
      </w:pPr>
    </w:p>
    <w:p w:rsidR="004E502D" w:rsidP="004E502D" w:rsidRDefault="004E502D" w14:paraId="4EB29131" w14:textId="51835D4E">
      <w:pPr>
        <w:pStyle w:val="ListParagraph"/>
        <w:numPr>
          <w:ilvl w:val="0"/>
          <w:numId w:val="39"/>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API Offering page Linkage with APIGEE API –</w:t>
      </w:r>
    </w:p>
    <w:p w:rsidRPr="00904C3D" w:rsidR="00006294" w:rsidP="003821D9" w:rsidRDefault="004E502D" w14:paraId="7FFE8976" w14:textId="262B41DE">
      <w:pPr>
        <w:pStyle w:val="ListParagraph"/>
        <w:numPr>
          <w:ilvl w:val="1"/>
          <w:numId w:val="39"/>
        </w:numPr>
        <w:jc w:val="both"/>
        <w:rPr>
          <w:lang w:val="en-CA"/>
        </w:rPr>
      </w:pPr>
      <w:r w:rsidRPr="00904C3D">
        <w:rPr>
          <w:rFonts w:asciiTheme="minorHAnsi" w:hAnsiTheme="minorHAnsi" w:cstheme="minorHAnsi"/>
          <w:color w:val="000000" w:themeColor="text1"/>
          <w:sz w:val="22"/>
          <w:szCs w:val="22"/>
        </w:rPr>
        <w:t>After offering page creation a request to</w:t>
      </w:r>
      <w:r w:rsidRPr="00904C3D" w:rsidR="00904C3D">
        <w:rPr>
          <w:rFonts w:asciiTheme="minorHAnsi" w:hAnsiTheme="minorHAnsi" w:cstheme="minorHAnsi"/>
          <w:color w:val="000000" w:themeColor="text1"/>
          <w:sz w:val="22"/>
          <w:szCs w:val="22"/>
        </w:rPr>
        <w:t xml:space="preserve"> DHL Dural team will be made </w:t>
      </w:r>
      <w:r w:rsidR="00904C3D">
        <w:rPr>
          <w:rFonts w:asciiTheme="minorHAnsi" w:hAnsiTheme="minorHAnsi" w:cstheme="minorHAnsi"/>
          <w:color w:val="000000" w:themeColor="text1"/>
          <w:sz w:val="22"/>
          <w:szCs w:val="22"/>
        </w:rPr>
        <w:t xml:space="preserve">by developer </w:t>
      </w:r>
      <w:proofErr w:type="gramStart"/>
      <w:r w:rsidR="00904C3D">
        <w:rPr>
          <w:rFonts w:asciiTheme="minorHAnsi" w:hAnsiTheme="minorHAnsi" w:cstheme="minorHAnsi"/>
          <w:color w:val="000000" w:themeColor="text1"/>
          <w:sz w:val="22"/>
          <w:szCs w:val="22"/>
        </w:rPr>
        <w:t xml:space="preserve">for </w:t>
      </w:r>
      <w:r w:rsidRPr="00904C3D">
        <w:rPr>
          <w:rFonts w:asciiTheme="minorHAnsi" w:hAnsiTheme="minorHAnsi" w:cstheme="minorHAnsi"/>
          <w:color w:val="000000" w:themeColor="text1"/>
          <w:sz w:val="22"/>
          <w:szCs w:val="22"/>
        </w:rPr>
        <w:t xml:space="preserve"> connect</w:t>
      </w:r>
      <w:r w:rsidR="00904C3D">
        <w:rPr>
          <w:rFonts w:asciiTheme="minorHAnsi" w:hAnsiTheme="minorHAnsi" w:cstheme="minorHAnsi"/>
          <w:color w:val="000000" w:themeColor="text1"/>
          <w:sz w:val="22"/>
          <w:szCs w:val="22"/>
        </w:rPr>
        <w:t>ing</w:t>
      </w:r>
      <w:proofErr w:type="gramEnd"/>
      <w:r w:rsidR="00904C3D">
        <w:rPr>
          <w:rFonts w:asciiTheme="minorHAnsi" w:hAnsiTheme="minorHAnsi" w:cstheme="minorHAnsi"/>
          <w:color w:val="000000" w:themeColor="text1"/>
          <w:sz w:val="22"/>
          <w:szCs w:val="22"/>
        </w:rPr>
        <w:t xml:space="preserve"> </w:t>
      </w:r>
      <w:r w:rsidRPr="00904C3D">
        <w:rPr>
          <w:rFonts w:asciiTheme="minorHAnsi" w:hAnsiTheme="minorHAnsi" w:cstheme="minorHAnsi"/>
          <w:color w:val="000000" w:themeColor="text1"/>
          <w:sz w:val="22"/>
          <w:szCs w:val="22"/>
        </w:rPr>
        <w:t xml:space="preserve">offering page with APIGEE </w:t>
      </w:r>
      <w:proofErr w:type="spellStart"/>
      <w:r w:rsidRPr="00904C3D">
        <w:rPr>
          <w:rFonts w:asciiTheme="minorHAnsi" w:hAnsiTheme="minorHAnsi" w:cstheme="minorHAnsi"/>
          <w:color w:val="000000" w:themeColor="text1"/>
          <w:sz w:val="22"/>
          <w:szCs w:val="22"/>
        </w:rPr>
        <w:t>api</w:t>
      </w:r>
      <w:proofErr w:type="spellEnd"/>
      <w:r w:rsidR="00904C3D">
        <w:rPr>
          <w:rFonts w:asciiTheme="minorHAnsi" w:hAnsiTheme="minorHAnsi" w:cstheme="minorHAnsi"/>
          <w:color w:val="000000" w:themeColor="text1"/>
          <w:sz w:val="22"/>
          <w:szCs w:val="22"/>
        </w:rPr>
        <w:t>.</w:t>
      </w:r>
    </w:p>
    <w:p w:rsidRPr="00904C3D" w:rsidR="00904C3D" w:rsidP="003821D9" w:rsidRDefault="00904C3D" w14:paraId="648A9592" w14:textId="2A36E7AB">
      <w:pPr>
        <w:pStyle w:val="ListParagraph"/>
        <w:numPr>
          <w:ilvl w:val="1"/>
          <w:numId w:val="39"/>
        </w:numPr>
        <w:jc w:val="both"/>
        <w:rPr>
          <w:lang w:val="en-CA"/>
        </w:rPr>
      </w:pPr>
      <w:r>
        <w:rPr>
          <w:rFonts w:asciiTheme="minorHAnsi" w:hAnsiTheme="minorHAnsi" w:cstheme="minorHAnsi"/>
          <w:color w:val="000000" w:themeColor="text1"/>
          <w:sz w:val="22"/>
          <w:szCs w:val="22"/>
        </w:rPr>
        <w:t xml:space="preserve">Once linkage </w:t>
      </w:r>
      <w:proofErr w:type="spellStart"/>
      <w:r>
        <w:rPr>
          <w:rFonts w:asciiTheme="minorHAnsi" w:hAnsiTheme="minorHAnsi" w:cstheme="minorHAnsi"/>
          <w:color w:val="000000" w:themeColor="text1"/>
          <w:sz w:val="22"/>
          <w:szCs w:val="22"/>
        </w:rPr>
        <w:t>establisted</w:t>
      </w:r>
      <w:proofErr w:type="spellEnd"/>
      <w:r>
        <w:rPr>
          <w:rFonts w:asciiTheme="minorHAnsi" w:hAnsiTheme="minorHAnsi" w:cstheme="minorHAnsi"/>
          <w:color w:val="000000" w:themeColor="text1"/>
          <w:sz w:val="22"/>
          <w:szCs w:val="22"/>
        </w:rPr>
        <w:t xml:space="preserve"> API page can be made live on the DHL </w:t>
      </w:r>
      <w:proofErr w:type="spellStart"/>
      <w:r>
        <w:rPr>
          <w:rFonts w:asciiTheme="minorHAnsi" w:hAnsiTheme="minorHAnsi" w:cstheme="minorHAnsi"/>
          <w:color w:val="000000" w:themeColor="text1"/>
          <w:sz w:val="22"/>
          <w:szCs w:val="22"/>
        </w:rPr>
        <w:t>drupal</w:t>
      </w:r>
      <w:proofErr w:type="spellEnd"/>
      <w:r>
        <w:rPr>
          <w:rFonts w:asciiTheme="minorHAnsi" w:hAnsiTheme="minorHAnsi" w:cstheme="minorHAnsi"/>
          <w:color w:val="000000" w:themeColor="text1"/>
          <w:sz w:val="22"/>
          <w:szCs w:val="22"/>
        </w:rPr>
        <w:t xml:space="preserve"> developer portal.</w:t>
      </w:r>
    </w:p>
    <w:p w:rsidR="00006294" w:rsidP="00006294" w:rsidRDefault="00006294" w14:paraId="62EC6D79" w14:textId="77777777">
      <w:pPr>
        <w:rPr>
          <w:lang w:val="en-CA"/>
        </w:rPr>
      </w:pPr>
    </w:p>
    <w:p w:rsidR="00006294" w:rsidP="00006294" w:rsidRDefault="00006294" w14:paraId="2330B3AB" w14:textId="33502445">
      <w:pPr>
        <w:rPr>
          <w:lang w:val="en-CA"/>
        </w:rPr>
      </w:pPr>
    </w:p>
    <w:p w:rsidR="00006294" w:rsidP="00006294" w:rsidRDefault="00006294" w14:paraId="1E697280" w14:textId="77777777">
      <w:pPr>
        <w:rPr>
          <w:lang w:val="en-CA"/>
        </w:rPr>
      </w:pPr>
    </w:p>
    <w:p w:rsidR="00006294" w:rsidP="00006294" w:rsidRDefault="00006294" w14:paraId="4E5A6800" w14:textId="248C371F">
      <w:pPr>
        <w:rPr>
          <w:lang w:val="en-CA"/>
        </w:rPr>
      </w:pPr>
    </w:p>
    <w:p w:rsidR="000C042D" w:rsidP="000C042D" w:rsidRDefault="000C042D" w14:paraId="060742C3" w14:textId="77777777">
      <w:pPr>
        <w:spacing w:after="0" w:line="240" w:lineRule="auto"/>
        <w:rPr>
          <w:rFonts w:eastAsia="Calibri" w:cs="Calibri" w:asciiTheme="minorHAnsi" w:hAnsiTheme="minorHAnsi"/>
          <w:color w:val="000000"/>
          <w:sz w:val="22"/>
          <w:szCs w:val="22"/>
        </w:rPr>
      </w:pPr>
    </w:p>
    <w:p w:rsidRPr="002D56BE" w:rsidR="009F4281" w:rsidP="004E502D" w:rsidRDefault="00A46E4B" w14:paraId="5F98E172" w14:textId="627A7021">
      <w:pPr>
        <w:pStyle w:val="Heading1"/>
        <w:numPr>
          <w:ilvl w:val="0"/>
          <w:numId w:val="39"/>
        </w:numPr>
        <w:tabs>
          <w:tab w:val="clear" w:pos="0"/>
          <w:tab w:val="left" w:pos="450"/>
        </w:tabs>
        <w:ind w:left="450"/>
        <w:rPr>
          <w:rFonts w:cs="Arial" w:asciiTheme="minorHAnsi" w:hAnsiTheme="minorHAnsi"/>
          <w:b/>
          <w:bCs/>
          <w:color w:val="000000"/>
          <w:sz w:val="32"/>
          <w:szCs w:val="32"/>
          <w:lang w:eastAsia="en-US"/>
        </w:rPr>
      </w:pPr>
      <w:bookmarkStart w:name="_Toc131585322" w:id="257"/>
      <w:r w:rsidRPr="002D56BE">
        <w:rPr>
          <w:rFonts w:cs="Arial" w:asciiTheme="minorHAnsi" w:hAnsiTheme="minorHAnsi"/>
          <w:b/>
          <w:bCs/>
          <w:color w:val="000000"/>
          <w:sz w:val="32"/>
          <w:szCs w:val="32"/>
          <w:lang w:eastAsia="en-US"/>
        </w:rPr>
        <w:t>Test Strategy</w:t>
      </w:r>
      <w:bookmarkEnd w:id="257"/>
    </w:p>
    <w:tbl>
      <w:tblPr>
        <w:tblW w:w="0" w:type="auto"/>
        <w:tblInd w:w="98" w:type="dxa"/>
        <w:tblCellMar>
          <w:left w:w="10" w:type="dxa"/>
          <w:right w:w="10" w:type="dxa"/>
        </w:tblCellMar>
        <w:tblLook w:val="0000" w:firstRow="0" w:lastRow="0" w:firstColumn="0" w:lastColumn="0" w:noHBand="0" w:noVBand="0"/>
      </w:tblPr>
      <w:tblGrid>
        <w:gridCol w:w="887"/>
        <w:gridCol w:w="3327"/>
        <w:gridCol w:w="5247"/>
      </w:tblGrid>
      <w:tr w:rsidRPr="002D56BE" w:rsidR="005B73E4" w:rsidTr="001114A1" w14:paraId="011F920D" w14:textId="77777777">
        <w:trPr>
          <w:trHeight w:val="1"/>
        </w:trPr>
        <w:tc>
          <w:tcPr>
            <w:tcW w:w="887" w:type="dxa"/>
            <w:tcBorders>
              <w:top w:val="single" w:color="00000A" w:sz="4" w:space="0"/>
              <w:left w:val="single" w:color="00000A" w:sz="4" w:space="0"/>
              <w:bottom w:val="single" w:color="00000A" w:sz="4" w:space="0"/>
              <w:right w:val="single" w:color="00000A" w:sz="4" w:space="0"/>
            </w:tcBorders>
            <w:shd w:val="clear" w:color="auto" w:fill="00B0F0"/>
            <w:tcMar>
              <w:left w:w="108" w:type="dxa"/>
              <w:right w:w="108" w:type="dxa"/>
            </w:tcMar>
          </w:tcPr>
          <w:p w:rsidRPr="002D56BE" w:rsidR="005B73E4" w:rsidP="007D0683" w:rsidRDefault="005B73E4" w14:paraId="070DB701" w14:textId="77777777">
            <w:pPr>
              <w:suppressAutoHyphens/>
              <w:spacing w:after="0" w:line="240" w:lineRule="auto"/>
              <w:ind w:left="110"/>
              <w:jc w:val="center"/>
              <w:rPr>
                <w:rFonts w:eastAsia="Calibri" w:cs="Calibri" w:asciiTheme="minorHAnsi" w:hAnsiTheme="minorHAnsi"/>
                <w:sz w:val="22"/>
                <w:szCs w:val="22"/>
              </w:rPr>
            </w:pPr>
            <w:r w:rsidRPr="002D56BE">
              <w:rPr>
                <w:rFonts w:eastAsia="Calibri" w:cs="Calibri" w:asciiTheme="minorHAnsi" w:hAnsiTheme="minorHAnsi"/>
                <w:b/>
                <w:color w:val="FFFFFF"/>
                <w:sz w:val="22"/>
                <w:szCs w:val="22"/>
              </w:rPr>
              <w:t>S. No</w:t>
            </w:r>
          </w:p>
        </w:tc>
        <w:tc>
          <w:tcPr>
            <w:tcW w:w="3327" w:type="dxa"/>
            <w:tcBorders>
              <w:top w:val="single" w:color="00000A" w:sz="4" w:space="0"/>
              <w:left w:val="single" w:color="00000A" w:sz="4" w:space="0"/>
              <w:bottom w:val="single" w:color="00000A" w:sz="4" w:space="0"/>
              <w:right w:val="single" w:color="00000A" w:sz="4" w:space="0"/>
            </w:tcBorders>
            <w:shd w:val="clear" w:color="auto" w:fill="00B0F0"/>
            <w:tcMar>
              <w:left w:w="108" w:type="dxa"/>
              <w:right w:w="108" w:type="dxa"/>
            </w:tcMar>
          </w:tcPr>
          <w:p w:rsidRPr="002D56BE" w:rsidR="005B73E4" w:rsidP="007D0683" w:rsidRDefault="005B73E4" w14:paraId="34325AC2" w14:textId="77777777">
            <w:pPr>
              <w:suppressAutoHyphens/>
              <w:spacing w:after="0" w:line="240" w:lineRule="auto"/>
              <w:ind w:left="110"/>
              <w:jc w:val="center"/>
              <w:rPr>
                <w:rFonts w:eastAsia="Calibri" w:cs="Calibri" w:asciiTheme="minorHAnsi" w:hAnsiTheme="minorHAnsi"/>
                <w:sz w:val="22"/>
                <w:szCs w:val="22"/>
              </w:rPr>
            </w:pPr>
            <w:r w:rsidRPr="002D56BE">
              <w:rPr>
                <w:rFonts w:eastAsia="Calibri" w:cs="Calibri" w:asciiTheme="minorHAnsi" w:hAnsiTheme="minorHAnsi"/>
                <w:b/>
                <w:color w:val="FFFFFF"/>
                <w:sz w:val="22"/>
                <w:szCs w:val="22"/>
              </w:rPr>
              <w:t>Test Entity</w:t>
            </w:r>
          </w:p>
        </w:tc>
        <w:tc>
          <w:tcPr>
            <w:tcW w:w="5247" w:type="dxa"/>
            <w:tcBorders>
              <w:top w:val="single" w:color="00000A" w:sz="4" w:space="0"/>
              <w:left w:val="single" w:color="00000A" w:sz="4" w:space="0"/>
              <w:bottom w:val="single" w:color="00000A" w:sz="4" w:space="0"/>
              <w:right w:val="single" w:color="00000A" w:sz="4" w:space="0"/>
            </w:tcBorders>
            <w:shd w:val="clear" w:color="auto" w:fill="00B0F0"/>
            <w:tcMar>
              <w:left w:w="108" w:type="dxa"/>
              <w:right w:w="108" w:type="dxa"/>
            </w:tcMar>
          </w:tcPr>
          <w:p w:rsidRPr="002D56BE" w:rsidR="005B73E4" w:rsidP="007D0683" w:rsidRDefault="005B73E4" w14:paraId="0AD0A390" w14:textId="77777777">
            <w:pPr>
              <w:suppressAutoHyphens/>
              <w:spacing w:after="0" w:line="240" w:lineRule="auto"/>
              <w:ind w:left="110"/>
              <w:jc w:val="center"/>
              <w:rPr>
                <w:rFonts w:eastAsia="Calibri" w:cs="Calibri" w:asciiTheme="minorHAnsi" w:hAnsiTheme="minorHAnsi"/>
                <w:sz w:val="22"/>
                <w:szCs w:val="22"/>
              </w:rPr>
            </w:pPr>
            <w:r w:rsidRPr="002D56BE">
              <w:rPr>
                <w:rFonts w:eastAsia="Calibri" w:cs="Calibri" w:asciiTheme="minorHAnsi" w:hAnsiTheme="minorHAnsi"/>
                <w:b/>
                <w:color w:val="FFFFFF"/>
                <w:sz w:val="22"/>
                <w:szCs w:val="22"/>
              </w:rPr>
              <w:t>Test Strategy</w:t>
            </w:r>
          </w:p>
        </w:tc>
      </w:tr>
      <w:tr w:rsidRPr="002D56BE" w:rsidR="005B73E4" w:rsidTr="001114A1" w14:paraId="0E7F89A2" w14:textId="77777777">
        <w:tc>
          <w:tcPr>
            <w:tcW w:w="88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7D0683" w:rsidRDefault="00EE03D8" w14:paraId="33329BD2" w14:textId="77777777">
            <w:pPr>
              <w:suppressAutoHyphens/>
              <w:spacing w:after="0" w:line="240" w:lineRule="auto"/>
              <w:ind w:left="0"/>
              <w:jc w:val="center"/>
              <w:rPr>
                <w:rFonts w:eastAsia="Calibri" w:cs="Calibri" w:asciiTheme="minorHAnsi" w:hAnsiTheme="minorHAnsi"/>
                <w:sz w:val="22"/>
                <w:szCs w:val="22"/>
              </w:rPr>
            </w:pPr>
            <w:r w:rsidRPr="002D56BE">
              <w:rPr>
                <w:rFonts w:eastAsia="Calibri" w:cs="Calibri" w:asciiTheme="minorHAnsi" w:hAnsiTheme="minorHAnsi"/>
                <w:sz w:val="22"/>
                <w:szCs w:val="22"/>
              </w:rPr>
              <w:t>1</w:t>
            </w:r>
          </w:p>
        </w:tc>
        <w:tc>
          <w:tcPr>
            <w:tcW w:w="332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EE03D8" w:rsidRDefault="00EE03D8" w14:paraId="37908961" w14:textId="77777777">
            <w:pPr>
              <w:pStyle w:val="Default"/>
              <w:rPr>
                <w:rFonts w:asciiTheme="minorHAnsi" w:hAnsiTheme="minorHAnsi"/>
                <w:sz w:val="22"/>
                <w:szCs w:val="22"/>
              </w:rPr>
            </w:pPr>
            <w:r w:rsidRPr="002D56BE">
              <w:rPr>
                <w:rFonts w:asciiTheme="minorHAnsi" w:hAnsiTheme="minorHAnsi"/>
                <w:sz w:val="22"/>
                <w:szCs w:val="22"/>
              </w:rPr>
              <w:t xml:space="preserve">Web Services' request response. </w:t>
            </w:r>
          </w:p>
        </w:tc>
        <w:tc>
          <w:tcPr>
            <w:tcW w:w="524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EE03D8" w:rsidRDefault="00EE03D8" w14:paraId="3EF31529" w14:textId="77777777">
            <w:pPr>
              <w:pStyle w:val="Default"/>
              <w:rPr>
                <w:rFonts w:asciiTheme="minorHAnsi" w:hAnsiTheme="minorHAnsi"/>
                <w:sz w:val="22"/>
                <w:szCs w:val="22"/>
              </w:rPr>
            </w:pPr>
            <w:r w:rsidRPr="002D56BE">
              <w:rPr>
                <w:rFonts w:asciiTheme="minorHAnsi" w:hAnsiTheme="minorHAnsi"/>
                <w:sz w:val="22"/>
                <w:szCs w:val="22"/>
              </w:rPr>
              <w:t>All the web services response and request can be analyzed using console logs/</w:t>
            </w:r>
            <w:r w:rsidRPr="002D56BE" w:rsidR="00837971">
              <w:rPr>
                <w:rFonts w:asciiTheme="minorHAnsi" w:hAnsiTheme="minorHAnsi"/>
                <w:sz w:val="22"/>
                <w:szCs w:val="22"/>
              </w:rPr>
              <w:t>log cat</w:t>
            </w:r>
            <w:r w:rsidRPr="002D56BE">
              <w:rPr>
                <w:rFonts w:asciiTheme="minorHAnsi" w:hAnsiTheme="minorHAnsi"/>
                <w:sz w:val="22"/>
                <w:szCs w:val="22"/>
              </w:rPr>
              <w:t xml:space="preserve">. </w:t>
            </w:r>
          </w:p>
        </w:tc>
      </w:tr>
      <w:tr w:rsidRPr="002D56BE" w:rsidR="005B73E4" w:rsidTr="001114A1" w14:paraId="21F22D55" w14:textId="77777777">
        <w:tc>
          <w:tcPr>
            <w:tcW w:w="88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7D0683" w:rsidRDefault="00EE03D8" w14:paraId="4DCFC71F" w14:textId="77777777">
            <w:pPr>
              <w:suppressAutoHyphens/>
              <w:spacing w:after="0" w:line="240" w:lineRule="auto"/>
              <w:ind w:left="0"/>
              <w:jc w:val="center"/>
              <w:rPr>
                <w:rFonts w:eastAsia="Calibri" w:cs="Calibri" w:asciiTheme="minorHAnsi" w:hAnsiTheme="minorHAnsi"/>
                <w:sz w:val="22"/>
                <w:szCs w:val="22"/>
              </w:rPr>
            </w:pPr>
            <w:r w:rsidRPr="002D56BE">
              <w:rPr>
                <w:rFonts w:eastAsia="Calibri" w:cs="Calibri" w:asciiTheme="minorHAnsi" w:hAnsiTheme="minorHAnsi"/>
                <w:sz w:val="22"/>
                <w:szCs w:val="22"/>
              </w:rPr>
              <w:t>2</w:t>
            </w:r>
          </w:p>
        </w:tc>
        <w:tc>
          <w:tcPr>
            <w:tcW w:w="332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7D0683" w:rsidRDefault="00EE03D8" w14:paraId="3716BDBD" w14:textId="77777777">
            <w:pPr>
              <w:suppressAutoHyphens/>
              <w:spacing w:after="0" w:line="240" w:lineRule="auto"/>
              <w:ind w:left="0"/>
              <w:rPr>
                <w:rFonts w:eastAsia="Calibri" w:cs="Calibri" w:asciiTheme="minorHAnsi" w:hAnsiTheme="minorHAnsi"/>
                <w:sz w:val="22"/>
                <w:szCs w:val="22"/>
              </w:rPr>
            </w:pPr>
            <w:r w:rsidRPr="002D56BE">
              <w:rPr>
                <w:rFonts w:eastAsia="Calibri" w:cs="Calibri" w:asciiTheme="minorHAnsi" w:hAnsiTheme="minorHAnsi"/>
                <w:sz w:val="22"/>
                <w:szCs w:val="22"/>
              </w:rPr>
              <w:t>User Interface Testing</w:t>
            </w:r>
          </w:p>
        </w:tc>
        <w:tc>
          <w:tcPr>
            <w:tcW w:w="5247" w:type="dxa"/>
            <w:tcBorders>
              <w:top w:val="single" w:color="00000A" w:sz="4" w:space="0"/>
              <w:left w:val="single" w:color="00000A" w:sz="4" w:space="0"/>
              <w:bottom w:val="single" w:color="00000A" w:sz="4" w:space="0"/>
              <w:right w:val="single" w:color="00000A" w:sz="4" w:space="0"/>
            </w:tcBorders>
            <w:shd w:val="clear" w:color="000000" w:fill="FFFFFF"/>
            <w:tcMar>
              <w:left w:w="108" w:type="dxa"/>
              <w:right w:w="108" w:type="dxa"/>
            </w:tcMar>
          </w:tcPr>
          <w:p w:rsidRPr="002D56BE" w:rsidR="005B73E4" w:rsidP="007D0683" w:rsidRDefault="004C3FE4" w14:paraId="7E79CE74" w14:textId="54386053">
            <w:pPr>
              <w:suppressAutoHyphens/>
              <w:spacing w:after="0" w:line="240" w:lineRule="auto"/>
              <w:ind w:left="0"/>
              <w:rPr>
                <w:rFonts w:eastAsia="Calibri" w:cs="Calibri" w:asciiTheme="minorHAnsi" w:hAnsiTheme="minorHAnsi"/>
                <w:sz w:val="22"/>
                <w:szCs w:val="22"/>
              </w:rPr>
            </w:pPr>
            <w:r>
              <w:rPr>
                <w:rFonts w:eastAsia="Calibri" w:cs="Calibri" w:asciiTheme="minorHAnsi" w:hAnsiTheme="minorHAnsi"/>
                <w:sz w:val="22"/>
                <w:szCs w:val="22"/>
              </w:rPr>
              <w:t>Developer Portal</w:t>
            </w:r>
            <w:r w:rsidR="005319F9">
              <w:rPr>
                <w:rFonts w:eastAsia="Calibri" w:cs="Calibri" w:asciiTheme="minorHAnsi" w:hAnsiTheme="minorHAnsi"/>
                <w:sz w:val="22"/>
                <w:szCs w:val="22"/>
              </w:rPr>
              <w:t xml:space="preserve"> Screen </w:t>
            </w:r>
          </w:p>
        </w:tc>
      </w:tr>
    </w:tbl>
    <w:p w:rsidR="009F4281" w:rsidP="005B73E4" w:rsidRDefault="009F4281" w14:paraId="44B614F5" w14:textId="77777777">
      <w:pPr>
        <w:ind w:left="90"/>
        <w:rPr>
          <w:rFonts w:asciiTheme="minorHAnsi" w:hAnsiTheme="minorHAnsi"/>
          <w:sz w:val="22"/>
          <w:szCs w:val="22"/>
          <w:lang w:eastAsia="en-US"/>
        </w:rPr>
      </w:pPr>
    </w:p>
    <w:p w:rsidRPr="002D56BE" w:rsidR="009F4281" w:rsidP="004E502D" w:rsidRDefault="00A46E4B" w14:paraId="184EC6AF" w14:textId="1F23FC82">
      <w:pPr>
        <w:pStyle w:val="Heading1"/>
        <w:numPr>
          <w:ilvl w:val="0"/>
          <w:numId w:val="39"/>
        </w:numPr>
        <w:tabs>
          <w:tab w:val="clear" w:pos="0"/>
          <w:tab w:val="left" w:pos="450"/>
        </w:tabs>
        <w:ind w:left="450"/>
        <w:rPr>
          <w:rFonts w:cs="Arial" w:asciiTheme="minorHAnsi" w:hAnsiTheme="minorHAnsi"/>
          <w:b/>
          <w:bCs/>
          <w:color w:val="000000"/>
          <w:sz w:val="32"/>
          <w:szCs w:val="32"/>
          <w:lang w:eastAsia="en-US"/>
        </w:rPr>
      </w:pPr>
      <w:bookmarkStart w:name="_Toc131585323" w:id="258"/>
      <w:r w:rsidRPr="002D56BE">
        <w:rPr>
          <w:rFonts w:cs="Arial" w:asciiTheme="minorHAnsi" w:hAnsiTheme="minorHAnsi"/>
          <w:b/>
          <w:bCs/>
          <w:color w:val="000000"/>
          <w:sz w:val="32"/>
          <w:szCs w:val="32"/>
          <w:lang w:eastAsia="en-US"/>
        </w:rPr>
        <w:t>Appendix A - Abbreviations</w:t>
      </w:r>
      <w:bookmarkEnd w:id="247"/>
      <w:bookmarkEnd w:id="248"/>
      <w:bookmarkEnd w:id="258"/>
    </w:p>
    <w:tbl>
      <w:tblPr>
        <w:tblW w:w="9489" w:type="dxa"/>
        <w:tblInd w:w="108" w:type="dxa"/>
        <w:tblBorders>
          <w:top w:val="single" w:color="000080" w:sz="8" w:space="0"/>
          <w:left w:val="single" w:color="000080" w:sz="8" w:space="0"/>
          <w:bottom w:val="single" w:color="000080" w:sz="8" w:space="0"/>
          <w:right w:val="single" w:color="000080" w:sz="8" w:space="0"/>
          <w:insideH w:val="single" w:color="000080" w:sz="8" w:space="0"/>
          <w:insideV w:val="single" w:color="000080" w:sz="4" w:space="0"/>
        </w:tblBorders>
        <w:tblLayout w:type="fixed"/>
        <w:tblLook w:val="04A0" w:firstRow="1" w:lastRow="0" w:firstColumn="1" w:lastColumn="0" w:noHBand="0" w:noVBand="1"/>
      </w:tblPr>
      <w:tblGrid>
        <w:gridCol w:w="1502"/>
        <w:gridCol w:w="7987"/>
      </w:tblGrid>
      <w:tr w:rsidRPr="002D56BE" w:rsidR="009F4281" w:rsidTr="005C5E8B" w14:paraId="04B0ED80" w14:textId="77777777">
        <w:trPr>
          <w:trHeight w:val="427"/>
        </w:trPr>
        <w:tc>
          <w:tcPr>
            <w:tcW w:w="1502" w:type="dxa"/>
            <w:shd w:val="clear" w:color="auto" w:fill="00B0F0"/>
            <w:vAlign w:val="center"/>
          </w:tcPr>
          <w:p w:rsidRPr="005C5E8B" w:rsidR="009F4281" w:rsidP="00500BFB" w:rsidRDefault="00A46E4B" w14:paraId="2128EC96" w14:textId="77777777">
            <w:pPr>
              <w:snapToGrid w:val="0"/>
              <w:spacing w:after="0"/>
              <w:ind w:left="0"/>
              <w:jc w:val="center"/>
              <w:rPr>
                <w:rFonts w:cs="Calibri" w:asciiTheme="minorHAnsi" w:hAnsiTheme="minorHAnsi"/>
                <w:b/>
                <w:bCs/>
                <w:color w:val="FFFFFF" w:themeColor="background1"/>
                <w:sz w:val="22"/>
                <w:szCs w:val="22"/>
              </w:rPr>
            </w:pPr>
            <w:r w:rsidRPr="005C5E8B">
              <w:rPr>
                <w:rFonts w:cs="Calibri" w:asciiTheme="minorHAnsi" w:hAnsiTheme="minorHAnsi"/>
                <w:b/>
                <w:bCs/>
                <w:color w:val="FFFFFF" w:themeColor="background1"/>
                <w:sz w:val="22"/>
                <w:szCs w:val="22"/>
              </w:rPr>
              <w:t>Abbreviation</w:t>
            </w:r>
          </w:p>
        </w:tc>
        <w:tc>
          <w:tcPr>
            <w:tcW w:w="7987" w:type="dxa"/>
            <w:shd w:val="clear" w:color="auto" w:fill="00B0F0"/>
          </w:tcPr>
          <w:p w:rsidRPr="005C5E8B" w:rsidR="009F4281" w:rsidRDefault="00A46E4B" w14:paraId="3A08F522" w14:textId="77777777">
            <w:pPr>
              <w:snapToGrid w:val="0"/>
              <w:spacing w:after="0"/>
              <w:ind w:left="0"/>
              <w:jc w:val="center"/>
              <w:rPr>
                <w:rFonts w:cs="Arial" w:asciiTheme="minorHAnsi" w:hAnsiTheme="minorHAnsi"/>
                <w:b/>
                <w:color w:val="FFFFFF" w:themeColor="background1"/>
                <w:sz w:val="22"/>
                <w:szCs w:val="22"/>
              </w:rPr>
            </w:pPr>
            <w:r w:rsidRPr="005C5E8B">
              <w:rPr>
                <w:rFonts w:cs="Arial" w:asciiTheme="minorHAnsi" w:hAnsiTheme="minorHAnsi"/>
                <w:b/>
                <w:color w:val="FFFFFF" w:themeColor="background1"/>
                <w:sz w:val="22"/>
                <w:szCs w:val="22"/>
              </w:rPr>
              <w:t>Description</w:t>
            </w:r>
          </w:p>
        </w:tc>
      </w:tr>
      <w:tr w:rsidRPr="002D56BE" w:rsidR="00BA3EDC" w:rsidTr="005C5E8B" w14:paraId="6E5B7425" w14:textId="77777777">
        <w:trPr>
          <w:trHeight w:val="427"/>
        </w:trPr>
        <w:tc>
          <w:tcPr>
            <w:tcW w:w="1502" w:type="dxa"/>
            <w:shd w:val="clear" w:color="auto" w:fill="00B0F0"/>
            <w:vAlign w:val="center"/>
          </w:tcPr>
          <w:p w:rsidRPr="005C5E8B" w:rsidR="00BA3EDC" w:rsidP="009148F3" w:rsidRDefault="00283405" w14:paraId="1293FA4E" w14:textId="77777777">
            <w:pPr>
              <w:snapToGrid w:val="0"/>
              <w:spacing w:after="0"/>
              <w:ind w:left="0"/>
              <w:rPr>
                <w:rFonts w:cs="Arial" w:asciiTheme="minorHAnsi" w:hAnsiTheme="minorHAnsi"/>
                <w:color w:val="FFFFFF" w:themeColor="background1"/>
                <w:sz w:val="22"/>
                <w:szCs w:val="22"/>
              </w:rPr>
            </w:pPr>
            <w:r w:rsidRPr="005C5E8B">
              <w:rPr>
                <w:rFonts w:cs="Arial" w:asciiTheme="minorHAnsi" w:hAnsiTheme="minorHAnsi"/>
                <w:color w:val="FFFFFF" w:themeColor="background1"/>
                <w:sz w:val="22"/>
                <w:szCs w:val="22"/>
              </w:rPr>
              <w:t>API</w:t>
            </w:r>
          </w:p>
        </w:tc>
        <w:tc>
          <w:tcPr>
            <w:tcW w:w="7987" w:type="dxa"/>
          </w:tcPr>
          <w:p w:rsidRPr="002D56BE" w:rsidR="00BA3EDC" w:rsidP="00BA3EDC" w:rsidRDefault="00283405" w14:paraId="51F63BA8" w14:textId="77777777">
            <w:pPr>
              <w:snapToGrid w:val="0"/>
              <w:spacing w:after="0"/>
              <w:ind w:left="0"/>
              <w:rPr>
                <w:rFonts w:cs="Arial" w:asciiTheme="minorHAnsi" w:hAnsiTheme="minorHAnsi"/>
                <w:color w:val="000000"/>
                <w:sz w:val="22"/>
                <w:szCs w:val="22"/>
              </w:rPr>
            </w:pPr>
            <w:r>
              <w:rPr>
                <w:rFonts w:cs="Arial" w:asciiTheme="minorHAnsi" w:hAnsiTheme="minorHAnsi"/>
                <w:color w:val="000000"/>
                <w:sz w:val="22"/>
                <w:szCs w:val="22"/>
              </w:rPr>
              <w:t>Application Programming Interface</w:t>
            </w:r>
          </w:p>
        </w:tc>
      </w:tr>
      <w:tr w:rsidRPr="002D56BE" w:rsidR="00BA3EDC" w:rsidTr="005C5E8B" w14:paraId="41016C2A" w14:textId="77777777">
        <w:trPr>
          <w:trHeight w:val="427"/>
        </w:trPr>
        <w:tc>
          <w:tcPr>
            <w:tcW w:w="1502" w:type="dxa"/>
            <w:shd w:val="clear" w:color="auto" w:fill="00B0F0"/>
            <w:vAlign w:val="center"/>
          </w:tcPr>
          <w:p w:rsidRPr="005C5E8B" w:rsidR="00BA3EDC" w:rsidP="009148F3" w:rsidRDefault="00EF2DCC" w14:paraId="4583A0A8" w14:textId="77777777">
            <w:pPr>
              <w:snapToGrid w:val="0"/>
              <w:spacing w:after="0"/>
              <w:ind w:left="0"/>
              <w:rPr>
                <w:rFonts w:cs="Arial" w:asciiTheme="minorHAnsi" w:hAnsiTheme="minorHAnsi"/>
                <w:color w:val="FFFFFF" w:themeColor="background1"/>
                <w:sz w:val="22"/>
                <w:szCs w:val="22"/>
              </w:rPr>
            </w:pPr>
            <w:r w:rsidRPr="005C5E8B">
              <w:rPr>
                <w:rFonts w:cs="Arial" w:asciiTheme="minorHAnsi" w:hAnsiTheme="minorHAnsi"/>
                <w:color w:val="FFFFFF" w:themeColor="background1"/>
                <w:sz w:val="22"/>
                <w:szCs w:val="22"/>
              </w:rPr>
              <w:t>JSON</w:t>
            </w:r>
          </w:p>
        </w:tc>
        <w:tc>
          <w:tcPr>
            <w:tcW w:w="7987" w:type="dxa"/>
          </w:tcPr>
          <w:p w:rsidRPr="002D56BE" w:rsidR="00BA3EDC" w:rsidP="00BA3EDC" w:rsidRDefault="00EF2DCC" w14:paraId="65B7388D" w14:textId="77777777">
            <w:pPr>
              <w:snapToGrid w:val="0"/>
              <w:spacing w:after="0"/>
              <w:ind w:left="0"/>
              <w:rPr>
                <w:rFonts w:cs="Arial" w:asciiTheme="minorHAnsi" w:hAnsiTheme="minorHAnsi"/>
                <w:color w:val="000000"/>
                <w:sz w:val="22"/>
                <w:szCs w:val="22"/>
              </w:rPr>
            </w:pPr>
            <w:r>
              <w:rPr>
                <w:rFonts w:cs="Arial" w:asciiTheme="minorHAnsi" w:hAnsiTheme="minorHAnsi"/>
                <w:color w:val="000000"/>
                <w:sz w:val="22"/>
                <w:szCs w:val="22"/>
              </w:rPr>
              <w:t>Java Script Object Notation</w:t>
            </w:r>
          </w:p>
        </w:tc>
      </w:tr>
      <w:tr w:rsidRPr="002D56BE" w:rsidR="00BA3EDC" w:rsidTr="005C5E8B" w14:paraId="2B254ED7" w14:textId="77777777">
        <w:trPr>
          <w:trHeight w:val="427"/>
        </w:trPr>
        <w:tc>
          <w:tcPr>
            <w:tcW w:w="1502" w:type="dxa"/>
            <w:shd w:val="clear" w:color="auto" w:fill="00B0F0"/>
            <w:vAlign w:val="center"/>
          </w:tcPr>
          <w:p w:rsidRPr="005C5E8B" w:rsidR="00BA3EDC" w:rsidP="009148F3" w:rsidRDefault="00BA3EDC" w14:paraId="6E9F5328" w14:textId="77777777">
            <w:pPr>
              <w:snapToGrid w:val="0"/>
              <w:spacing w:after="0"/>
              <w:ind w:left="0"/>
              <w:rPr>
                <w:rFonts w:cs="Arial" w:asciiTheme="minorHAnsi" w:hAnsiTheme="minorHAnsi"/>
                <w:color w:val="FFFFFF" w:themeColor="background1"/>
                <w:sz w:val="22"/>
                <w:szCs w:val="22"/>
              </w:rPr>
            </w:pPr>
          </w:p>
        </w:tc>
        <w:tc>
          <w:tcPr>
            <w:tcW w:w="7987" w:type="dxa"/>
          </w:tcPr>
          <w:p w:rsidRPr="002D56BE" w:rsidR="00BA3EDC" w:rsidP="00BA3EDC" w:rsidRDefault="00BA3EDC" w14:paraId="714625CE" w14:textId="77777777">
            <w:pPr>
              <w:snapToGrid w:val="0"/>
              <w:spacing w:after="0"/>
              <w:ind w:left="0"/>
              <w:rPr>
                <w:rFonts w:cs="Arial" w:asciiTheme="minorHAnsi" w:hAnsiTheme="minorHAnsi"/>
                <w:color w:val="000000"/>
                <w:sz w:val="22"/>
                <w:szCs w:val="22"/>
              </w:rPr>
            </w:pPr>
          </w:p>
        </w:tc>
      </w:tr>
    </w:tbl>
    <w:p w:rsidRPr="002D56BE" w:rsidR="009F4281" w:rsidRDefault="009F4281" w14:paraId="514E6373" w14:textId="77777777">
      <w:pPr>
        <w:ind w:left="0"/>
        <w:rPr>
          <w:rFonts w:asciiTheme="minorHAnsi" w:hAnsiTheme="minorHAnsi"/>
          <w:sz w:val="22"/>
          <w:szCs w:val="22"/>
        </w:rPr>
      </w:pPr>
    </w:p>
    <w:p w:rsidRPr="002D56BE" w:rsidR="009F4281" w:rsidRDefault="009F4281" w14:paraId="474A0858" w14:textId="77777777">
      <w:pPr>
        <w:ind w:left="0"/>
        <w:rPr>
          <w:rFonts w:asciiTheme="minorHAnsi" w:hAnsiTheme="minorHAnsi"/>
          <w:sz w:val="22"/>
          <w:szCs w:val="22"/>
        </w:rPr>
      </w:pPr>
    </w:p>
    <w:p w:rsidRPr="002D56BE" w:rsidR="009F4281" w:rsidRDefault="009F4281" w14:paraId="7E2F0270" w14:textId="77777777">
      <w:pPr>
        <w:ind w:left="0"/>
        <w:rPr>
          <w:rFonts w:asciiTheme="minorHAnsi" w:hAnsiTheme="minorHAnsi"/>
          <w:sz w:val="22"/>
          <w:szCs w:val="22"/>
        </w:rPr>
      </w:pPr>
    </w:p>
    <w:sectPr w:rsidRPr="002D56BE" w:rsidR="009F4281" w:rsidSect="003A6EC3">
      <w:headerReference w:type="default" r:id="rId22"/>
      <w:footerReference w:type="default" r:id="rId23"/>
      <w:pgSz w:w="11905" w:h="16837" w:orient="portrait"/>
      <w:pgMar w:top="1440" w:right="1166" w:bottom="1233" w:left="11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4181" w:rsidRDefault="004E4181" w14:paraId="6197EF71" w14:textId="77777777">
      <w:pPr>
        <w:spacing w:after="0" w:line="240" w:lineRule="auto"/>
      </w:pPr>
      <w:r>
        <w:separator/>
      </w:r>
    </w:p>
  </w:endnote>
  <w:endnote w:type="continuationSeparator" w:id="0">
    <w:p w:rsidR="004E4181" w:rsidRDefault="004E4181" w14:paraId="7FAA51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27D1" w:rsidRDefault="002427D1" w14:paraId="28FD30CA" w14:textId="77777777">
    <w:pPr>
      <w:pStyle w:val="Footer"/>
      <w:pBdr>
        <w:bottom w:val="single" w:color="auto" w:sz="6" w:space="1"/>
      </w:pBdr>
      <w:ind w:left="0"/>
    </w:pPr>
  </w:p>
  <w:p w:rsidR="002427D1" w:rsidRDefault="002427D1" w14:paraId="144589D4" w14:textId="57ABAE70">
    <w:pPr>
      <w:pStyle w:val="Footer"/>
      <w:ind w:left="0"/>
    </w:pPr>
    <w:r>
      <w:t>Design Document Ver &lt;</w:t>
    </w:r>
    <w:r w:rsidR="00496B7D">
      <w:rPr>
        <w:i/>
        <w:color w:val="0070C0"/>
      </w:rPr>
      <w:t>1.</w:t>
    </w:r>
    <w:r w:rsidR="00CF3A78">
      <w:rPr>
        <w:i/>
        <w:color w:val="0070C0"/>
      </w:rPr>
      <w:t>7</w:t>
    </w:r>
    <w:r>
      <w:t>&gt;</w:t>
    </w:r>
    <w:r>
      <w:tab/>
    </w:r>
    <w:r>
      <w:tab/>
    </w:r>
    <w:r>
      <w:tab/>
    </w:r>
    <w:r>
      <w:tab/>
    </w:r>
    <w:r>
      <w:tab/>
    </w:r>
    <w:r>
      <w:t xml:space="preserve">                                            Page </w:t>
    </w:r>
    <w:r>
      <w:rPr>
        <w:b/>
        <w:bCs/>
        <w:sz w:val="24"/>
        <w:szCs w:val="24"/>
      </w:rPr>
      <w:fldChar w:fldCharType="begin"/>
    </w:r>
    <w:r>
      <w:rPr>
        <w:b/>
        <w:bCs/>
      </w:rPr>
      <w:instrText xml:space="preserve"> PAGE </w:instrText>
    </w:r>
    <w:r>
      <w:rPr>
        <w:b/>
        <w:bCs/>
        <w:sz w:val="24"/>
        <w:szCs w:val="24"/>
      </w:rPr>
      <w:fldChar w:fldCharType="separate"/>
    </w:r>
    <w:r w:rsidR="001C02BE">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C02BE">
      <w:rPr>
        <w:b/>
        <w:bCs/>
        <w:noProof/>
      </w:rPr>
      <w:t>15</w:t>
    </w:r>
    <w:r>
      <w:rPr>
        <w:b/>
        <w:bCs/>
        <w:sz w:val="24"/>
        <w:szCs w:val="24"/>
      </w:rPr>
      <w:fldChar w:fldCharType="end"/>
    </w:r>
  </w:p>
  <w:p w:rsidR="002427D1" w:rsidRDefault="002427D1" w14:paraId="4AC558B1" w14:textId="77777777">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4181" w:rsidRDefault="004E4181" w14:paraId="44CA5F43" w14:textId="77777777">
      <w:pPr>
        <w:spacing w:after="0" w:line="240" w:lineRule="auto"/>
      </w:pPr>
      <w:r>
        <w:separator/>
      </w:r>
    </w:p>
  </w:footnote>
  <w:footnote w:type="continuationSeparator" w:id="0">
    <w:p w:rsidR="004E4181" w:rsidRDefault="004E4181" w14:paraId="219AE0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427D1" w:rsidRDefault="002427D1" w14:paraId="7E4D4A6C" w14:textId="77777777">
    <w:pPr>
      <w:pStyle w:val="Header"/>
      <w:ind w:left="0"/>
    </w:pPr>
    <w:r>
      <w:rPr>
        <w:noProof/>
        <w:lang w:val="en-IN" w:eastAsia="en-IN"/>
      </w:rPr>
      <w:drawing>
        <wp:inline distT="0" distB="0" distL="0" distR="0" wp14:anchorId="282198AB" wp14:editId="2BEA9783">
          <wp:extent cx="942975" cy="381000"/>
          <wp:effectExtent l="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381000"/>
                  </a:xfrm>
                  <a:prstGeom prst="rect">
                    <a:avLst/>
                  </a:prstGeom>
                  <a:solidFill>
                    <a:srgbClr val="FFFFFF">
                      <a:alpha val="0"/>
                    </a:srgbClr>
                  </a:solidFill>
                  <a:ln>
                    <a:noFill/>
                  </a:ln>
                </pic:spPr>
              </pic:pic>
            </a:graphicData>
          </a:graphic>
        </wp:inline>
      </w:drawing>
    </w:r>
    <w:r>
      <w:tab/>
    </w:r>
    <w:r>
      <w:tab/>
    </w:r>
  </w:p>
  <w:p w:rsidRPr="00FD44B1" w:rsidR="002427D1" w:rsidP="00863588" w:rsidRDefault="002427D1" w14:paraId="762D0D16" w14:textId="3A5F6C68">
    <w:pPr>
      <w:pStyle w:val="Header"/>
      <w:ind w:left="0"/>
      <w:jc w:val="right"/>
      <w:rPr>
        <w:rFonts w:ascii="Verdana" w:hAnsi="Verdana"/>
        <w:color w:val="0070C0"/>
      </w:rPr>
    </w:pPr>
    <w:r>
      <w:rPr>
        <w:color w:val="0070C0"/>
        <w:sz w:val="19"/>
        <w:szCs w:val="19"/>
      </w:rPr>
      <w:t xml:space="preserve">                             </w:t>
    </w:r>
    <w:r w:rsidRPr="00511EC5" w:rsidR="00511EC5">
      <w:rPr>
        <w:rFonts w:ascii="Verdana" w:hAnsi="Verdana"/>
        <w:color w:val="0070C0"/>
      </w:rPr>
      <w:t>Blue Dart</w:t>
    </w:r>
    <w:r w:rsidRPr="00FD44B1">
      <w:rPr>
        <w:rFonts w:ascii="Verdana" w:hAnsi="Verdana"/>
        <w:color w:val="0070C0"/>
      </w:rPr>
      <w:t xml:space="preserve"> – </w:t>
    </w:r>
    <w:r w:rsidRPr="00511EC5" w:rsidR="00511EC5">
      <w:rPr>
        <w:rFonts w:ascii="Verdana" w:hAnsi="Verdana"/>
        <w:color w:val="0070C0"/>
      </w:rPr>
      <w:t>Digitized Booking Journey</w:t>
    </w:r>
  </w:p>
  <w:p w:rsidR="002427D1" w:rsidP="00C92007" w:rsidRDefault="002427D1" w14:paraId="395C0EF0" w14:textId="77777777">
    <w:pPr>
      <w:pStyle w:val="Header"/>
      <w:ind w:left="0"/>
      <w:jc w:val="center"/>
      <w:rPr>
        <w:sz w:val="19"/>
        <w:szCs w:val="19"/>
      </w:rPr>
    </w:pPr>
    <w:r>
      <w:rPr>
        <w:sz w:val="19"/>
        <w:szCs w:val="19"/>
      </w:rPr>
      <w:t>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pStyle w:val="RMBADescBlt"/>
      <w:lvlText w:val=""/>
      <w:lvlJc w:val="left"/>
      <w:pPr>
        <w:tabs>
          <w:tab w:val="left" w:pos="936"/>
        </w:tabs>
        <w:ind w:left="936" w:hanging="216"/>
      </w:pPr>
      <w:rPr>
        <w:rFonts w:hint="default" w:ascii="Wingdings" w:hAnsi="Wingdings"/>
      </w:rPr>
    </w:lvl>
  </w:abstractNum>
  <w:abstractNum w:abstractNumId="1" w15:restartNumberingAfterBreak="0">
    <w:nsid w:val="00000003"/>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000004"/>
    <w:multiLevelType w:val="multilevel"/>
    <w:tmpl w:val="00000004"/>
    <w:lvl w:ilvl="0">
      <w:start w:val="1"/>
      <w:numFmt w:val="decimal"/>
      <w:pStyle w:val="IBMheading2"/>
      <w:isLgl/>
      <w:lvlText w:val="%1."/>
      <w:lvlJc w:val="left"/>
      <w:pPr>
        <w:tabs>
          <w:tab w:val="left" w:pos="720"/>
        </w:tabs>
        <w:ind w:left="0" w:firstLine="0"/>
      </w:pPr>
      <w:rPr>
        <w:rFonts w:hint="default" w:cs="Times New Roman"/>
      </w:rPr>
    </w:lvl>
    <w:lvl w:ilvl="1" w:tentative="1">
      <w:start w:val="1"/>
      <w:numFmt w:val="decimal"/>
      <w:lvlText w:val="%2.1."/>
      <w:lvlJc w:val="left"/>
      <w:pPr>
        <w:tabs>
          <w:tab w:val="left" w:pos="1008"/>
        </w:tabs>
        <w:ind w:left="0" w:firstLine="0"/>
      </w:pPr>
      <w:rPr>
        <w:rFonts w:hint="default" w:cs="Times New Roman"/>
      </w:rPr>
    </w:lvl>
    <w:lvl w:ilvl="2" w:tentative="1">
      <w:start w:val="1"/>
      <w:numFmt w:val="decimal"/>
      <w:lvlText w:val="%1.%2.%3."/>
      <w:lvlJc w:val="left"/>
      <w:pPr>
        <w:tabs>
          <w:tab w:val="left" w:pos="1440"/>
        </w:tabs>
        <w:ind w:left="1224" w:hanging="504"/>
      </w:pPr>
      <w:rPr>
        <w:rFonts w:hint="default" w:cs="Times New Roman"/>
      </w:rPr>
    </w:lvl>
    <w:lvl w:ilvl="3" w:tentative="1">
      <w:start w:val="1"/>
      <w:numFmt w:val="decimal"/>
      <w:lvlText w:val="%1.%2.%3.%4."/>
      <w:lvlJc w:val="left"/>
      <w:pPr>
        <w:tabs>
          <w:tab w:val="left" w:pos="1800"/>
        </w:tabs>
        <w:ind w:left="1728" w:hanging="648"/>
      </w:pPr>
      <w:rPr>
        <w:rFonts w:hint="default" w:cs="Times New Roman"/>
      </w:rPr>
    </w:lvl>
    <w:lvl w:ilvl="4" w:tentative="1">
      <w:start w:val="1"/>
      <w:numFmt w:val="decimal"/>
      <w:lvlText w:val="%1.%2.%3.%4.%5."/>
      <w:lvlJc w:val="left"/>
      <w:pPr>
        <w:tabs>
          <w:tab w:val="left" w:pos="2520"/>
        </w:tabs>
        <w:ind w:left="2232" w:hanging="792"/>
      </w:pPr>
      <w:rPr>
        <w:rFonts w:hint="default" w:cs="Times New Roman"/>
      </w:rPr>
    </w:lvl>
    <w:lvl w:ilvl="5" w:tentative="1">
      <w:start w:val="1"/>
      <w:numFmt w:val="decimal"/>
      <w:lvlText w:val="%1.%2.%3.%4.%5.%6."/>
      <w:lvlJc w:val="left"/>
      <w:pPr>
        <w:tabs>
          <w:tab w:val="left" w:pos="2880"/>
        </w:tabs>
        <w:ind w:left="2736" w:hanging="936"/>
      </w:pPr>
      <w:rPr>
        <w:rFonts w:hint="default" w:cs="Times New Roman"/>
      </w:rPr>
    </w:lvl>
    <w:lvl w:ilvl="6" w:tentative="1">
      <w:start w:val="1"/>
      <w:numFmt w:val="decimal"/>
      <w:lvlText w:val="%1.%2.%3.%4.%5.%6.%7."/>
      <w:lvlJc w:val="left"/>
      <w:pPr>
        <w:tabs>
          <w:tab w:val="left" w:pos="3600"/>
        </w:tabs>
        <w:ind w:left="3240" w:hanging="1080"/>
      </w:pPr>
      <w:rPr>
        <w:rFonts w:hint="default" w:cs="Times New Roman"/>
      </w:rPr>
    </w:lvl>
    <w:lvl w:ilvl="7" w:tentative="1">
      <w:start w:val="1"/>
      <w:numFmt w:val="decimal"/>
      <w:lvlText w:val="%1.%2.%3.%4.%5.%6.%7.%8."/>
      <w:lvlJc w:val="left"/>
      <w:pPr>
        <w:tabs>
          <w:tab w:val="left" w:pos="3960"/>
        </w:tabs>
        <w:ind w:left="3744" w:hanging="1224"/>
      </w:pPr>
      <w:rPr>
        <w:rFonts w:hint="default" w:cs="Times New Roman"/>
      </w:rPr>
    </w:lvl>
    <w:lvl w:ilvl="8" w:tentative="1">
      <w:start w:val="1"/>
      <w:numFmt w:val="decimal"/>
      <w:lvlText w:val="%1.%2.%3.%4.%5.%6.%7.%8.%9."/>
      <w:lvlJc w:val="left"/>
      <w:pPr>
        <w:tabs>
          <w:tab w:val="left" w:pos="4680"/>
        </w:tabs>
        <w:ind w:left="4320" w:hanging="1440"/>
      </w:pPr>
      <w:rPr>
        <w:rFonts w:hint="default" w:cs="Times New Roman"/>
      </w:rPr>
    </w:lvl>
  </w:abstractNum>
  <w:abstractNum w:abstractNumId="3" w15:restartNumberingAfterBreak="0">
    <w:nsid w:val="00000006"/>
    <w:multiLevelType w:val="singleLevel"/>
    <w:tmpl w:val="00000006"/>
    <w:lvl w:ilvl="0" w:tentative="1">
      <w:start w:val="1"/>
      <w:numFmt w:val="bullet"/>
      <w:pStyle w:val="RMBAInsTblBlt"/>
      <w:lvlText w:val=""/>
      <w:lvlJc w:val="left"/>
      <w:pPr>
        <w:tabs>
          <w:tab w:val="left" w:pos="216"/>
        </w:tabs>
        <w:ind w:left="216" w:hanging="216"/>
      </w:pPr>
      <w:rPr>
        <w:rFonts w:hint="default" w:ascii="Wingdings" w:hAnsi="Wingdings"/>
      </w:rPr>
    </w:lvl>
  </w:abstractNum>
  <w:abstractNum w:abstractNumId="4" w15:restartNumberingAfterBreak="0">
    <w:nsid w:val="00000007"/>
    <w:multiLevelType w:val="singleLevel"/>
    <w:tmpl w:val="00000007"/>
    <w:lvl w:ilvl="0" w:tentative="1">
      <w:start w:val="1"/>
      <w:numFmt w:val="bullet"/>
      <w:pStyle w:val="RMBABullet"/>
      <w:lvlText w:val="-"/>
      <w:lvlJc w:val="left"/>
      <w:pPr>
        <w:tabs>
          <w:tab w:val="left" w:pos="216"/>
        </w:tabs>
        <w:ind w:left="216" w:hanging="216"/>
      </w:pPr>
      <w:rPr>
        <w:rFonts w:hint="default" w:ascii="Times New Roman" w:hAnsi="Times New Roman"/>
        <w:sz w:val="20"/>
      </w:rPr>
    </w:lvl>
  </w:abstractNum>
  <w:abstractNum w:abstractNumId="5" w15:restartNumberingAfterBreak="0">
    <w:nsid w:val="00000008"/>
    <w:multiLevelType w:val="multilevel"/>
    <w:tmpl w:val="00000008"/>
    <w:lvl w:ilvl="0">
      <w:start w:val="1"/>
      <w:numFmt w:val="bullet"/>
      <w:pStyle w:val="RMBAInsBlt"/>
      <w:lvlText w:val=""/>
      <w:lvlJc w:val="left"/>
      <w:pPr>
        <w:tabs>
          <w:tab w:val="left" w:pos="1260"/>
        </w:tabs>
        <w:ind w:left="1260" w:hanging="216"/>
      </w:pPr>
      <w:rPr>
        <w:rFonts w:hint="default" w:ascii="Wingdings" w:hAnsi="Wingdings"/>
        <w:sz w:val="20"/>
      </w:rPr>
    </w:lvl>
    <w:lvl w:ilvl="1" w:tentative="1">
      <w:start w:val="1"/>
      <w:numFmt w:val="bullet"/>
      <w:lvlText w:val="-"/>
      <w:lvlJc w:val="left"/>
      <w:pPr>
        <w:tabs>
          <w:tab w:val="left" w:pos="1800"/>
        </w:tabs>
        <w:ind w:left="1800" w:hanging="360"/>
      </w:pPr>
      <w:rPr>
        <w:rFonts w:hint="default" w:ascii="Tunga" w:hAnsi="Tunga"/>
      </w:rPr>
    </w:lvl>
    <w:lvl w:ilvl="2" w:tentative="1">
      <w:start w:val="1"/>
      <w:numFmt w:val="bullet"/>
      <w:lvlText w:val=""/>
      <w:lvlJc w:val="left"/>
      <w:pPr>
        <w:tabs>
          <w:tab w:val="left" w:pos="2160"/>
        </w:tabs>
        <w:ind w:left="2160" w:hanging="360"/>
      </w:pPr>
      <w:rPr>
        <w:rFonts w:hint="default" w:ascii="Wingdings" w:hAnsi="Wingdings"/>
      </w:rPr>
    </w:lvl>
    <w:lvl w:ilvl="3" w:tentative="1">
      <w:start w:val="1"/>
      <w:numFmt w:val="bullet"/>
      <w:lvlText w:val=""/>
      <w:lvlJc w:val="left"/>
      <w:pPr>
        <w:tabs>
          <w:tab w:val="left" w:pos="3924"/>
        </w:tabs>
        <w:ind w:left="3924" w:hanging="360"/>
      </w:pPr>
      <w:rPr>
        <w:rFonts w:hint="default" w:ascii="Symbol" w:hAnsi="Symbol"/>
      </w:rPr>
    </w:lvl>
    <w:lvl w:ilvl="4" w:tentative="1">
      <w:start w:val="1"/>
      <w:numFmt w:val="bullet"/>
      <w:lvlText w:val="o"/>
      <w:lvlJc w:val="left"/>
      <w:pPr>
        <w:tabs>
          <w:tab w:val="left" w:pos="4644"/>
        </w:tabs>
        <w:ind w:left="4644" w:hanging="360"/>
      </w:pPr>
      <w:rPr>
        <w:rFonts w:hint="default" w:ascii="Courier New" w:hAnsi="Courier New"/>
      </w:rPr>
    </w:lvl>
    <w:lvl w:ilvl="5" w:tentative="1">
      <w:start w:val="1"/>
      <w:numFmt w:val="bullet"/>
      <w:lvlText w:val=""/>
      <w:lvlJc w:val="left"/>
      <w:pPr>
        <w:tabs>
          <w:tab w:val="left" w:pos="5364"/>
        </w:tabs>
        <w:ind w:left="5364" w:hanging="360"/>
      </w:pPr>
      <w:rPr>
        <w:rFonts w:hint="default" w:ascii="Wingdings" w:hAnsi="Wingdings"/>
      </w:rPr>
    </w:lvl>
    <w:lvl w:ilvl="6" w:tentative="1">
      <w:start w:val="1"/>
      <w:numFmt w:val="bullet"/>
      <w:lvlText w:val=""/>
      <w:lvlJc w:val="left"/>
      <w:pPr>
        <w:tabs>
          <w:tab w:val="left" w:pos="6084"/>
        </w:tabs>
        <w:ind w:left="6084" w:hanging="360"/>
      </w:pPr>
      <w:rPr>
        <w:rFonts w:hint="default" w:ascii="Symbol" w:hAnsi="Symbol"/>
      </w:rPr>
    </w:lvl>
    <w:lvl w:ilvl="7" w:tentative="1">
      <w:start w:val="1"/>
      <w:numFmt w:val="bullet"/>
      <w:lvlText w:val="o"/>
      <w:lvlJc w:val="left"/>
      <w:pPr>
        <w:tabs>
          <w:tab w:val="left" w:pos="6804"/>
        </w:tabs>
        <w:ind w:left="6804" w:hanging="360"/>
      </w:pPr>
      <w:rPr>
        <w:rFonts w:hint="default" w:ascii="Courier New" w:hAnsi="Courier New"/>
      </w:rPr>
    </w:lvl>
    <w:lvl w:ilvl="8" w:tentative="1">
      <w:start w:val="1"/>
      <w:numFmt w:val="bullet"/>
      <w:lvlText w:val=""/>
      <w:lvlJc w:val="left"/>
      <w:pPr>
        <w:tabs>
          <w:tab w:val="left" w:pos="7524"/>
        </w:tabs>
        <w:ind w:left="7524" w:hanging="360"/>
      </w:pPr>
      <w:rPr>
        <w:rFonts w:hint="default" w:ascii="Wingdings" w:hAnsi="Wingdings"/>
      </w:rPr>
    </w:lvl>
  </w:abstractNum>
  <w:abstractNum w:abstractNumId="6" w15:restartNumberingAfterBreak="0">
    <w:nsid w:val="073A6F6D"/>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6371BC"/>
    <w:multiLevelType w:val="hybridMultilevel"/>
    <w:tmpl w:val="739E07EA"/>
    <w:lvl w:ilvl="0" w:tplc="40090001">
      <w:start w:val="15"/>
      <w:numFmt w:val="bullet"/>
      <w:lvlText w:val=""/>
      <w:lvlJc w:val="left"/>
      <w:pPr>
        <w:ind w:left="720" w:hanging="360"/>
      </w:pPr>
      <w:rPr>
        <w:rFonts w:hint="default" w:ascii="Symbol" w:hAnsi="Symbol"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08776ED8"/>
    <w:multiLevelType w:val="hybridMultilevel"/>
    <w:tmpl w:val="A5541362"/>
    <w:lvl w:ilvl="0" w:tplc="9190E17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8B948F3"/>
    <w:multiLevelType w:val="hybridMultilevel"/>
    <w:tmpl w:val="C078567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 w15:restartNumberingAfterBreak="0">
    <w:nsid w:val="0D662CC4"/>
    <w:multiLevelType w:val="hybridMultilevel"/>
    <w:tmpl w:val="5FEA323A"/>
    <w:lvl w:ilvl="0" w:tplc="4009000D">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1" w15:restartNumberingAfterBreak="0">
    <w:nsid w:val="0EBA22B4"/>
    <w:multiLevelType w:val="multilevel"/>
    <w:tmpl w:val="FDECDBC0"/>
    <w:lvl w:ilvl="0">
      <w:start w:val="6"/>
      <w:numFmt w:val="decimal"/>
      <w:lvlText w:val="%1"/>
      <w:lvlJc w:val="left"/>
      <w:pPr>
        <w:ind w:left="450" w:hanging="450"/>
      </w:pPr>
      <w:rPr>
        <w:rFonts w:hint="default"/>
      </w:rPr>
    </w:lvl>
    <w:lvl w:ilvl="1">
      <w:start w:val="1"/>
      <w:numFmt w:val="decimal"/>
      <w:lvlText w:val="%1.%2"/>
      <w:lvlJc w:val="left"/>
      <w:pPr>
        <w:ind w:left="1062" w:hanging="45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2" w15:restartNumberingAfterBreak="0">
    <w:nsid w:val="1A86304F"/>
    <w:multiLevelType w:val="hybridMultilevel"/>
    <w:tmpl w:val="AEA6C7E0"/>
    <w:lvl w:ilvl="0" w:tplc="F670F29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B541336"/>
    <w:multiLevelType w:val="hybridMultilevel"/>
    <w:tmpl w:val="74AED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B345AC"/>
    <w:multiLevelType w:val="hybridMultilevel"/>
    <w:tmpl w:val="8B362162"/>
    <w:lvl w:ilvl="0" w:tplc="40090001">
      <w:start w:val="1"/>
      <w:numFmt w:val="bullet"/>
      <w:lvlText w:val=""/>
      <w:lvlJc w:val="left"/>
      <w:pPr>
        <w:ind w:left="810" w:hanging="360"/>
      </w:pPr>
      <w:rPr>
        <w:rFonts w:hint="default" w:ascii="Symbol" w:hAnsi="Symbol"/>
      </w:rPr>
    </w:lvl>
    <w:lvl w:ilvl="1" w:tplc="9C0871DE">
      <w:numFmt w:val="bullet"/>
      <w:lvlText w:val="•"/>
      <w:lvlJc w:val="left"/>
      <w:pPr>
        <w:ind w:left="1530" w:hanging="360"/>
      </w:pPr>
      <w:rPr>
        <w:rFonts w:hint="default" w:ascii="Calibri" w:hAnsi="Calibri" w:eastAsia="Times New Roman" w:cs="Calibri"/>
      </w:rPr>
    </w:lvl>
    <w:lvl w:ilvl="2" w:tplc="40090005" w:tentative="1">
      <w:start w:val="1"/>
      <w:numFmt w:val="bullet"/>
      <w:lvlText w:val=""/>
      <w:lvlJc w:val="left"/>
      <w:pPr>
        <w:ind w:left="2250" w:hanging="360"/>
      </w:pPr>
      <w:rPr>
        <w:rFonts w:hint="default" w:ascii="Wingdings" w:hAnsi="Wingdings"/>
      </w:rPr>
    </w:lvl>
    <w:lvl w:ilvl="3" w:tplc="40090001" w:tentative="1">
      <w:start w:val="1"/>
      <w:numFmt w:val="bullet"/>
      <w:lvlText w:val=""/>
      <w:lvlJc w:val="left"/>
      <w:pPr>
        <w:ind w:left="2970" w:hanging="360"/>
      </w:pPr>
      <w:rPr>
        <w:rFonts w:hint="default" w:ascii="Symbol" w:hAnsi="Symbol"/>
      </w:rPr>
    </w:lvl>
    <w:lvl w:ilvl="4" w:tplc="40090003" w:tentative="1">
      <w:start w:val="1"/>
      <w:numFmt w:val="bullet"/>
      <w:lvlText w:val="o"/>
      <w:lvlJc w:val="left"/>
      <w:pPr>
        <w:ind w:left="3690" w:hanging="360"/>
      </w:pPr>
      <w:rPr>
        <w:rFonts w:hint="default" w:ascii="Courier New" w:hAnsi="Courier New" w:cs="Courier New"/>
      </w:rPr>
    </w:lvl>
    <w:lvl w:ilvl="5" w:tplc="40090005" w:tentative="1">
      <w:start w:val="1"/>
      <w:numFmt w:val="bullet"/>
      <w:lvlText w:val=""/>
      <w:lvlJc w:val="left"/>
      <w:pPr>
        <w:ind w:left="4410" w:hanging="360"/>
      </w:pPr>
      <w:rPr>
        <w:rFonts w:hint="default" w:ascii="Wingdings" w:hAnsi="Wingdings"/>
      </w:rPr>
    </w:lvl>
    <w:lvl w:ilvl="6" w:tplc="40090001" w:tentative="1">
      <w:start w:val="1"/>
      <w:numFmt w:val="bullet"/>
      <w:lvlText w:val=""/>
      <w:lvlJc w:val="left"/>
      <w:pPr>
        <w:ind w:left="5130" w:hanging="360"/>
      </w:pPr>
      <w:rPr>
        <w:rFonts w:hint="default" w:ascii="Symbol" w:hAnsi="Symbol"/>
      </w:rPr>
    </w:lvl>
    <w:lvl w:ilvl="7" w:tplc="40090003" w:tentative="1">
      <w:start w:val="1"/>
      <w:numFmt w:val="bullet"/>
      <w:lvlText w:val="o"/>
      <w:lvlJc w:val="left"/>
      <w:pPr>
        <w:ind w:left="5850" w:hanging="360"/>
      </w:pPr>
      <w:rPr>
        <w:rFonts w:hint="default" w:ascii="Courier New" w:hAnsi="Courier New" w:cs="Courier New"/>
      </w:rPr>
    </w:lvl>
    <w:lvl w:ilvl="8" w:tplc="40090005" w:tentative="1">
      <w:start w:val="1"/>
      <w:numFmt w:val="bullet"/>
      <w:lvlText w:val=""/>
      <w:lvlJc w:val="left"/>
      <w:pPr>
        <w:ind w:left="6570" w:hanging="360"/>
      </w:pPr>
      <w:rPr>
        <w:rFonts w:hint="default" w:ascii="Wingdings" w:hAnsi="Wingdings"/>
      </w:rPr>
    </w:lvl>
  </w:abstractNum>
  <w:abstractNum w:abstractNumId="15" w15:restartNumberingAfterBreak="0">
    <w:nsid w:val="25306203"/>
    <w:multiLevelType w:val="hybridMultilevel"/>
    <w:tmpl w:val="C0FE67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2A2D3595"/>
    <w:multiLevelType w:val="hybridMultilevel"/>
    <w:tmpl w:val="950C766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2FBE453B"/>
    <w:multiLevelType w:val="hybridMultilevel"/>
    <w:tmpl w:val="72D26EE8"/>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8" w15:restartNumberingAfterBreak="0">
    <w:nsid w:val="31C03D95"/>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4EE57A9"/>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7FB4436"/>
    <w:multiLevelType w:val="hybridMultilevel"/>
    <w:tmpl w:val="954ABD0C"/>
    <w:lvl w:ilvl="0" w:tplc="4009000D">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45A80AEF"/>
    <w:multiLevelType w:val="multilevel"/>
    <w:tmpl w:val="4D5416F2"/>
    <w:lvl w:ilvl="0">
      <w:start w:val="6"/>
      <w:numFmt w:val="decimal"/>
      <w:lvlText w:val="%1"/>
      <w:lvlJc w:val="left"/>
      <w:pPr>
        <w:ind w:left="450" w:hanging="450"/>
      </w:pPr>
      <w:rPr>
        <w:rFonts w:hint="default"/>
      </w:rPr>
    </w:lvl>
    <w:lvl w:ilvl="1">
      <w:start w:val="2"/>
      <w:numFmt w:val="decimal"/>
      <w:lvlText w:val="%1.%2"/>
      <w:lvlJc w:val="left"/>
      <w:pPr>
        <w:ind w:left="1422" w:hanging="45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636" w:hanging="72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5940" w:hanging="108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244" w:hanging="1440"/>
      </w:pPr>
      <w:rPr>
        <w:rFonts w:hint="default"/>
      </w:rPr>
    </w:lvl>
    <w:lvl w:ilvl="8">
      <w:start w:val="1"/>
      <w:numFmt w:val="decimal"/>
      <w:lvlText w:val="%1.%2.%3.%4.%5.%6.%7.%8.%9"/>
      <w:lvlJc w:val="left"/>
      <w:pPr>
        <w:ind w:left="9576" w:hanging="1800"/>
      </w:pPr>
      <w:rPr>
        <w:rFonts w:hint="default"/>
      </w:rPr>
    </w:lvl>
  </w:abstractNum>
  <w:abstractNum w:abstractNumId="22" w15:restartNumberingAfterBreak="0">
    <w:nsid w:val="481767FE"/>
    <w:multiLevelType w:val="hybridMultilevel"/>
    <w:tmpl w:val="32904148"/>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3" w15:restartNumberingAfterBreak="0">
    <w:nsid w:val="491164B4"/>
    <w:multiLevelType w:val="hybridMultilevel"/>
    <w:tmpl w:val="796EF884"/>
    <w:lvl w:ilvl="0" w:tplc="40090001">
      <w:start w:val="1"/>
      <w:numFmt w:val="bullet"/>
      <w:lvlText w:val=""/>
      <w:lvlJc w:val="left"/>
      <w:pPr>
        <w:ind w:left="2160" w:hanging="360"/>
      </w:pPr>
      <w:rPr>
        <w:rFonts w:hint="default" w:ascii="Symbol" w:hAnsi="Symbol"/>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24" w15:restartNumberingAfterBreak="0">
    <w:nsid w:val="49F448C5"/>
    <w:multiLevelType w:val="multilevel"/>
    <w:tmpl w:val="FDECDBC0"/>
    <w:lvl w:ilvl="0">
      <w:start w:val="6"/>
      <w:numFmt w:val="decimal"/>
      <w:lvlText w:val="%1"/>
      <w:lvlJc w:val="left"/>
      <w:pPr>
        <w:ind w:left="450" w:hanging="450"/>
      </w:pPr>
      <w:rPr>
        <w:rFonts w:hint="default"/>
      </w:rPr>
    </w:lvl>
    <w:lvl w:ilvl="1">
      <w:start w:val="3"/>
      <w:numFmt w:val="decimal"/>
      <w:lvlText w:val="%1.%2"/>
      <w:lvlJc w:val="left"/>
      <w:pPr>
        <w:ind w:left="1062" w:hanging="45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5" w15:restartNumberingAfterBreak="0">
    <w:nsid w:val="4CB21D5A"/>
    <w:multiLevelType w:val="hybridMultilevel"/>
    <w:tmpl w:val="DF64B876"/>
    <w:lvl w:ilvl="0" w:tplc="03181AB4">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749648A"/>
    <w:multiLevelType w:val="hybridMultilevel"/>
    <w:tmpl w:val="7782165A"/>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27" w15:restartNumberingAfterBreak="0">
    <w:nsid w:val="59251982"/>
    <w:multiLevelType w:val="hybridMultilevel"/>
    <w:tmpl w:val="41A6CA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59BE1B43"/>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B022A24"/>
    <w:multiLevelType w:val="hybridMultilevel"/>
    <w:tmpl w:val="8CBA5346"/>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C9026D"/>
    <w:multiLevelType w:val="hybridMultilevel"/>
    <w:tmpl w:val="A8AC715E"/>
    <w:lvl w:ilvl="0" w:tplc="BF34D21E">
      <w:start w:val="1"/>
      <w:numFmt w:val="decimal"/>
      <w:lvlText w:val="%1."/>
      <w:lvlJc w:val="left"/>
      <w:pPr>
        <w:ind w:left="720" w:hanging="360"/>
      </w:pPr>
      <w:rPr>
        <w:rFonts w:ascii="Times New Roman" w:hAnsi="Times New Roman" w:eastAsia="Times New Roman" w:cs="Times New Roman"/>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3C636D"/>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1662A07"/>
    <w:multiLevelType w:val="multilevel"/>
    <w:tmpl w:val="09DA5A7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7E45D4"/>
    <w:multiLevelType w:val="hybridMultilevel"/>
    <w:tmpl w:val="C5B66858"/>
    <w:lvl w:ilvl="0" w:tplc="08F873EC">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4" w15:restartNumberingAfterBreak="0">
    <w:nsid w:val="79366A56"/>
    <w:multiLevelType w:val="hybridMultilevel"/>
    <w:tmpl w:val="3EAC9B38"/>
    <w:lvl w:ilvl="0" w:tplc="53F2EFF0">
      <w:start w:val="1"/>
      <w:numFmt w:val="decimal"/>
      <w:lvlText w:val="%1."/>
      <w:lvlJc w:val="left"/>
      <w:pPr>
        <w:ind w:left="1680" w:hanging="360"/>
      </w:pPr>
      <w:rPr>
        <w:rFonts w:hint="default"/>
        <w:b w:val="0"/>
        <w:bCs w:val="0"/>
      </w:rPr>
    </w:lvl>
    <w:lvl w:ilvl="1" w:tplc="FFFFFFFF" w:tentative="1">
      <w:start w:val="1"/>
      <w:numFmt w:val="bullet"/>
      <w:lvlText w:val="o"/>
      <w:lvlJc w:val="left"/>
      <w:pPr>
        <w:ind w:left="2400" w:hanging="360"/>
      </w:pPr>
      <w:rPr>
        <w:rFonts w:hint="default" w:ascii="Courier New" w:hAnsi="Courier New" w:cs="Courier New"/>
      </w:rPr>
    </w:lvl>
    <w:lvl w:ilvl="2" w:tplc="FFFFFFFF" w:tentative="1">
      <w:start w:val="1"/>
      <w:numFmt w:val="bullet"/>
      <w:lvlText w:val=""/>
      <w:lvlJc w:val="left"/>
      <w:pPr>
        <w:ind w:left="3120" w:hanging="360"/>
      </w:pPr>
      <w:rPr>
        <w:rFonts w:hint="default" w:ascii="Wingdings" w:hAnsi="Wingdings"/>
      </w:rPr>
    </w:lvl>
    <w:lvl w:ilvl="3" w:tplc="FFFFFFFF" w:tentative="1">
      <w:start w:val="1"/>
      <w:numFmt w:val="bullet"/>
      <w:lvlText w:val=""/>
      <w:lvlJc w:val="left"/>
      <w:pPr>
        <w:ind w:left="3840" w:hanging="360"/>
      </w:pPr>
      <w:rPr>
        <w:rFonts w:hint="default" w:ascii="Symbol" w:hAnsi="Symbol"/>
      </w:rPr>
    </w:lvl>
    <w:lvl w:ilvl="4" w:tplc="FFFFFFFF" w:tentative="1">
      <w:start w:val="1"/>
      <w:numFmt w:val="bullet"/>
      <w:lvlText w:val="o"/>
      <w:lvlJc w:val="left"/>
      <w:pPr>
        <w:ind w:left="4560" w:hanging="360"/>
      </w:pPr>
      <w:rPr>
        <w:rFonts w:hint="default" w:ascii="Courier New" w:hAnsi="Courier New" w:cs="Courier New"/>
      </w:rPr>
    </w:lvl>
    <w:lvl w:ilvl="5" w:tplc="FFFFFFFF" w:tentative="1">
      <w:start w:val="1"/>
      <w:numFmt w:val="bullet"/>
      <w:lvlText w:val=""/>
      <w:lvlJc w:val="left"/>
      <w:pPr>
        <w:ind w:left="5280" w:hanging="360"/>
      </w:pPr>
      <w:rPr>
        <w:rFonts w:hint="default" w:ascii="Wingdings" w:hAnsi="Wingdings"/>
      </w:rPr>
    </w:lvl>
    <w:lvl w:ilvl="6" w:tplc="FFFFFFFF" w:tentative="1">
      <w:start w:val="1"/>
      <w:numFmt w:val="bullet"/>
      <w:lvlText w:val=""/>
      <w:lvlJc w:val="left"/>
      <w:pPr>
        <w:ind w:left="6000" w:hanging="360"/>
      </w:pPr>
      <w:rPr>
        <w:rFonts w:hint="default" w:ascii="Symbol" w:hAnsi="Symbol"/>
      </w:rPr>
    </w:lvl>
    <w:lvl w:ilvl="7" w:tplc="FFFFFFFF" w:tentative="1">
      <w:start w:val="1"/>
      <w:numFmt w:val="bullet"/>
      <w:lvlText w:val="o"/>
      <w:lvlJc w:val="left"/>
      <w:pPr>
        <w:ind w:left="6720" w:hanging="360"/>
      </w:pPr>
      <w:rPr>
        <w:rFonts w:hint="default" w:ascii="Courier New" w:hAnsi="Courier New" w:cs="Courier New"/>
      </w:rPr>
    </w:lvl>
    <w:lvl w:ilvl="8" w:tplc="FFFFFFFF" w:tentative="1">
      <w:start w:val="1"/>
      <w:numFmt w:val="bullet"/>
      <w:lvlText w:val=""/>
      <w:lvlJc w:val="left"/>
      <w:pPr>
        <w:ind w:left="7440" w:hanging="360"/>
      </w:pPr>
      <w:rPr>
        <w:rFonts w:hint="default" w:ascii="Wingdings" w:hAnsi="Wingdings"/>
      </w:rPr>
    </w:lvl>
  </w:abstractNum>
  <w:abstractNum w:abstractNumId="35" w15:restartNumberingAfterBreak="0">
    <w:nsid w:val="7B3577A6"/>
    <w:multiLevelType w:val="hybridMultilevel"/>
    <w:tmpl w:val="B17EAE38"/>
    <w:lvl w:ilvl="0" w:tplc="4009000D">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6" w15:restartNumberingAfterBreak="0">
    <w:nsid w:val="7C092AFD"/>
    <w:multiLevelType w:val="hybridMultilevel"/>
    <w:tmpl w:val="B252633C"/>
    <w:lvl w:ilvl="0" w:tplc="40090001">
      <w:start w:val="1"/>
      <w:numFmt w:val="bullet"/>
      <w:lvlText w:val=""/>
      <w:lvlJc w:val="left"/>
      <w:pPr>
        <w:ind w:left="2160" w:hanging="360"/>
      </w:pPr>
      <w:rPr>
        <w:rFonts w:hint="default" w:ascii="Symbol" w:hAnsi="Symbol"/>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37" w15:restartNumberingAfterBreak="0">
    <w:nsid w:val="7D8417AD"/>
    <w:multiLevelType w:val="multilevel"/>
    <w:tmpl w:val="0409001F"/>
    <w:lvl w:ilvl="0">
      <w:start w:val="1"/>
      <w:numFmt w:val="decimal"/>
      <w:lvlText w:val="%1."/>
      <w:lvlJc w:val="left"/>
      <w:pPr>
        <w:ind w:left="8014" w:hanging="360"/>
      </w:p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ED169C1"/>
    <w:multiLevelType w:val="hybridMultilevel"/>
    <w:tmpl w:val="A6B4C684"/>
    <w:lvl w:ilvl="0" w:tplc="9DC4E4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82883639">
    <w:abstractNumId w:val="1"/>
  </w:num>
  <w:num w:numId="2" w16cid:durableId="1613785351">
    <w:abstractNumId w:val="5"/>
  </w:num>
  <w:num w:numId="3" w16cid:durableId="1659311268">
    <w:abstractNumId w:val="2"/>
  </w:num>
  <w:num w:numId="4" w16cid:durableId="1324822741">
    <w:abstractNumId w:val="0"/>
  </w:num>
  <w:num w:numId="5" w16cid:durableId="21788604">
    <w:abstractNumId w:val="3"/>
  </w:num>
  <w:num w:numId="6" w16cid:durableId="1067650469">
    <w:abstractNumId w:val="4"/>
  </w:num>
  <w:num w:numId="7" w16cid:durableId="2068185190">
    <w:abstractNumId w:val="26"/>
  </w:num>
  <w:num w:numId="8" w16cid:durableId="1346783193">
    <w:abstractNumId w:val="32"/>
  </w:num>
  <w:num w:numId="9" w16cid:durableId="1222135601">
    <w:abstractNumId w:val="11"/>
  </w:num>
  <w:num w:numId="10" w16cid:durableId="782967854">
    <w:abstractNumId w:val="21"/>
  </w:num>
  <w:num w:numId="11" w16cid:durableId="1298416851">
    <w:abstractNumId w:val="24"/>
  </w:num>
  <w:num w:numId="12" w16cid:durableId="1370258443">
    <w:abstractNumId w:val="34"/>
  </w:num>
  <w:num w:numId="13" w16cid:durableId="552621307">
    <w:abstractNumId w:val="14"/>
  </w:num>
  <w:num w:numId="14" w16cid:durableId="612713174">
    <w:abstractNumId w:val="27"/>
  </w:num>
  <w:num w:numId="15" w16cid:durableId="400252414">
    <w:abstractNumId w:val="31"/>
  </w:num>
  <w:num w:numId="16" w16cid:durableId="1307468242">
    <w:abstractNumId w:val="35"/>
  </w:num>
  <w:num w:numId="17" w16cid:durableId="1844971932">
    <w:abstractNumId w:val="10"/>
  </w:num>
  <w:num w:numId="18" w16cid:durableId="265965520">
    <w:abstractNumId w:val="20"/>
  </w:num>
  <w:num w:numId="19" w16cid:durableId="1621843543">
    <w:abstractNumId w:val="9"/>
  </w:num>
  <w:num w:numId="20" w16cid:durableId="1827241877">
    <w:abstractNumId w:val="6"/>
  </w:num>
  <w:num w:numId="21" w16cid:durableId="196896952">
    <w:abstractNumId w:val="15"/>
  </w:num>
  <w:num w:numId="22" w16cid:durableId="757556848">
    <w:abstractNumId w:val="13"/>
  </w:num>
  <w:num w:numId="23" w16cid:durableId="1645231943">
    <w:abstractNumId w:val="8"/>
  </w:num>
  <w:num w:numId="24" w16cid:durableId="1442608612">
    <w:abstractNumId w:val="36"/>
  </w:num>
  <w:num w:numId="25" w16cid:durableId="1244291466">
    <w:abstractNumId w:val="22"/>
  </w:num>
  <w:num w:numId="26" w16cid:durableId="867792338">
    <w:abstractNumId w:val="23"/>
  </w:num>
  <w:num w:numId="27" w16cid:durableId="468716602">
    <w:abstractNumId w:val="28"/>
  </w:num>
  <w:num w:numId="28" w16cid:durableId="802231358">
    <w:abstractNumId w:val="18"/>
  </w:num>
  <w:num w:numId="29" w16cid:durableId="1931346830">
    <w:abstractNumId w:val="37"/>
  </w:num>
  <w:num w:numId="30" w16cid:durableId="812523999">
    <w:abstractNumId w:val="19"/>
  </w:num>
  <w:num w:numId="31" w16cid:durableId="1467115985">
    <w:abstractNumId w:val="29"/>
  </w:num>
  <w:num w:numId="32" w16cid:durableId="698119670">
    <w:abstractNumId w:val="16"/>
  </w:num>
  <w:num w:numId="33" w16cid:durableId="1000080009">
    <w:abstractNumId w:val="12"/>
  </w:num>
  <w:num w:numId="34" w16cid:durableId="1579559714">
    <w:abstractNumId w:val="33"/>
  </w:num>
  <w:num w:numId="35" w16cid:durableId="827791384">
    <w:abstractNumId w:val="30"/>
  </w:num>
  <w:num w:numId="36" w16cid:durableId="1682774732">
    <w:abstractNumId w:val="17"/>
  </w:num>
  <w:num w:numId="37" w16cid:durableId="1143499731">
    <w:abstractNumId w:val="7"/>
  </w:num>
  <w:num w:numId="38" w16cid:durableId="430127476">
    <w:abstractNumId w:val="38"/>
  </w:num>
  <w:num w:numId="39" w16cid:durableId="335545850">
    <w:abstractNumId w:val="2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ghita Chakraborty2">
    <w15:presenceInfo w15:providerId="AD" w15:userId="S::Sanghita.Chakraborty2@ibm.com::c86e95ab-3082-4eba-8534-7ab6d973f6a7"/>
  </w15:person>
  <w15:person w15:author="Madan Lal (DHLeCS Blue Dart)">
    <w15:presenceInfo w15:providerId="AD" w15:userId="S::MadanL@bluedart.com::40a8678a-7153-404c-86b1-f3ac7af15f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bordersDoNotSurroundHeader/>
  <w:bordersDoNotSurroundFooter/>
  <w:hideSpellingErrors/>
  <w:hideGrammaticalErrors/>
  <w:proofState w:spelling="clean" w:grammar="dirty"/>
  <w:trackRevisions w:val="tru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fillcolor="#9cbee0" strokecolor="#739cc3">
      <v:fill type="gradient" color="#9cbee0" color2="#bbd5f0">
        <o:fill v:ext="view" type="gradientUnscaled"/>
      </v:fill>
      <v:stroke weight="1.25pt" color="#739cc3" miterlimit="2"/>
    </o:shapedefaults>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2A"/>
    <w:rsid w:val="00000000"/>
    <w:rsid w:val="000000AB"/>
    <w:rsid w:val="0000013B"/>
    <w:rsid w:val="000002AA"/>
    <w:rsid w:val="0000056E"/>
    <w:rsid w:val="00000920"/>
    <w:rsid w:val="00001877"/>
    <w:rsid w:val="00002921"/>
    <w:rsid w:val="00002D2E"/>
    <w:rsid w:val="00006294"/>
    <w:rsid w:val="00006EAB"/>
    <w:rsid w:val="0001038E"/>
    <w:rsid w:val="000111DE"/>
    <w:rsid w:val="00011778"/>
    <w:rsid w:val="000123E2"/>
    <w:rsid w:val="000127B8"/>
    <w:rsid w:val="00012900"/>
    <w:rsid w:val="00012CF3"/>
    <w:rsid w:val="000135F5"/>
    <w:rsid w:val="0001432D"/>
    <w:rsid w:val="000143F1"/>
    <w:rsid w:val="00014574"/>
    <w:rsid w:val="0001460C"/>
    <w:rsid w:val="0001468D"/>
    <w:rsid w:val="0001521F"/>
    <w:rsid w:val="00015A80"/>
    <w:rsid w:val="00015F6E"/>
    <w:rsid w:val="00016F8A"/>
    <w:rsid w:val="00017F80"/>
    <w:rsid w:val="00017F9A"/>
    <w:rsid w:val="0002052C"/>
    <w:rsid w:val="000209F9"/>
    <w:rsid w:val="00020CF6"/>
    <w:rsid w:val="000232E5"/>
    <w:rsid w:val="00023372"/>
    <w:rsid w:val="000241BD"/>
    <w:rsid w:val="00024C6A"/>
    <w:rsid w:val="00024F4C"/>
    <w:rsid w:val="00024F74"/>
    <w:rsid w:val="00025116"/>
    <w:rsid w:val="000263A6"/>
    <w:rsid w:val="00027604"/>
    <w:rsid w:val="0002784D"/>
    <w:rsid w:val="0003057C"/>
    <w:rsid w:val="00030871"/>
    <w:rsid w:val="000310DD"/>
    <w:rsid w:val="00031882"/>
    <w:rsid w:val="00031DF6"/>
    <w:rsid w:val="00033BBA"/>
    <w:rsid w:val="0003450E"/>
    <w:rsid w:val="00034520"/>
    <w:rsid w:val="00034716"/>
    <w:rsid w:val="00035C0A"/>
    <w:rsid w:val="00035C36"/>
    <w:rsid w:val="0003618D"/>
    <w:rsid w:val="000367FE"/>
    <w:rsid w:val="00037CFD"/>
    <w:rsid w:val="0004172B"/>
    <w:rsid w:val="00042156"/>
    <w:rsid w:val="0004257D"/>
    <w:rsid w:val="00042B72"/>
    <w:rsid w:val="0004371C"/>
    <w:rsid w:val="000447B3"/>
    <w:rsid w:val="00045242"/>
    <w:rsid w:val="0004578A"/>
    <w:rsid w:val="00045C5D"/>
    <w:rsid w:val="0005049D"/>
    <w:rsid w:val="00050556"/>
    <w:rsid w:val="000508AC"/>
    <w:rsid w:val="0005142F"/>
    <w:rsid w:val="00051F79"/>
    <w:rsid w:val="00052B2B"/>
    <w:rsid w:val="0005406F"/>
    <w:rsid w:val="00054AE0"/>
    <w:rsid w:val="00054EFB"/>
    <w:rsid w:val="0005618B"/>
    <w:rsid w:val="000567B7"/>
    <w:rsid w:val="00060AFA"/>
    <w:rsid w:val="00061017"/>
    <w:rsid w:val="0006143C"/>
    <w:rsid w:val="000615CF"/>
    <w:rsid w:val="0006264A"/>
    <w:rsid w:val="00065593"/>
    <w:rsid w:val="00065C0C"/>
    <w:rsid w:val="0006625D"/>
    <w:rsid w:val="0006663B"/>
    <w:rsid w:val="00066D7A"/>
    <w:rsid w:val="0006772E"/>
    <w:rsid w:val="00067988"/>
    <w:rsid w:val="00067C7D"/>
    <w:rsid w:val="00067D23"/>
    <w:rsid w:val="00070D74"/>
    <w:rsid w:val="00070E9E"/>
    <w:rsid w:val="00071E85"/>
    <w:rsid w:val="00072011"/>
    <w:rsid w:val="000720B9"/>
    <w:rsid w:val="00072B1B"/>
    <w:rsid w:val="00072C06"/>
    <w:rsid w:val="00072DAE"/>
    <w:rsid w:val="00072E2E"/>
    <w:rsid w:val="00072F87"/>
    <w:rsid w:val="000731F6"/>
    <w:rsid w:val="00073287"/>
    <w:rsid w:val="00073F63"/>
    <w:rsid w:val="000744FC"/>
    <w:rsid w:val="000752BC"/>
    <w:rsid w:val="00076C5B"/>
    <w:rsid w:val="0007783D"/>
    <w:rsid w:val="00077AD8"/>
    <w:rsid w:val="000807DC"/>
    <w:rsid w:val="00081051"/>
    <w:rsid w:val="00081164"/>
    <w:rsid w:val="00081D31"/>
    <w:rsid w:val="000822E4"/>
    <w:rsid w:val="0008305E"/>
    <w:rsid w:val="000843AE"/>
    <w:rsid w:val="0008486A"/>
    <w:rsid w:val="00084AFF"/>
    <w:rsid w:val="00084E45"/>
    <w:rsid w:val="0008581A"/>
    <w:rsid w:val="0008604D"/>
    <w:rsid w:val="00086530"/>
    <w:rsid w:val="00086EA7"/>
    <w:rsid w:val="000908A7"/>
    <w:rsid w:val="00090971"/>
    <w:rsid w:val="00090A43"/>
    <w:rsid w:val="00093327"/>
    <w:rsid w:val="0009370D"/>
    <w:rsid w:val="00095B7C"/>
    <w:rsid w:val="00095D75"/>
    <w:rsid w:val="00097FB0"/>
    <w:rsid w:val="000A0301"/>
    <w:rsid w:val="000A0E41"/>
    <w:rsid w:val="000A104E"/>
    <w:rsid w:val="000A1C21"/>
    <w:rsid w:val="000A1EAC"/>
    <w:rsid w:val="000A1EE7"/>
    <w:rsid w:val="000A31BB"/>
    <w:rsid w:val="000A67C4"/>
    <w:rsid w:val="000A6AE6"/>
    <w:rsid w:val="000A6CE9"/>
    <w:rsid w:val="000A7469"/>
    <w:rsid w:val="000A7DEF"/>
    <w:rsid w:val="000B04B7"/>
    <w:rsid w:val="000B09A0"/>
    <w:rsid w:val="000B0FC5"/>
    <w:rsid w:val="000B295E"/>
    <w:rsid w:val="000B2C11"/>
    <w:rsid w:val="000B3E80"/>
    <w:rsid w:val="000B4183"/>
    <w:rsid w:val="000B4750"/>
    <w:rsid w:val="000B4AB8"/>
    <w:rsid w:val="000B54D5"/>
    <w:rsid w:val="000B77DE"/>
    <w:rsid w:val="000B7C0A"/>
    <w:rsid w:val="000C042D"/>
    <w:rsid w:val="000C0753"/>
    <w:rsid w:val="000C0E6C"/>
    <w:rsid w:val="000C1067"/>
    <w:rsid w:val="000C1AEB"/>
    <w:rsid w:val="000C1B2A"/>
    <w:rsid w:val="000C433B"/>
    <w:rsid w:val="000C59C1"/>
    <w:rsid w:val="000C5B7A"/>
    <w:rsid w:val="000C68F1"/>
    <w:rsid w:val="000C77B7"/>
    <w:rsid w:val="000C7CCF"/>
    <w:rsid w:val="000D0A95"/>
    <w:rsid w:val="000D3091"/>
    <w:rsid w:val="000D3244"/>
    <w:rsid w:val="000D339F"/>
    <w:rsid w:val="000D4DC7"/>
    <w:rsid w:val="000D56C0"/>
    <w:rsid w:val="000D56FB"/>
    <w:rsid w:val="000D5B70"/>
    <w:rsid w:val="000D79FF"/>
    <w:rsid w:val="000D7B03"/>
    <w:rsid w:val="000D7F3A"/>
    <w:rsid w:val="000E0AE1"/>
    <w:rsid w:val="000E10F6"/>
    <w:rsid w:val="000E132D"/>
    <w:rsid w:val="000E1B6A"/>
    <w:rsid w:val="000E1BB2"/>
    <w:rsid w:val="000E236F"/>
    <w:rsid w:val="000E2C90"/>
    <w:rsid w:val="000E3B50"/>
    <w:rsid w:val="000E45DA"/>
    <w:rsid w:val="000E480A"/>
    <w:rsid w:val="000E496E"/>
    <w:rsid w:val="000E5096"/>
    <w:rsid w:val="000E52D7"/>
    <w:rsid w:val="000E74AD"/>
    <w:rsid w:val="000F1270"/>
    <w:rsid w:val="000F16A2"/>
    <w:rsid w:val="000F17BB"/>
    <w:rsid w:val="000F1F51"/>
    <w:rsid w:val="000F27E1"/>
    <w:rsid w:val="000F28B3"/>
    <w:rsid w:val="000F2FC5"/>
    <w:rsid w:val="000F4553"/>
    <w:rsid w:val="000F4A40"/>
    <w:rsid w:val="000F574C"/>
    <w:rsid w:val="000F5E60"/>
    <w:rsid w:val="000F69CF"/>
    <w:rsid w:val="000F7716"/>
    <w:rsid w:val="001000CE"/>
    <w:rsid w:val="001001A6"/>
    <w:rsid w:val="001001A8"/>
    <w:rsid w:val="00100728"/>
    <w:rsid w:val="00100E71"/>
    <w:rsid w:val="00100F2C"/>
    <w:rsid w:val="00101E95"/>
    <w:rsid w:val="00102298"/>
    <w:rsid w:val="001025A7"/>
    <w:rsid w:val="00102B2B"/>
    <w:rsid w:val="00102F6E"/>
    <w:rsid w:val="00103091"/>
    <w:rsid w:val="00104FD0"/>
    <w:rsid w:val="00105CDB"/>
    <w:rsid w:val="00107022"/>
    <w:rsid w:val="00107DF7"/>
    <w:rsid w:val="001109B3"/>
    <w:rsid w:val="00110A90"/>
    <w:rsid w:val="001114A1"/>
    <w:rsid w:val="001118DE"/>
    <w:rsid w:val="001132A3"/>
    <w:rsid w:val="0011497A"/>
    <w:rsid w:val="00114989"/>
    <w:rsid w:val="00115319"/>
    <w:rsid w:val="00116190"/>
    <w:rsid w:val="00116959"/>
    <w:rsid w:val="00116D54"/>
    <w:rsid w:val="0011712C"/>
    <w:rsid w:val="001175D4"/>
    <w:rsid w:val="00120A2F"/>
    <w:rsid w:val="00121713"/>
    <w:rsid w:val="00122463"/>
    <w:rsid w:val="00122AE8"/>
    <w:rsid w:val="001234B2"/>
    <w:rsid w:val="00123516"/>
    <w:rsid w:val="001264C8"/>
    <w:rsid w:val="00126B4B"/>
    <w:rsid w:val="00126E23"/>
    <w:rsid w:val="0013083E"/>
    <w:rsid w:val="00130889"/>
    <w:rsid w:val="001309D8"/>
    <w:rsid w:val="00131186"/>
    <w:rsid w:val="00131728"/>
    <w:rsid w:val="00131E4C"/>
    <w:rsid w:val="001335C3"/>
    <w:rsid w:val="00133F96"/>
    <w:rsid w:val="00134222"/>
    <w:rsid w:val="001348BD"/>
    <w:rsid w:val="00134F24"/>
    <w:rsid w:val="00135083"/>
    <w:rsid w:val="00135329"/>
    <w:rsid w:val="001355F6"/>
    <w:rsid w:val="00135B0A"/>
    <w:rsid w:val="00135CE3"/>
    <w:rsid w:val="00135F0E"/>
    <w:rsid w:val="00137DCF"/>
    <w:rsid w:val="00141A84"/>
    <w:rsid w:val="00141B66"/>
    <w:rsid w:val="001422C5"/>
    <w:rsid w:val="0014298C"/>
    <w:rsid w:val="00143053"/>
    <w:rsid w:val="001437AE"/>
    <w:rsid w:val="00143E9E"/>
    <w:rsid w:val="00143F37"/>
    <w:rsid w:val="00144CD3"/>
    <w:rsid w:val="00144E43"/>
    <w:rsid w:val="001464DB"/>
    <w:rsid w:val="001465F9"/>
    <w:rsid w:val="001478E6"/>
    <w:rsid w:val="001504B9"/>
    <w:rsid w:val="00150751"/>
    <w:rsid w:val="00151799"/>
    <w:rsid w:val="00151D30"/>
    <w:rsid w:val="0015268A"/>
    <w:rsid w:val="00152A97"/>
    <w:rsid w:val="00152EC1"/>
    <w:rsid w:val="00153021"/>
    <w:rsid w:val="0015360D"/>
    <w:rsid w:val="00154381"/>
    <w:rsid w:val="00154FF7"/>
    <w:rsid w:val="00156769"/>
    <w:rsid w:val="00156E15"/>
    <w:rsid w:val="00156F26"/>
    <w:rsid w:val="0015743D"/>
    <w:rsid w:val="001577E7"/>
    <w:rsid w:val="00160077"/>
    <w:rsid w:val="00161F6B"/>
    <w:rsid w:val="0016216B"/>
    <w:rsid w:val="001628DD"/>
    <w:rsid w:val="00162B97"/>
    <w:rsid w:val="001631C7"/>
    <w:rsid w:val="001634CA"/>
    <w:rsid w:val="00164E67"/>
    <w:rsid w:val="00165AF9"/>
    <w:rsid w:val="00165DA8"/>
    <w:rsid w:val="00165F35"/>
    <w:rsid w:val="00166B4C"/>
    <w:rsid w:val="00166F37"/>
    <w:rsid w:val="00167499"/>
    <w:rsid w:val="00167998"/>
    <w:rsid w:val="00170AE8"/>
    <w:rsid w:val="0017180B"/>
    <w:rsid w:val="00171EE8"/>
    <w:rsid w:val="00172FE6"/>
    <w:rsid w:val="00173EBE"/>
    <w:rsid w:val="001753D5"/>
    <w:rsid w:val="00175B8D"/>
    <w:rsid w:val="00175E07"/>
    <w:rsid w:val="00176117"/>
    <w:rsid w:val="001764B9"/>
    <w:rsid w:val="0017698F"/>
    <w:rsid w:val="00177F6A"/>
    <w:rsid w:val="001800F8"/>
    <w:rsid w:val="001807B4"/>
    <w:rsid w:val="00180930"/>
    <w:rsid w:val="00180A9A"/>
    <w:rsid w:val="00180D90"/>
    <w:rsid w:val="00180DAC"/>
    <w:rsid w:val="001816B5"/>
    <w:rsid w:val="00182727"/>
    <w:rsid w:val="00182EB0"/>
    <w:rsid w:val="00184245"/>
    <w:rsid w:val="00185C3D"/>
    <w:rsid w:val="00186085"/>
    <w:rsid w:val="00186590"/>
    <w:rsid w:val="0018666B"/>
    <w:rsid w:val="0018680B"/>
    <w:rsid w:val="001875A2"/>
    <w:rsid w:val="00190072"/>
    <w:rsid w:val="00190123"/>
    <w:rsid w:val="0019058B"/>
    <w:rsid w:val="00190D5A"/>
    <w:rsid w:val="001916DD"/>
    <w:rsid w:val="00191AAD"/>
    <w:rsid w:val="00191CD2"/>
    <w:rsid w:val="001923CD"/>
    <w:rsid w:val="00192F6E"/>
    <w:rsid w:val="00193283"/>
    <w:rsid w:val="00193517"/>
    <w:rsid w:val="00195CD4"/>
    <w:rsid w:val="00196BA6"/>
    <w:rsid w:val="00196C14"/>
    <w:rsid w:val="00197373"/>
    <w:rsid w:val="001A0D65"/>
    <w:rsid w:val="001A134D"/>
    <w:rsid w:val="001A16D0"/>
    <w:rsid w:val="001A1B5F"/>
    <w:rsid w:val="001A1BD8"/>
    <w:rsid w:val="001A40C9"/>
    <w:rsid w:val="001A4AE0"/>
    <w:rsid w:val="001A4D23"/>
    <w:rsid w:val="001A5165"/>
    <w:rsid w:val="001A62B1"/>
    <w:rsid w:val="001A6805"/>
    <w:rsid w:val="001A6F79"/>
    <w:rsid w:val="001A707B"/>
    <w:rsid w:val="001A7087"/>
    <w:rsid w:val="001B07A1"/>
    <w:rsid w:val="001B1B8B"/>
    <w:rsid w:val="001B1FF7"/>
    <w:rsid w:val="001B24FA"/>
    <w:rsid w:val="001B2AE2"/>
    <w:rsid w:val="001B38C7"/>
    <w:rsid w:val="001B42EA"/>
    <w:rsid w:val="001B5031"/>
    <w:rsid w:val="001B59CF"/>
    <w:rsid w:val="001B6993"/>
    <w:rsid w:val="001B69DB"/>
    <w:rsid w:val="001B6A36"/>
    <w:rsid w:val="001B74AD"/>
    <w:rsid w:val="001B7AB6"/>
    <w:rsid w:val="001B7B00"/>
    <w:rsid w:val="001B7BC3"/>
    <w:rsid w:val="001C02BE"/>
    <w:rsid w:val="001C06CA"/>
    <w:rsid w:val="001C098F"/>
    <w:rsid w:val="001C0F78"/>
    <w:rsid w:val="001C1AB3"/>
    <w:rsid w:val="001C2735"/>
    <w:rsid w:val="001C2B45"/>
    <w:rsid w:val="001C3393"/>
    <w:rsid w:val="001C3728"/>
    <w:rsid w:val="001C3E8C"/>
    <w:rsid w:val="001C4280"/>
    <w:rsid w:val="001C486A"/>
    <w:rsid w:val="001C49E5"/>
    <w:rsid w:val="001C4B85"/>
    <w:rsid w:val="001C4F7E"/>
    <w:rsid w:val="001C500C"/>
    <w:rsid w:val="001C5EC0"/>
    <w:rsid w:val="001C5FEF"/>
    <w:rsid w:val="001C64C1"/>
    <w:rsid w:val="001C696C"/>
    <w:rsid w:val="001C6BEC"/>
    <w:rsid w:val="001C77A8"/>
    <w:rsid w:val="001D1650"/>
    <w:rsid w:val="001D271B"/>
    <w:rsid w:val="001D2B1E"/>
    <w:rsid w:val="001D2BD9"/>
    <w:rsid w:val="001D2F2D"/>
    <w:rsid w:val="001D49C7"/>
    <w:rsid w:val="001D4E47"/>
    <w:rsid w:val="001D572E"/>
    <w:rsid w:val="001D59BE"/>
    <w:rsid w:val="001D5B9E"/>
    <w:rsid w:val="001D736E"/>
    <w:rsid w:val="001D7ED4"/>
    <w:rsid w:val="001E0468"/>
    <w:rsid w:val="001E1645"/>
    <w:rsid w:val="001E1685"/>
    <w:rsid w:val="001E1B83"/>
    <w:rsid w:val="001E3190"/>
    <w:rsid w:val="001E5088"/>
    <w:rsid w:val="001E5191"/>
    <w:rsid w:val="001E53F4"/>
    <w:rsid w:val="001E64F9"/>
    <w:rsid w:val="001E73F0"/>
    <w:rsid w:val="001E75C5"/>
    <w:rsid w:val="001E7C4F"/>
    <w:rsid w:val="001F092F"/>
    <w:rsid w:val="001F0BC7"/>
    <w:rsid w:val="001F0C96"/>
    <w:rsid w:val="001F0CA3"/>
    <w:rsid w:val="001F0CFA"/>
    <w:rsid w:val="001F0D74"/>
    <w:rsid w:val="001F0DC6"/>
    <w:rsid w:val="001F15EA"/>
    <w:rsid w:val="001F182C"/>
    <w:rsid w:val="001F1EAD"/>
    <w:rsid w:val="001F285F"/>
    <w:rsid w:val="001F327D"/>
    <w:rsid w:val="001F3AE7"/>
    <w:rsid w:val="001F4DDF"/>
    <w:rsid w:val="001F6879"/>
    <w:rsid w:val="001F6C51"/>
    <w:rsid w:val="001F7052"/>
    <w:rsid w:val="001F73D4"/>
    <w:rsid w:val="001F7B10"/>
    <w:rsid w:val="002000BD"/>
    <w:rsid w:val="00200258"/>
    <w:rsid w:val="00200645"/>
    <w:rsid w:val="00200BB9"/>
    <w:rsid w:val="002015CC"/>
    <w:rsid w:val="002027F1"/>
    <w:rsid w:val="00203423"/>
    <w:rsid w:val="00203521"/>
    <w:rsid w:val="00203973"/>
    <w:rsid w:val="00203B28"/>
    <w:rsid w:val="00203DBB"/>
    <w:rsid w:val="00205941"/>
    <w:rsid w:val="0020607F"/>
    <w:rsid w:val="00206566"/>
    <w:rsid w:val="00206639"/>
    <w:rsid w:val="00206B1A"/>
    <w:rsid w:val="00206CBA"/>
    <w:rsid w:val="00206CD3"/>
    <w:rsid w:val="00206E7B"/>
    <w:rsid w:val="002074AC"/>
    <w:rsid w:val="00210B68"/>
    <w:rsid w:val="00210E6D"/>
    <w:rsid w:val="00212AC9"/>
    <w:rsid w:val="002139B6"/>
    <w:rsid w:val="0021407C"/>
    <w:rsid w:val="002149CF"/>
    <w:rsid w:val="00214C93"/>
    <w:rsid w:val="00215738"/>
    <w:rsid w:val="00215DAC"/>
    <w:rsid w:val="002164C6"/>
    <w:rsid w:val="002165BA"/>
    <w:rsid w:val="00216D10"/>
    <w:rsid w:val="002170AE"/>
    <w:rsid w:val="0022080B"/>
    <w:rsid w:val="00220C00"/>
    <w:rsid w:val="00221094"/>
    <w:rsid w:val="00222A53"/>
    <w:rsid w:val="00222E52"/>
    <w:rsid w:val="00224E74"/>
    <w:rsid w:val="00224F02"/>
    <w:rsid w:val="00225294"/>
    <w:rsid w:val="00225565"/>
    <w:rsid w:val="002257EC"/>
    <w:rsid w:val="00225E9F"/>
    <w:rsid w:val="00226181"/>
    <w:rsid w:val="002262B6"/>
    <w:rsid w:val="00226925"/>
    <w:rsid w:val="00226C70"/>
    <w:rsid w:val="00226E3B"/>
    <w:rsid w:val="00227116"/>
    <w:rsid w:val="00227166"/>
    <w:rsid w:val="00227452"/>
    <w:rsid w:val="00230593"/>
    <w:rsid w:val="00230914"/>
    <w:rsid w:val="00230D85"/>
    <w:rsid w:val="00230E5F"/>
    <w:rsid w:val="00230F25"/>
    <w:rsid w:val="00231ADE"/>
    <w:rsid w:val="00231E62"/>
    <w:rsid w:val="002334BF"/>
    <w:rsid w:val="0023379A"/>
    <w:rsid w:val="00234420"/>
    <w:rsid w:val="0023452E"/>
    <w:rsid w:val="002355C7"/>
    <w:rsid w:val="0023571E"/>
    <w:rsid w:val="0023635F"/>
    <w:rsid w:val="002363E3"/>
    <w:rsid w:val="002367CE"/>
    <w:rsid w:val="00237876"/>
    <w:rsid w:val="00237DBA"/>
    <w:rsid w:val="00237F43"/>
    <w:rsid w:val="0024002B"/>
    <w:rsid w:val="0024029D"/>
    <w:rsid w:val="00241220"/>
    <w:rsid w:val="00241337"/>
    <w:rsid w:val="00241536"/>
    <w:rsid w:val="002427D1"/>
    <w:rsid w:val="00243850"/>
    <w:rsid w:val="00243CD4"/>
    <w:rsid w:val="00243DCA"/>
    <w:rsid w:val="002445B2"/>
    <w:rsid w:val="00244B80"/>
    <w:rsid w:val="0024522A"/>
    <w:rsid w:val="00246049"/>
    <w:rsid w:val="0024697A"/>
    <w:rsid w:val="0025034E"/>
    <w:rsid w:val="00250387"/>
    <w:rsid w:val="00250CF7"/>
    <w:rsid w:val="0025167E"/>
    <w:rsid w:val="002522B4"/>
    <w:rsid w:val="00252B9F"/>
    <w:rsid w:val="00253083"/>
    <w:rsid w:val="002538D2"/>
    <w:rsid w:val="00253CE7"/>
    <w:rsid w:val="00254097"/>
    <w:rsid w:val="00256625"/>
    <w:rsid w:val="0025773C"/>
    <w:rsid w:val="002602C5"/>
    <w:rsid w:val="00261147"/>
    <w:rsid w:val="00261616"/>
    <w:rsid w:val="002625AD"/>
    <w:rsid w:val="002632EB"/>
    <w:rsid w:val="002643DF"/>
    <w:rsid w:val="00264A91"/>
    <w:rsid w:val="0026627D"/>
    <w:rsid w:val="00266362"/>
    <w:rsid w:val="00266F8F"/>
    <w:rsid w:val="00267071"/>
    <w:rsid w:val="00267F08"/>
    <w:rsid w:val="00270B0F"/>
    <w:rsid w:val="002710CA"/>
    <w:rsid w:val="002714C1"/>
    <w:rsid w:val="00271C97"/>
    <w:rsid w:val="00273051"/>
    <w:rsid w:val="002737AE"/>
    <w:rsid w:val="00274A86"/>
    <w:rsid w:val="00275749"/>
    <w:rsid w:val="00276594"/>
    <w:rsid w:val="0027693E"/>
    <w:rsid w:val="00276A73"/>
    <w:rsid w:val="00276BB6"/>
    <w:rsid w:val="00280C12"/>
    <w:rsid w:val="00280C52"/>
    <w:rsid w:val="00280CCE"/>
    <w:rsid w:val="00283405"/>
    <w:rsid w:val="00284E10"/>
    <w:rsid w:val="0028501B"/>
    <w:rsid w:val="00285266"/>
    <w:rsid w:val="00285DFB"/>
    <w:rsid w:val="00286AED"/>
    <w:rsid w:val="002871C2"/>
    <w:rsid w:val="002871D0"/>
    <w:rsid w:val="00287324"/>
    <w:rsid w:val="0028792E"/>
    <w:rsid w:val="0029000C"/>
    <w:rsid w:val="00290092"/>
    <w:rsid w:val="00290B4E"/>
    <w:rsid w:val="00290CA6"/>
    <w:rsid w:val="002916FC"/>
    <w:rsid w:val="00291850"/>
    <w:rsid w:val="00291CBE"/>
    <w:rsid w:val="00292384"/>
    <w:rsid w:val="00292538"/>
    <w:rsid w:val="00292964"/>
    <w:rsid w:val="00292B3C"/>
    <w:rsid w:val="00292DEC"/>
    <w:rsid w:val="00293828"/>
    <w:rsid w:val="00293DE0"/>
    <w:rsid w:val="002943CE"/>
    <w:rsid w:val="002946FD"/>
    <w:rsid w:val="00294C43"/>
    <w:rsid w:val="002959F9"/>
    <w:rsid w:val="00296DD5"/>
    <w:rsid w:val="002A038F"/>
    <w:rsid w:val="002A04C2"/>
    <w:rsid w:val="002A13EE"/>
    <w:rsid w:val="002A22E4"/>
    <w:rsid w:val="002A2A3F"/>
    <w:rsid w:val="002A2FD2"/>
    <w:rsid w:val="002A350B"/>
    <w:rsid w:val="002A3854"/>
    <w:rsid w:val="002A3B66"/>
    <w:rsid w:val="002A4237"/>
    <w:rsid w:val="002A43B2"/>
    <w:rsid w:val="002A4AA3"/>
    <w:rsid w:val="002A5079"/>
    <w:rsid w:val="002A555D"/>
    <w:rsid w:val="002A610E"/>
    <w:rsid w:val="002A6E65"/>
    <w:rsid w:val="002A7261"/>
    <w:rsid w:val="002A7E40"/>
    <w:rsid w:val="002B08E4"/>
    <w:rsid w:val="002B2AD4"/>
    <w:rsid w:val="002B3469"/>
    <w:rsid w:val="002B35A7"/>
    <w:rsid w:val="002B4CE6"/>
    <w:rsid w:val="002B5105"/>
    <w:rsid w:val="002B511D"/>
    <w:rsid w:val="002B5759"/>
    <w:rsid w:val="002B6A86"/>
    <w:rsid w:val="002B7F35"/>
    <w:rsid w:val="002C0177"/>
    <w:rsid w:val="002C0609"/>
    <w:rsid w:val="002C077A"/>
    <w:rsid w:val="002C0B43"/>
    <w:rsid w:val="002C0D7F"/>
    <w:rsid w:val="002C1214"/>
    <w:rsid w:val="002C1791"/>
    <w:rsid w:val="002C1969"/>
    <w:rsid w:val="002C257D"/>
    <w:rsid w:val="002C2C67"/>
    <w:rsid w:val="002C2ECF"/>
    <w:rsid w:val="002C2F0D"/>
    <w:rsid w:val="002C31A0"/>
    <w:rsid w:val="002C393C"/>
    <w:rsid w:val="002C513E"/>
    <w:rsid w:val="002C5CE9"/>
    <w:rsid w:val="002C7679"/>
    <w:rsid w:val="002D196F"/>
    <w:rsid w:val="002D3936"/>
    <w:rsid w:val="002D4075"/>
    <w:rsid w:val="002D40D7"/>
    <w:rsid w:val="002D495A"/>
    <w:rsid w:val="002D4B91"/>
    <w:rsid w:val="002D4C03"/>
    <w:rsid w:val="002D56BE"/>
    <w:rsid w:val="002D58C0"/>
    <w:rsid w:val="002D58CC"/>
    <w:rsid w:val="002D5B35"/>
    <w:rsid w:val="002D5E70"/>
    <w:rsid w:val="002D6436"/>
    <w:rsid w:val="002D68AB"/>
    <w:rsid w:val="002D69A0"/>
    <w:rsid w:val="002E1838"/>
    <w:rsid w:val="002E1882"/>
    <w:rsid w:val="002E2A1D"/>
    <w:rsid w:val="002E2E5A"/>
    <w:rsid w:val="002E33A5"/>
    <w:rsid w:val="002E3821"/>
    <w:rsid w:val="002E4755"/>
    <w:rsid w:val="002E4B88"/>
    <w:rsid w:val="002E5252"/>
    <w:rsid w:val="002E5C25"/>
    <w:rsid w:val="002E5C59"/>
    <w:rsid w:val="002E6958"/>
    <w:rsid w:val="002E7A18"/>
    <w:rsid w:val="002E7C04"/>
    <w:rsid w:val="002E7EDF"/>
    <w:rsid w:val="002F0662"/>
    <w:rsid w:val="002F1AFC"/>
    <w:rsid w:val="002F2091"/>
    <w:rsid w:val="002F2267"/>
    <w:rsid w:val="002F233B"/>
    <w:rsid w:val="002F3011"/>
    <w:rsid w:val="002F31FE"/>
    <w:rsid w:val="002F3F37"/>
    <w:rsid w:val="002F405E"/>
    <w:rsid w:val="002F69B9"/>
    <w:rsid w:val="002F69C4"/>
    <w:rsid w:val="002F6F8F"/>
    <w:rsid w:val="002F7ED5"/>
    <w:rsid w:val="003012C5"/>
    <w:rsid w:val="00302368"/>
    <w:rsid w:val="00302A73"/>
    <w:rsid w:val="0030301C"/>
    <w:rsid w:val="0030389D"/>
    <w:rsid w:val="00303931"/>
    <w:rsid w:val="00304498"/>
    <w:rsid w:val="00304650"/>
    <w:rsid w:val="003048A4"/>
    <w:rsid w:val="003048B9"/>
    <w:rsid w:val="00305E9B"/>
    <w:rsid w:val="0030774E"/>
    <w:rsid w:val="00310FB0"/>
    <w:rsid w:val="00310FD6"/>
    <w:rsid w:val="00312839"/>
    <w:rsid w:val="00312E6E"/>
    <w:rsid w:val="003130A8"/>
    <w:rsid w:val="00313C1B"/>
    <w:rsid w:val="003140B8"/>
    <w:rsid w:val="00314796"/>
    <w:rsid w:val="00314D98"/>
    <w:rsid w:val="00315A03"/>
    <w:rsid w:val="00315CDF"/>
    <w:rsid w:val="00315D0F"/>
    <w:rsid w:val="00317439"/>
    <w:rsid w:val="00317E5F"/>
    <w:rsid w:val="00320037"/>
    <w:rsid w:val="00320E98"/>
    <w:rsid w:val="00321069"/>
    <w:rsid w:val="003210B2"/>
    <w:rsid w:val="003218BE"/>
    <w:rsid w:val="003221A1"/>
    <w:rsid w:val="00322317"/>
    <w:rsid w:val="003231C1"/>
    <w:rsid w:val="003231CB"/>
    <w:rsid w:val="00323748"/>
    <w:rsid w:val="0032374B"/>
    <w:rsid w:val="00323A5B"/>
    <w:rsid w:val="003247AE"/>
    <w:rsid w:val="00325605"/>
    <w:rsid w:val="003261FA"/>
    <w:rsid w:val="003263BB"/>
    <w:rsid w:val="00327020"/>
    <w:rsid w:val="00327758"/>
    <w:rsid w:val="00327D3B"/>
    <w:rsid w:val="00331F28"/>
    <w:rsid w:val="00332074"/>
    <w:rsid w:val="003323F3"/>
    <w:rsid w:val="00332601"/>
    <w:rsid w:val="003329C1"/>
    <w:rsid w:val="00332ADC"/>
    <w:rsid w:val="00332B0C"/>
    <w:rsid w:val="00332D72"/>
    <w:rsid w:val="003331DB"/>
    <w:rsid w:val="003337B3"/>
    <w:rsid w:val="00334266"/>
    <w:rsid w:val="0033451E"/>
    <w:rsid w:val="00335091"/>
    <w:rsid w:val="0033522F"/>
    <w:rsid w:val="003353DC"/>
    <w:rsid w:val="00336D83"/>
    <w:rsid w:val="003370CA"/>
    <w:rsid w:val="00337946"/>
    <w:rsid w:val="00337EC8"/>
    <w:rsid w:val="00340BDA"/>
    <w:rsid w:val="00341350"/>
    <w:rsid w:val="00341486"/>
    <w:rsid w:val="00341FF3"/>
    <w:rsid w:val="00343650"/>
    <w:rsid w:val="0034486A"/>
    <w:rsid w:val="00344DD1"/>
    <w:rsid w:val="00344EBF"/>
    <w:rsid w:val="00345BC7"/>
    <w:rsid w:val="00345D65"/>
    <w:rsid w:val="003461B6"/>
    <w:rsid w:val="003462E3"/>
    <w:rsid w:val="0034661D"/>
    <w:rsid w:val="00346713"/>
    <w:rsid w:val="003473CF"/>
    <w:rsid w:val="00350C6E"/>
    <w:rsid w:val="00350F22"/>
    <w:rsid w:val="003529E2"/>
    <w:rsid w:val="00352A60"/>
    <w:rsid w:val="00352D9B"/>
    <w:rsid w:val="00354064"/>
    <w:rsid w:val="003543BF"/>
    <w:rsid w:val="003545DB"/>
    <w:rsid w:val="00354F48"/>
    <w:rsid w:val="00355C5D"/>
    <w:rsid w:val="003560A3"/>
    <w:rsid w:val="00356954"/>
    <w:rsid w:val="0035705F"/>
    <w:rsid w:val="00357481"/>
    <w:rsid w:val="003608A9"/>
    <w:rsid w:val="00360DBC"/>
    <w:rsid w:val="0036204F"/>
    <w:rsid w:val="003627FB"/>
    <w:rsid w:val="0036287F"/>
    <w:rsid w:val="00362E50"/>
    <w:rsid w:val="00363663"/>
    <w:rsid w:val="003640F3"/>
    <w:rsid w:val="003641AB"/>
    <w:rsid w:val="003642C2"/>
    <w:rsid w:val="0036488F"/>
    <w:rsid w:val="00367AE3"/>
    <w:rsid w:val="003704A2"/>
    <w:rsid w:val="00373478"/>
    <w:rsid w:val="003735D0"/>
    <w:rsid w:val="003736B8"/>
    <w:rsid w:val="00373FD0"/>
    <w:rsid w:val="003743A6"/>
    <w:rsid w:val="0037441B"/>
    <w:rsid w:val="00374775"/>
    <w:rsid w:val="00375132"/>
    <w:rsid w:val="003751C7"/>
    <w:rsid w:val="00375410"/>
    <w:rsid w:val="00376041"/>
    <w:rsid w:val="00376527"/>
    <w:rsid w:val="00376EA9"/>
    <w:rsid w:val="00377ACC"/>
    <w:rsid w:val="00380623"/>
    <w:rsid w:val="00380D72"/>
    <w:rsid w:val="00381890"/>
    <w:rsid w:val="00382A5D"/>
    <w:rsid w:val="00383AE8"/>
    <w:rsid w:val="00383FCA"/>
    <w:rsid w:val="00383FF6"/>
    <w:rsid w:val="00385137"/>
    <w:rsid w:val="003852E0"/>
    <w:rsid w:val="003856C7"/>
    <w:rsid w:val="00385AEF"/>
    <w:rsid w:val="003868F4"/>
    <w:rsid w:val="00390358"/>
    <w:rsid w:val="003912FA"/>
    <w:rsid w:val="0039142B"/>
    <w:rsid w:val="00391D0E"/>
    <w:rsid w:val="0039375E"/>
    <w:rsid w:val="00393C8D"/>
    <w:rsid w:val="0039417C"/>
    <w:rsid w:val="00394213"/>
    <w:rsid w:val="0039422B"/>
    <w:rsid w:val="0039453E"/>
    <w:rsid w:val="00394DEF"/>
    <w:rsid w:val="00395135"/>
    <w:rsid w:val="00395491"/>
    <w:rsid w:val="00396477"/>
    <w:rsid w:val="0039749B"/>
    <w:rsid w:val="003974DD"/>
    <w:rsid w:val="0039754D"/>
    <w:rsid w:val="00397807"/>
    <w:rsid w:val="003A013C"/>
    <w:rsid w:val="003A1056"/>
    <w:rsid w:val="003A1BDE"/>
    <w:rsid w:val="003A33E4"/>
    <w:rsid w:val="003A35F3"/>
    <w:rsid w:val="003A4FDC"/>
    <w:rsid w:val="003A5353"/>
    <w:rsid w:val="003A5420"/>
    <w:rsid w:val="003A5636"/>
    <w:rsid w:val="003A6EC3"/>
    <w:rsid w:val="003A711B"/>
    <w:rsid w:val="003A7768"/>
    <w:rsid w:val="003A7B89"/>
    <w:rsid w:val="003B0CB7"/>
    <w:rsid w:val="003B14F1"/>
    <w:rsid w:val="003B2249"/>
    <w:rsid w:val="003B4192"/>
    <w:rsid w:val="003B54D6"/>
    <w:rsid w:val="003B5522"/>
    <w:rsid w:val="003B5B7C"/>
    <w:rsid w:val="003B5BF8"/>
    <w:rsid w:val="003B5D40"/>
    <w:rsid w:val="003B5E4A"/>
    <w:rsid w:val="003B6FE8"/>
    <w:rsid w:val="003B709A"/>
    <w:rsid w:val="003B70B0"/>
    <w:rsid w:val="003B7562"/>
    <w:rsid w:val="003C054F"/>
    <w:rsid w:val="003C09D0"/>
    <w:rsid w:val="003C0A8E"/>
    <w:rsid w:val="003C1123"/>
    <w:rsid w:val="003C163D"/>
    <w:rsid w:val="003C17B9"/>
    <w:rsid w:val="003C182B"/>
    <w:rsid w:val="003C4D05"/>
    <w:rsid w:val="003C58EF"/>
    <w:rsid w:val="003C5D0E"/>
    <w:rsid w:val="003C7950"/>
    <w:rsid w:val="003C7A86"/>
    <w:rsid w:val="003C7F09"/>
    <w:rsid w:val="003D1D9E"/>
    <w:rsid w:val="003D2356"/>
    <w:rsid w:val="003D2AED"/>
    <w:rsid w:val="003D345B"/>
    <w:rsid w:val="003D401E"/>
    <w:rsid w:val="003D4C71"/>
    <w:rsid w:val="003D5352"/>
    <w:rsid w:val="003D557D"/>
    <w:rsid w:val="003D5A1B"/>
    <w:rsid w:val="003D6DF3"/>
    <w:rsid w:val="003D6EF5"/>
    <w:rsid w:val="003D74FD"/>
    <w:rsid w:val="003D77EC"/>
    <w:rsid w:val="003D7885"/>
    <w:rsid w:val="003E199B"/>
    <w:rsid w:val="003E1C1B"/>
    <w:rsid w:val="003E2C81"/>
    <w:rsid w:val="003E2CA8"/>
    <w:rsid w:val="003E4CA5"/>
    <w:rsid w:val="003E526C"/>
    <w:rsid w:val="003E5366"/>
    <w:rsid w:val="003E56B7"/>
    <w:rsid w:val="003E6042"/>
    <w:rsid w:val="003E7393"/>
    <w:rsid w:val="003F0084"/>
    <w:rsid w:val="003F0B81"/>
    <w:rsid w:val="003F14A8"/>
    <w:rsid w:val="003F1DA0"/>
    <w:rsid w:val="003F1E8C"/>
    <w:rsid w:val="003F2AFF"/>
    <w:rsid w:val="003F2E21"/>
    <w:rsid w:val="003F32B0"/>
    <w:rsid w:val="003F404D"/>
    <w:rsid w:val="003F4258"/>
    <w:rsid w:val="003F45B2"/>
    <w:rsid w:val="003F4F94"/>
    <w:rsid w:val="003F60BB"/>
    <w:rsid w:val="003F6F41"/>
    <w:rsid w:val="003F7019"/>
    <w:rsid w:val="003F7D34"/>
    <w:rsid w:val="004002AF"/>
    <w:rsid w:val="00400D2E"/>
    <w:rsid w:val="0040108A"/>
    <w:rsid w:val="0040251B"/>
    <w:rsid w:val="004025BA"/>
    <w:rsid w:val="0040268B"/>
    <w:rsid w:val="00403108"/>
    <w:rsid w:val="004031D6"/>
    <w:rsid w:val="00406CB8"/>
    <w:rsid w:val="0041063F"/>
    <w:rsid w:val="004108F8"/>
    <w:rsid w:val="00410C64"/>
    <w:rsid w:val="0041176C"/>
    <w:rsid w:val="004118D5"/>
    <w:rsid w:val="00411E4B"/>
    <w:rsid w:val="00411F06"/>
    <w:rsid w:val="004120DA"/>
    <w:rsid w:val="00413207"/>
    <w:rsid w:val="004134AE"/>
    <w:rsid w:val="00414104"/>
    <w:rsid w:val="004142E5"/>
    <w:rsid w:val="0041482B"/>
    <w:rsid w:val="0041499C"/>
    <w:rsid w:val="00414B8C"/>
    <w:rsid w:val="00414F2E"/>
    <w:rsid w:val="00415260"/>
    <w:rsid w:val="00415C97"/>
    <w:rsid w:val="00415DD8"/>
    <w:rsid w:val="00416AC6"/>
    <w:rsid w:val="004170F2"/>
    <w:rsid w:val="004174E7"/>
    <w:rsid w:val="004208D4"/>
    <w:rsid w:val="00420AEC"/>
    <w:rsid w:val="00420DB7"/>
    <w:rsid w:val="00420E0F"/>
    <w:rsid w:val="00421194"/>
    <w:rsid w:val="00422375"/>
    <w:rsid w:val="004245B5"/>
    <w:rsid w:val="0042479C"/>
    <w:rsid w:val="00424A05"/>
    <w:rsid w:val="00425E91"/>
    <w:rsid w:val="0042747F"/>
    <w:rsid w:val="00427E03"/>
    <w:rsid w:val="00430CC5"/>
    <w:rsid w:val="00430D7F"/>
    <w:rsid w:val="004313D7"/>
    <w:rsid w:val="00431768"/>
    <w:rsid w:val="00432BB9"/>
    <w:rsid w:val="004346A2"/>
    <w:rsid w:val="00434EA7"/>
    <w:rsid w:val="004350F5"/>
    <w:rsid w:val="0043513F"/>
    <w:rsid w:val="00435A90"/>
    <w:rsid w:val="00436149"/>
    <w:rsid w:val="0043721B"/>
    <w:rsid w:val="00437802"/>
    <w:rsid w:val="00437E31"/>
    <w:rsid w:val="00437FA7"/>
    <w:rsid w:val="00442077"/>
    <w:rsid w:val="004430F0"/>
    <w:rsid w:val="00444D20"/>
    <w:rsid w:val="00444F4A"/>
    <w:rsid w:val="0044551A"/>
    <w:rsid w:val="00445541"/>
    <w:rsid w:val="004460FD"/>
    <w:rsid w:val="00446928"/>
    <w:rsid w:val="0044718C"/>
    <w:rsid w:val="00450B09"/>
    <w:rsid w:val="00450BAD"/>
    <w:rsid w:val="00450ED5"/>
    <w:rsid w:val="00451353"/>
    <w:rsid w:val="00451426"/>
    <w:rsid w:val="00452E96"/>
    <w:rsid w:val="00452F6F"/>
    <w:rsid w:val="00453346"/>
    <w:rsid w:val="00453A2B"/>
    <w:rsid w:val="00454C61"/>
    <w:rsid w:val="00454C6C"/>
    <w:rsid w:val="004556FC"/>
    <w:rsid w:val="00456C29"/>
    <w:rsid w:val="00456F96"/>
    <w:rsid w:val="004573BF"/>
    <w:rsid w:val="00460159"/>
    <w:rsid w:val="0046086F"/>
    <w:rsid w:val="00462A2E"/>
    <w:rsid w:val="00462C02"/>
    <w:rsid w:val="00463B24"/>
    <w:rsid w:val="00463BDB"/>
    <w:rsid w:val="00464F3D"/>
    <w:rsid w:val="00465277"/>
    <w:rsid w:val="004653EF"/>
    <w:rsid w:val="0046572F"/>
    <w:rsid w:val="00465C62"/>
    <w:rsid w:val="00465FF2"/>
    <w:rsid w:val="00466283"/>
    <w:rsid w:val="0046640E"/>
    <w:rsid w:val="00466E08"/>
    <w:rsid w:val="00467744"/>
    <w:rsid w:val="00467D1E"/>
    <w:rsid w:val="00467D44"/>
    <w:rsid w:val="004704EE"/>
    <w:rsid w:val="00470595"/>
    <w:rsid w:val="00470976"/>
    <w:rsid w:val="004719AE"/>
    <w:rsid w:val="00472382"/>
    <w:rsid w:val="00472C8C"/>
    <w:rsid w:val="00473A30"/>
    <w:rsid w:val="004743EF"/>
    <w:rsid w:val="00475EFE"/>
    <w:rsid w:val="0047689B"/>
    <w:rsid w:val="004779DE"/>
    <w:rsid w:val="00477D26"/>
    <w:rsid w:val="0048201D"/>
    <w:rsid w:val="00482057"/>
    <w:rsid w:val="004829D2"/>
    <w:rsid w:val="00486B90"/>
    <w:rsid w:val="00486BCC"/>
    <w:rsid w:val="0048773F"/>
    <w:rsid w:val="004903D3"/>
    <w:rsid w:val="004912A5"/>
    <w:rsid w:val="00491609"/>
    <w:rsid w:val="00491CD2"/>
    <w:rsid w:val="0049222A"/>
    <w:rsid w:val="00492B42"/>
    <w:rsid w:val="00493463"/>
    <w:rsid w:val="004946F9"/>
    <w:rsid w:val="00496995"/>
    <w:rsid w:val="00496B7D"/>
    <w:rsid w:val="004A11BA"/>
    <w:rsid w:val="004A2360"/>
    <w:rsid w:val="004A3491"/>
    <w:rsid w:val="004A3B9C"/>
    <w:rsid w:val="004A3C05"/>
    <w:rsid w:val="004A47D0"/>
    <w:rsid w:val="004A4A0D"/>
    <w:rsid w:val="004A4AF7"/>
    <w:rsid w:val="004A5CC9"/>
    <w:rsid w:val="004A62E5"/>
    <w:rsid w:val="004A6D60"/>
    <w:rsid w:val="004A6E3E"/>
    <w:rsid w:val="004A72D0"/>
    <w:rsid w:val="004A74BB"/>
    <w:rsid w:val="004B0442"/>
    <w:rsid w:val="004B08B3"/>
    <w:rsid w:val="004B2B02"/>
    <w:rsid w:val="004B3906"/>
    <w:rsid w:val="004B402F"/>
    <w:rsid w:val="004B46D9"/>
    <w:rsid w:val="004B59E1"/>
    <w:rsid w:val="004B5B3B"/>
    <w:rsid w:val="004B6F75"/>
    <w:rsid w:val="004C0176"/>
    <w:rsid w:val="004C0985"/>
    <w:rsid w:val="004C0CB2"/>
    <w:rsid w:val="004C1030"/>
    <w:rsid w:val="004C2560"/>
    <w:rsid w:val="004C2933"/>
    <w:rsid w:val="004C2E8B"/>
    <w:rsid w:val="004C2FF1"/>
    <w:rsid w:val="004C3184"/>
    <w:rsid w:val="004C3FE4"/>
    <w:rsid w:val="004C401F"/>
    <w:rsid w:val="004C429B"/>
    <w:rsid w:val="004C4704"/>
    <w:rsid w:val="004C4871"/>
    <w:rsid w:val="004C4A67"/>
    <w:rsid w:val="004C4D60"/>
    <w:rsid w:val="004C4FAE"/>
    <w:rsid w:val="004C4FF9"/>
    <w:rsid w:val="004C52D0"/>
    <w:rsid w:val="004C5352"/>
    <w:rsid w:val="004C65F8"/>
    <w:rsid w:val="004D0999"/>
    <w:rsid w:val="004D1C94"/>
    <w:rsid w:val="004D2761"/>
    <w:rsid w:val="004D2B5D"/>
    <w:rsid w:val="004D368D"/>
    <w:rsid w:val="004D3F27"/>
    <w:rsid w:val="004D5210"/>
    <w:rsid w:val="004D587D"/>
    <w:rsid w:val="004D5A4B"/>
    <w:rsid w:val="004D5AEF"/>
    <w:rsid w:val="004D5C36"/>
    <w:rsid w:val="004D66BA"/>
    <w:rsid w:val="004E11B2"/>
    <w:rsid w:val="004E2B47"/>
    <w:rsid w:val="004E2CC4"/>
    <w:rsid w:val="004E2D37"/>
    <w:rsid w:val="004E3472"/>
    <w:rsid w:val="004E3ADA"/>
    <w:rsid w:val="004E3FEA"/>
    <w:rsid w:val="004E4181"/>
    <w:rsid w:val="004E43BC"/>
    <w:rsid w:val="004E4860"/>
    <w:rsid w:val="004E502D"/>
    <w:rsid w:val="004E589E"/>
    <w:rsid w:val="004E5E99"/>
    <w:rsid w:val="004E6E95"/>
    <w:rsid w:val="004E720C"/>
    <w:rsid w:val="004E73FB"/>
    <w:rsid w:val="004E748E"/>
    <w:rsid w:val="004E787D"/>
    <w:rsid w:val="004E7EB9"/>
    <w:rsid w:val="004F0DB6"/>
    <w:rsid w:val="004F0FAE"/>
    <w:rsid w:val="004F14E4"/>
    <w:rsid w:val="004F17ED"/>
    <w:rsid w:val="004F2049"/>
    <w:rsid w:val="004F2332"/>
    <w:rsid w:val="004F3121"/>
    <w:rsid w:val="004F347F"/>
    <w:rsid w:val="004F3C73"/>
    <w:rsid w:val="004F461B"/>
    <w:rsid w:val="004F4A3A"/>
    <w:rsid w:val="004F4B14"/>
    <w:rsid w:val="004F62AF"/>
    <w:rsid w:val="004F6678"/>
    <w:rsid w:val="004F669B"/>
    <w:rsid w:val="0050008F"/>
    <w:rsid w:val="00500BFB"/>
    <w:rsid w:val="005018E3"/>
    <w:rsid w:val="00503219"/>
    <w:rsid w:val="00504C53"/>
    <w:rsid w:val="00505212"/>
    <w:rsid w:val="005058FB"/>
    <w:rsid w:val="00505AA7"/>
    <w:rsid w:val="00505FFE"/>
    <w:rsid w:val="0050710F"/>
    <w:rsid w:val="00507570"/>
    <w:rsid w:val="00510021"/>
    <w:rsid w:val="0051093C"/>
    <w:rsid w:val="00510EC1"/>
    <w:rsid w:val="00511EC5"/>
    <w:rsid w:val="00512240"/>
    <w:rsid w:val="00512333"/>
    <w:rsid w:val="00512F7C"/>
    <w:rsid w:val="005130F9"/>
    <w:rsid w:val="00514287"/>
    <w:rsid w:val="00514E7E"/>
    <w:rsid w:val="00514F35"/>
    <w:rsid w:val="00515AE9"/>
    <w:rsid w:val="00516026"/>
    <w:rsid w:val="00516047"/>
    <w:rsid w:val="00517932"/>
    <w:rsid w:val="00521FD5"/>
    <w:rsid w:val="005232E4"/>
    <w:rsid w:val="005245AC"/>
    <w:rsid w:val="005262B8"/>
    <w:rsid w:val="0052685F"/>
    <w:rsid w:val="00526FB3"/>
    <w:rsid w:val="00527176"/>
    <w:rsid w:val="0052790B"/>
    <w:rsid w:val="005279D4"/>
    <w:rsid w:val="005302A5"/>
    <w:rsid w:val="0053031A"/>
    <w:rsid w:val="00530603"/>
    <w:rsid w:val="005319F9"/>
    <w:rsid w:val="0053298F"/>
    <w:rsid w:val="00533972"/>
    <w:rsid w:val="00534CD4"/>
    <w:rsid w:val="00534EDA"/>
    <w:rsid w:val="0053577D"/>
    <w:rsid w:val="005357A5"/>
    <w:rsid w:val="00536543"/>
    <w:rsid w:val="00537B35"/>
    <w:rsid w:val="00540013"/>
    <w:rsid w:val="00540D90"/>
    <w:rsid w:val="005411BE"/>
    <w:rsid w:val="00542E02"/>
    <w:rsid w:val="00546080"/>
    <w:rsid w:val="00546844"/>
    <w:rsid w:val="00546E18"/>
    <w:rsid w:val="00550060"/>
    <w:rsid w:val="005504C1"/>
    <w:rsid w:val="0055079A"/>
    <w:rsid w:val="005510C0"/>
    <w:rsid w:val="005512CB"/>
    <w:rsid w:val="00551DE4"/>
    <w:rsid w:val="00551E4C"/>
    <w:rsid w:val="00552BB2"/>
    <w:rsid w:val="00552DD7"/>
    <w:rsid w:val="00553274"/>
    <w:rsid w:val="00553A69"/>
    <w:rsid w:val="00553B67"/>
    <w:rsid w:val="00554546"/>
    <w:rsid w:val="00554F2A"/>
    <w:rsid w:val="00555DBB"/>
    <w:rsid w:val="005602DE"/>
    <w:rsid w:val="005610CA"/>
    <w:rsid w:val="005616DA"/>
    <w:rsid w:val="00561E34"/>
    <w:rsid w:val="0056230B"/>
    <w:rsid w:val="005629A8"/>
    <w:rsid w:val="00562D00"/>
    <w:rsid w:val="00562F26"/>
    <w:rsid w:val="0056329E"/>
    <w:rsid w:val="00565090"/>
    <w:rsid w:val="00566CC5"/>
    <w:rsid w:val="0056762D"/>
    <w:rsid w:val="00567792"/>
    <w:rsid w:val="00567B3D"/>
    <w:rsid w:val="00567C1C"/>
    <w:rsid w:val="005738CC"/>
    <w:rsid w:val="005741DD"/>
    <w:rsid w:val="0057439D"/>
    <w:rsid w:val="005743FA"/>
    <w:rsid w:val="0057627C"/>
    <w:rsid w:val="00576588"/>
    <w:rsid w:val="00577328"/>
    <w:rsid w:val="00580692"/>
    <w:rsid w:val="005810C8"/>
    <w:rsid w:val="0058127B"/>
    <w:rsid w:val="00583478"/>
    <w:rsid w:val="00583A7B"/>
    <w:rsid w:val="005841F0"/>
    <w:rsid w:val="0058479D"/>
    <w:rsid w:val="00584F59"/>
    <w:rsid w:val="00585B7D"/>
    <w:rsid w:val="00586D3F"/>
    <w:rsid w:val="00586E28"/>
    <w:rsid w:val="00586ED0"/>
    <w:rsid w:val="00587126"/>
    <w:rsid w:val="0058759F"/>
    <w:rsid w:val="00590E29"/>
    <w:rsid w:val="00591141"/>
    <w:rsid w:val="0059449D"/>
    <w:rsid w:val="005945B2"/>
    <w:rsid w:val="005947A5"/>
    <w:rsid w:val="005958CB"/>
    <w:rsid w:val="00595DE0"/>
    <w:rsid w:val="005960BF"/>
    <w:rsid w:val="0059637D"/>
    <w:rsid w:val="0059663D"/>
    <w:rsid w:val="00596983"/>
    <w:rsid w:val="00597A26"/>
    <w:rsid w:val="005A083E"/>
    <w:rsid w:val="005A1454"/>
    <w:rsid w:val="005A1C0D"/>
    <w:rsid w:val="005A1DDF"/>
    <w:rsid w:val="005A2676"/>
    <w:rsid w:val="005A2B19"/>
    <w:rsid w:val="005A3115"/>
    <w:rsid w:val="005A3370"/>
    <w:rsid w:val="005A3478"/>
    <w:rsid w:val="005A38A9"/>
    <w:rsid w:val="005A3F45"/>
    <w:rsid w:val="005A4171"/>
    <w:rsid w:val="005A541A"/>
    <w:rsid w:val="005A56C8"/>
    <w:rsid w:val="005A7048"/>
    <w:rsid w:val="005A73CC"/>
    <w:rsid w:val="005B0342"/>
    <w:rsid w:val="005B1DAF"/>
    <w:rsid w:val="005B25DA"/>
    <w:rsid w:val="005B3238"/>
    <w:rsid w:val="005B3C81"/>
    <w:rsid w:val="005B4056"/>
    <w:rsid w:val="005B4176"/>
    <w:rsid w:val="005B51FF"/>
    <w:rsid w:val="005B5E07"/>
    <w:rsid w:val="005B65C4"/>
    <w:rsid w:val="005B6F5C"/>
    <w:rsid w:val="005B7080"/>
    <w:rsid w:val="005B73E4"/>
    <w:rsid w:val="005B7A73"/>
    <w:rsid w:val="005B7D68"/>
    <w:rsid w:val="005B7ECE"/>
    <w:rsid w:val="005C07C5"/>
    <w:rsid w:val="005C0A5D"/>
    <w:rsid w:val="005C0C5C"/>
    <w:rsid w:val="005C1318"/>
    <w:rsid w:val="005C23AF"/>
    <w:rsid w:val="005C2AAF"/>
    <w:rsid w:val="005C2C66"/>
    <w:rsid w:val="005C30E8"/>
    <w:rsid w:val="005C350F"/>
    <w:rsid w:val="005C3DB5"/>
    <w:rsid w:val="005C414A"/>
    <w:rsid w:val="005C41F2"/>
    <w:rsid w:val="005C5E8B"/>
    <w:rsid w:val="005C603B"/>
    <w:rsid w:val="005C6C9B"/>
    <w:rsid w:val="005C6D1D"/>
    <w:rsid w:val="005D0D50"/>
    <w:rsid w:val="005D0D7C"/>
    <w:rsid w:val="005D381E"/>
    <w:rsid w:val="005D3F73"/>
    <w:rsid w:val="005D5FC9"/>
    <w:rsid w:val="005D7201"/>
    <w:rsid w:val="005D7438"/>
    <w:rsid w:val="005D7508"/>
    <w:rsid w:val="005D7CF1"/>
    <w:rsid w:val="005E0880"/>
    <w:rsid w:val="005E181F"/>
    <w:rsid w:val="005E1956"/>
    <w:rsid w:val="005E2BC3"/>
    <w:rsid w:val="005E3630"/>
    <w:rsid w:val="005E3738"/>
    <w:rsid w:val="005E46F1"/>
    <w:rsid w:val="005E4FBC"/>
    <w:rsid w:val="005E60B0"/>
    <w:rsid w:val="005E6124"/>
    <w:rsid w:val="005E6875"/>
    <w:rsid w:val="005E68AA"/>
    <w:rsid w:val="005E7D14"/>
    <w:rsid w:val="005F178D"/>
    <w:rsid w:val="005F1DA1"/>
    <w:rsid w:val="005F1ED3"/>
    <w:rsid w:val="005F27EA"/>
    <w:rsid w:val="005F2C73"/>
    <w:rsid w:val="005F2DCC"/>
    <w:rsid w:val="005F3896"/>
    <w:rsid w:val="005F3927"/>
    <w:rsid w:val="005F4BCF"/>
    <w:rsid w:val="005F4CD4"/>
    <w:rsid w:val="005F52C4"/>
    <w:rsid w:val="005F60AE"/>
    <w:rsid w:val="005F7C1C"/>
    <w:rsid w:val="006015C0"/>
    <w:rsid w:val="00602058"/>
    <w:rsid w:val="006025D9"/>
    <w:rsid w:val="0061007F"/>
    <w:rsid w:val="00611B5E"/>
    <w:rsid w:val="00612395"/>
    <w:rsid w:val="00612BA1"/>
    <w:rsid w:val="00612EC7"/>
    <w:rsid w:val="0061343C"/>
    <w:rsid w:val="00616BBB"/>
    <w:rsid w:val="0061700D"/>
    <w:rsid w:val="0061711F"/>
    <w:rsid w:val="00617B3E"/>
    <w:rsid w:val="00617D89"/>
    <w:rsid w:val="00621027"/>
    <w:rsid w:val="00621602"/>
    <w:rsid w:val="00621679"/>
    <w:rsid w:val="00621CF9"/>
    <w:rsid w:val="00621F55"/>
    <w:rsid w:val="0062357D"/>
    <w:rsid w:val="00623ABE"/>
    <w:rsid w:val="00623BBE"/>
    <w:rsid w:val="00623BFF"/>
    <w:rsid w:val="00623E9A"/>
    <w:rsid w:val="00624B6A"/>
    <w:rsid w:val="00625D4D"/>
    <w:rsid w:val="006260E2"/>
    <w:rsid w:val="00626FED"/>
    <w:rsid w:val="006279B7"/>
    <w:rsid w:val="006305AD"/>
    <w:rsid w:val="00631837"/>
    <w:rsid w:val="006324C3"/>
    <w:rsid w:val="0063270B"/>
    <w:rsid w:val="00632B3C"/>
    <w:rsid w:val="0063348E"/>
    <w:rsid w:val="006337A0"/>
    <w:rsid w:val="006341FC"/>
    <w:rsid w:val="00634378"/>
    <w:rsid w:val="006345B8"/>
    <w:rsid w:val="0063461B"/>
    <w:rsid w:val="00634C37"/>
    <w:rsid w:val="00635706"/>
    <w:rsid w:val="00635B8A"/>
    <w:rsid w:val="00636312"/>
    <w:rsid w:val="006363A5"/>
    <w:rsid w:val="0063647B"/>
    <w:rsid w:val="00636C21"/>
    <w:rsid w:val="0064019D"/>
    <w:rsid w:val="00640B84"/>
    <w:rsid w:val="00640C7C"/>
    <w:rsid w:val="0064102F"/>
    <w:rsid w:val="006418EB"/>
    <w:rsid w:val="006421BF"/>
    <w:rsid w:val="006425E0"/>
    <w:rsid w:val="00642B8A"/>
    <w:rsid w:val="00643770"/>
    <w:rsid w:val="00644415"/>
    <w:rsid w:val="00645C47"/>
    <w:rsid w:val="0064670D"/>
    <w:rsid w:val="00647A68"/>
    <w:rsid w:val="00647B0F"/>
    <w:rsid w:val="00647DF9"/>
    <w:rsid w:val="00650A40"/>
    <w:rsid w:val="00651675"/>
    <w:rsid w:val="00651E76"/>
    <w:rsid w:val="00652593"/>
    <w:rsid w:val="00652C92"/>
    <w:rsid w:val="00653E47"/>
    <w:rsid w:val="0065416F"/>
    <w:rsid w:val="0065481A"/>
    <w:rsid w:val="00655151"/>
    <w:rsid w:val="006552F9"/>
    <w:rsid w:val="00655A75"/>
    <w:rsid w:val="00655BCB"/>
    <w:rsid w:val="00655EA4"/>
    <w:rsid w:val="00656977"/>
    <w:rsid w:val="0065718E"/>
    <w:rsid w:val="00657FA0"/>
    <w:rsid w:val="00660E94"/>
    <w:rsid w:val="00661D3F"/>
    <w:rsid w:val="006624B4"/>
    <w:rsid w:val="006624B5"/>
    <w:rsid w:val="00662C3F"/>
    <w:rsid w:val="00662F71"/>
    <w:rsid w:val="00663ACE"/>
    <w:rsid w:val="006640CE"/>
    <w:rsid w:val="006644DD"/>
    <w:rsid w:val="00664C73"/>
    <w:rsid w:val="00664EF4"/>
    <w:rsid w:val="006658A4"/>
    <w:rsid w:val="00665BEF"/>
    <w:rsid w:val="00665D0F"/>
    <w:rsid w:val="006666E5"/>
    <w:rsid w:val="00666F5C"/>
    <w:rsid w:val="006704E5"/>
    <w:rsid w:val="00671AB9"/>
    <w:rsid w:val="00671B30"/>
    <w:rsid w:val="00672525"/>
    <w:rsid w:val="00672D4C"/>
    <w:rsid w:val="00673221"/>
    <w:rsid w:val="00673316"/>
    <w:rsid w:val="006735B7"/>
    <w:rsid w:val="00674304"/>
    <w:rsid w:val="00674444"/>
    <w:rsid w:val="00677E83"/>
    <w:rsid w:val="00680173"/>
    <w:rsid w:val="00680E5C"/>
    <w:rsid w:val="00682232"/>
    <w:rsid w:val="00682C9B"/>
    <w:rsid w:val="00683293"/>
    <w:rsid w:val="0068356C"/>
    <w:rsid w:val="006842CE"/>
    <w:rsid w:val="006851E8"/>
    <w:rsid w:val="00685251"/>
    <w:rsid w:val="00690BB0"/>
    <w:rsid w:val="00690C38"/>
    <w:rsid w:val="0069111C"/>
    <w:rsid w:val="0069134D"/>
    <w:rsid w:val="0069192E"/>
    <w:rsid w:val="006926A1"/>
    <w:rsid w:val="006927AA"/>
    <w:rsid w:val="00693789"/>
    <w:rsid w:val="006939CF"/>
    <w:rsid w:val="00694729"/>
    <w:rsid w:val="00694A51"/>
    <w:rsid w:val="006950C9"/>
    <w:rsid w:val="00696168"/>
    <w:rsid w:val="00696430"/>
    <w:rsid w:val="006965C1"/>
    <w:rsid w:val="0069759B"/>
    <w:rsid w:val="00697DFC"/>
    <w:rsid w:val="006A152E"/>
    <w:rsid w:val="006A2B10"/>
    <w:rsid w:val="006A31F9"/>
    <w:rsid w:val="006A34AD"/>
    <w:rsid w:val="006A3616"/>
    <w:rsid w:val="006A48CF"/>
    <w:rsid w:val="006A6857"/>
    <w:rsid w:val="006A69B0"/>
    <w:rsid w:val="006A7064"/>
    <w:rsid w:val="006A765D"/>
    <w:rsid w:val="006A7E19"/>
    <w:rsid w:val="006B03AC"/>
    <w:rsid w:val="006B062C"/>
    <w:rsid w:val="006B07BE"/>
    <w:rsid w:val="006B0ECB"/>
    <w:rsid w:val="006B3811"/>
    <w:rsid w:val="006B3D62"/>
    <w:rsid w:val="006B42C0"/>
    <w:rsid w:val="006B4665"/>
    <w:rsid w:val="006B527B"/>
    <w:rsid w:val="006B66C1"/>
    <w:rsid w:val="006B74BF"/>
    <w:rsid w:val="006B75CA"/>
    <w:rsid w:val="006B7A0C"/>
    <w:rsid w:val="006C05D0"/>
    <w:rsid w:val="006C0E24"/>
    <w:rsid w:val="006C121D"/>
    <w:rsid w:val="006C141E"/>
    <w:rsid w:val="006C29D1"/>
    <w:rsid w:val="006C4EE2"/>
    <w:rsid w:val="006C5423"/>
    <w:rsid w:val="006C5BB9"/>
    <w:rsid w:val="006C6640"/>
    <w:rsid w:val="006C6DE5"/>
    <w:rsid w:val="006C7278"/>
    <w:rsid w:val="006C7388"/>
    <w:rsid w:val="006D3246"/>
    <w:rsid w:val="006D4591"/>
    <w:rsid w:val="006D6865"/>
    <w:rsid w:val="006D6C53"/>
    <w:rsid w:val="006D70BA"/>
    <w:rsid w:val="006D7DFE"/>
    <w:rsid w:val="006D7E38"/>
    <w:rsid w:val="006E0013"/>
    <w:rsid w:val="006E07D3"/>
    <w:rsid w:val="006E0A56"/>
    <w:rsid w:val="006E0C38"/>
    <w:rsid w:val="006E15B7"/>
    <w:rsid w:val="006E184B"/>
    <w:rsid w:val="006E25BA"/>
    <w:rsid w:val="006E3B77"/>
    <w:rsid w:val="006E4AB0"/>
    <w:rsid w:val="006E53C7"/>
    <w:rsid w:val="006E5F8F"/>
    <w:rsid w:val="006E645A"/>
    <w:rsid w:val="006E669C"/>
    <w:rsid w:val="006E728F"/>
    <w:rsid w:val="006E7D15"/>
    <w:rsid w:val="006F062C"/>
    <w:rsid w:val="006F12DD"/>
    <w:rsid w:val="006F1617"/>
    <w:rsid w:val="006F1D7D"/>
    <w:rsid w:val="006F1E9E"/>
    <w:rsid w:val="006F21AF"/>
    <w:rsid w:val="006F3439"/>
    <w:rsid w:val="006F353F"/>
    <w:rsid w:val="006F3B80"/>
    <w:rsid w:val="006F3F2E"/>
    <w:rsid w:val="006F5216"/>
    <w:rsid w:val="006F5490"/>
    <w:rsid w:val="006F558C"/>
    <w:rsid w:val="006F5EF4"/>
    <w:rsid w:val="006F652B"/>
    <w:rsid w:val="006F6881"/>
    <w:rsid w:val="006F7B42"/>
    <w:rsid w:val="006F7CB5"/>
    <w:rsid w:val="006F7DAB"/>
    <w:rsid w:val="007012A6"/>
    <w:rsid w:val="007027DA"/>
    <w:rsid w:val="00703B24"/>
    <w:rsid w:val="0070426C"/>
    <w:rsid w:val="0070474E"/>
    <w:rsid w:val="00704F61"/>
    <w:rsid w:val="007065B0"/>
    <w:rsid w:val="00706CAF"/>
    <w:rsid w:val="00707F23"/>
    <w:rsid w:val="00711AB5"/>
    <w:rsid w:val="00711B70"/>
    <w:rsid w:val="00713AC7"/>
    <w:rsid w:val="007149BC"/>
    <w:rsid w:val="00714CAA"/>
    <w:rsid w:val="00715043"/>
    <w:rsid w:val="00715F6F"/>
    <w:rsid w:val="00717CA1"/>
    <w:rsid w:val="0072017F"/>
    <w:rsid w:val="007203E4"/>
    <w:rsid w:val="00720532"/>
    <w:rsid w:val="00721916"/>
    <w:rsid w:val="00722E5A"/>
    <w:rsid w:val="00723608"/>
    <w:rsid w:val="0072360E"/>
    <w:rsid w:val="00723B53"/>
    <w:rsid w:val="007246A9"/>
    <w:rsid w:val="00724883"/>
    <w:rsid w:val="00724B43"/>
    <w:rsid w:val="00724C16"/>
    <w:rsid w:val="00726A8C"/>
    <w:rsid w:val="00726F7F"/>
    <w:rsid w:val="007276AD"/>
    <w:rsid w:val="0073002E"/>
    <w:rsid w:val="007304F1"/>
    <w:rsid w:val="007306F4"/>
    <w:rsid w:val="00730B78"/>
    <w:rsid w:val="00732492"/>
    <w:rsid w:val="00732701"/>
    <w:rsid w:val="0073298D"/>
    <w:rsid w:val="00732CD4"/>
    <w:rsid w:val="00732F68"/>
    <w:rsid w:val="00733EF3"/>
    <w:rsid w:val="0073437F"/>
    <w:rsid w:val="0073440E"/>
    <w:rsid w:val="007344DC"/>
    <w:rsid w:val="007348A3"/>
    <w:rsid w:val="00734FE8"/>
    <w:rsid w:val="007355AA"/>
    <w:rsid w:val="0073629D"/>
    <w:rsid w:val="00736909"/>
    <w:rsid w:val="00737453"/>
    <w:rsid w:val="0073796E"/>
    <w:rsid w:val="00737B35"/>
    <w:rsid w:val="00737EA1"/>
    <w:rsid w:val="007405AE"/>
    <w:rsid w:val="0074064B"/>
    <w:rsid w:val="00740E5F"/>
    <w:rsid w:val="00744E60"/>
    <w:rsid w:val="00745070"/>
    <w:rsid w:val="00745147"/>
    <w:rsid w:val="00745AE6"/>
    <w:rsid w:val="00747D0D"/>
    <w:rsid w:val="00750052"/>
    <w:rsid w:val="00750974"/>
    <w:rsid w:val="00751119"/>
    <w:rsid w:val="0075179F"/>
    <w:rsid w:val="0075373C"/>
    <w:rsid w:val="00753BCF"/>
    <w:rsid w:val="00753FF2"/>
    <w:rsid w:val="007544B6"/>
    <w:rsid w:val="00754972"/>
    <w:rsid w:val="007563DF"/>
    <w:rsid w:val="0076015D"/>
    <w:rsid w:val="007608F7"/>
    <w:rsid w:val="00760EFC"/>
    <w:rsid w:val="0076112E"/>
    <w:rsid w:val="00761A6C"/>
    <w:rsid w:val="00762964"/>
    <w:rsid w:val="00762E25"/>
    <w:rsid w:val="00762F94"/>
    <w:rsid w:val="00762FD2"/>
    <w:rsid w:val="007632D7"/>
    <w:rsid w:val="00764399"/>
    <w:rsid w:val="00764594"/>
    <w:rsid w:val="00764C34"/>
    <w:rsid w:val="00764DE6"/>
    <w:rsid w:val="0076528A"/>
    <w:rsid w:val="007659DF"/>
    <w:rsid w:val="00766DC6"/>
    <w:rsid w:val="00766F74"/>
    <w:rsid w:val="007671A9"/>
    <w:rsid w:val="007673C0"/>
    <w:rsid w:val="007700D6"/>
    <w:rsid w:val="00770858"/>
    <w:rsid w:val="00770A76"/>
    <w:rsid w:val="00771B41"/>
    <w:rsid w:val="00771DFC"/>
    <w:rsid w:val="00773E00"/>
    <w:rsid w:val="00773F08"/>
    <w:rsid w:val="00775414"/>
    <w:rsid w:val="0077642C"/>
    <w:rsid w:val="00777A62"/>
    <w:rsid w:val="00777AB2"/>
    <w:rsid w:val="00777BCB"/>
    <w:rsid w:val="00780031"/>
    <w:rsid w:val="007802EB"/>
    <w:rsid w:val="007804A5"/>
    <w:rsid w:val="007813E3"/>
    <w:rsid w:val="00781FBB"/>
    <w:rsid w:val="0078254B"/>
    <w:rsid w:val="0078255E"/>
    <w:rsid w:val="007827FA"/>
    <w:rsid w:val="00783743"/>
    <w:rsid w:val="00783D8A"/>
    <w:rsid w:val="007844DB"/>
    <w:rsid w:val="007847CE"/>
    <w:rsid w:val="00784BCE"/>
    <w:rsid w:val="007850F1"/>
    <w:rsid w:val="00785409"/>
    <w:rsid w:val="00785A56"/>
    <w:rsid w:val="00785BC8"/>
    <w:rsid w:val="007864CF"/>
    <w:rsid w:val="007867A7"/>
    <w:rsid w:val="007906FE"/>
    <w:rsid w:val="0079084C"/>
    <w:rsid w:val="00791B8F"/>
    <w:rsid w:val="00795847"/>
    <w:rsid w:val="00795D12"/>
    <w:rsid w:val="007977A2"/>
    <w:rsid w:val="0079791B"/>
    <w:rsid w:val="007A0D1B"/>
    <w:rsid w:val="007A145F"/>
    <w:rsid w:val="007A17F0"/>
    <w:rsid w:val="007A3BA3"/>
    <w:rsid w:val="007A5063"/>
    <w:rsid w:val="007A54CB"/>
    <w:rsid w:val="007A5D88"/>
    <w:rsid w:val="007A61DD"/>
    <w:rsid w:val="007A7587"/>
    <w:rsid w:val="007A789E"/>
    <w:rsid w:val="007B04F6"/>
    <w:rsid w:val="007B0842"/>
    <w:rsid w:val="007B0BA8"/>
    <w:rsid w:val="007B138F"/>
    <w:rsid w:val="007B13B5"/>
    <w:rsid w:val="007B1A60"/>
    <w:rsid w:val="007B245A"/>
    <w:rsid w:val="007B2C76"/>
    <w:rsid w:val="007B30AC"/>
    <w:rsid w:val="007B38D6"/>
    <w:rsid w:val="007B3C46"/>
    <w:rsid w:val="007B4F02"/>
    <w:rsid w:val="007B5514"/>
    <w:rsid w:val="007B627A"/>
    <w:rsid w:val="007B7043"/>
    <w:rsid w:val="007B71CE"/>
    <w:rsid w:val="007B73C4"/>
    <w:rsid w:val="007B7602"/>
    <w:rsid w:val="007B7C0F"/>
    <w:rsid w:val="007B7F11"/>
    <w:rsid w:val="007C020D"/>
    <w:rsid w:val="007C0503"/>
    <w:rsid w:val="007C1303"/>
    <w:rsid w:val="007C197F"/>
    <w:rsid w:val="007C22AD"/>
    <w:rsid w:val="007C2FFF"/>
    <w:rsid w:val="007C3B51"/>
    <w:rsid w:val="007C3C58"/>
    <w:rsid w:val="007C3FCB"/>
    <w:rsid w:val="007C4556"/>
    <w:rsid w:val="007C4E44"/>
    <w:rsid w:val="007C4EF3"/>
    <w:rsid w:val="007C5624"/>
    <w:rsid w:val="007C5F8B"/>
    <w:rsid w:val="007C63DB"/>
    <w:rsid w:val="007C656A"/>
    <w:rsid w:val="007C69AE"/>
    <w:rsid w:val="007C69C2"/>
    <w:rsid w:val="007C79F6"/>
    <w:rsid w:val="007C7B42"/>
    <w:rsid w:val="007D0135"/>
    <w:rsid w:val="007D0683"/>
    <w:rsid w:val="007D0776"/>
    <w:rsid w:val="007D134B"/>
    <w:rsid w:val="007D2C51"/>
    <w:rsid w:val="007D314F"/>
    <w:rsid w:val="007D4BFF"/>
    <w:rsid w:val="007D592D"/>
    <w:rsid w:val="007D59CD"/>
    <w:rsid w:val="007D6025"/>
    <w:rsid w:val="007D7427"/>
    <w:rsid w:val="007D7895"/>
    <w:rsid w:val="007D79A8"/>
    <w:rsid w:val="007E0062"/>
    <w:rsid w:val="007E231A"/>
    <w:rsid w:val="007E248B"/>
    <w:rsid w:val="007E34E3"/>
    <w:rsid w:val="007E589A"/>
    <w:rsid w:val="007E65BE"/>
    <w:rsid w:val="007E6961"/>
    <w:rsid w:val="007E6DE4"/>
    <w:rsid w:val="007E7904"/>
    <w:rsid w:val="007E7D39"/>
    <w:rsid w:val="007F0386"/>
    <w:rsid w:val="007F075F"/>
    <w:rsid w:val="007F14D4"/>
    <w:rsid w:val="007F2744"/>
    <w:rsid w:val="007F28AC"/>
    <w:rsid w:val="007F3A1E"/>
    <w:rsid w:val="007F4441"/>
    <w:rsid w:val="007F4D58"/>
    <w:rsid w:val="007F59D7"/>
    <w:rsid w:val="007F64C6"/>
    <w:rsid w:val="007F65BA"/>
    <w:rsid w:val="007F6C4C"/>
    <w:rsid w:val="007F6C7C"/>
    <w:rsid w:val="007F7085"/>
    <w:rsid w:val="007F7132"/>
    <w:rsid w:val="007F7961"/>
    <w:rsid w:val="00801BE4"/>
    <w:rsid w:val="00802ECE"/>
    <w:rsid w:val="00803214"/>
    <w:rsid w:val="00803541"/>
    <w:rsid w:val="008037DF"/>
    <w:rsid w:val="00804694"/>
    <w:rsid w:val="00804D4C"/>
    <w:rsid w:val="00805CE8"/>
    <w:rsid w:val="00805ECB"/>
    <w:rsid w:val="00806208"/>
    <w:rsid w:val="00806F60"/>
    <w:rsid w:val="0081028D"/>
    <w:rsid w:val="008108F3"/>
    <w:rsid w:val="00811BA6"/>
    <w:rsid w:val="00812C48"/>
    <w:rsid w:val="00813023"/>
    <w:rsid w:val="0081377B"/>
    <w:rsid w:val="00813946"/>
    <w:rsid w:val="008142B9"/>
    <w:rsid w:val="00814C42"/>
    <w:rsid w:val="00815714"/>
    <w:rsid w:val="00815931"/>
    <w:rsid w:val="00821664"/>
    <w:rsid w:val="00821A16"/>
    <w:rsid w:val="00821B51"/>
    <w:rsid w:val="00821FCA"/>
    <w:rsid w:val="0082345B"/>
    <w:rsid w:val="008235F8"/>
    <w:rsid w:val="008242D7"/>
    <w:rsid w:val="00824327"/>
    <w:rsid w:val="00824CB5"/>
    <w:rsid w:val="00824DB5"/>
    <w:rsid w:val="00824DC9"/>
    <w:rsid w:val="00825D64"/>
    <w:rsid w:val="00825F42"/>
    <w:rsid w:val="00826E17"/>
    <w:rsid w:val="00827BD5"/>
    <w:rsid w:val="008306AE"/>
    <w:rsid w:val="0083074C"/>
    <w:rsid w:val="00830880"/>
    <w:rsid w:val="008308D0"/>
    <w:rsid w:val="00831174"/>
    <w:rsid w:val="008317C9"/>
    <w:rsid w:val="008323E6"/>
    <w:rsid w:val="00832B64"/>
    <w:rsid w:val="00833566"/>
    <w:rsid w:val="008336B9"/>
    <w:rsid w:val="00837117"/>
    <w:rsid w:val="00837971"/>
    <w:rsid w:val="00837BC9"/>
    <w:rsid w:val="008400FF"/>
    <w:rsid w:val="008413B7"/>
    <w:rsid w:val="00841D7B"/>
    <w:rsid w:val="0084247D"/>
    <w:rsid w:val="00843129"/>
    <w:rsid w:val="00844182"/>
    <w:rsid w:val="00844B2F"/>
    <w:rsid w:val="00844F11"/>
    <w:rsid w:val="00845F19"/>
    <w:rsid w:val="00846508"/>
    <w:rsid w:val="00846BD7"/>
    <w:rsid w:val="00846D83"/>
    <w:rsid w:val="00847787"/>
    <w:rsid w:val="00847BB3"/>
    <w:rsid w:val="0085072E"/>
    <w:rsid w:val="008523A4"/>
    <w:rsid w:val="0085269C"/>
    <w:rsid w:val="00852D75"/>
    <w:rsid w:val="00853B6C"/>
    <w:rsid w:val="008540BF"/>
    <w:rsid w:val="00854C1D"/>
    <w:rsid w:val="0085534D"/>
    <w:rsid w:val="00855912"/>
    <w:rsid w:val="00857930"/>
    <w:rsid w:val="00857A8E"/>
    <w:rsid w:val="0086022D"/>
    <w:rsid w:val="00860EA3"/>
    <w:rsid w:val="008610CA"/>
    <w:rsid w:val="008618AA"/>
    <w:rsid w:val="0086279B"/>
    <w:rsid w:val="00862A39"/>
    <w:rsid w:val="00862F68"/>
    <w:rsid w:val="0086331A"/>
    <w:rsid w:val="00863588"/>
    <w:rsid w:val="00863647"/>
    <w:rsid w:val="008658DA"/>
    <w:rsid w:val="00867F0C"/>
    <w:rsid w:val="00870889"/>
    <w:rsid w:val="0087126B"/>
    <w:rsid w:val="00871F6D"/>
    <w:rsid w:val="008724AD"/>
    <w:rsid w:val="00873017"/>
    <w:rsid w:val="00873321"/>
    <w:rsid w:val="00873441"/>
    <w:rsid w:val="00874ABC"/>
    <w:rsid w:val="0087519D"/>
    <w:rsid w:val="00875D8B"/>
    <w:rsid w:val="00875FE0"/>
    <w:rsid w:val="0087605C"/>
    <w:rsid w:val="008765F3"/>
    <w:rsid w:val="008767FA"/>
    <w:rsid w:val="00876A3D"/>
    <w:rsid w:val="00876BB6"/>
    <w:rsid w:val="0088068D"/>
    <w:rsid w:val="008813AB"/>
    <w:rsid w:val="00881749"/>
    <w:rsid w:val="0088177A"/>
    <w:rsid w:val="00881A24"/>
    <w:rsid w:val="00881CBF"/>
    <w:rsid w:val="008820D9"/>
    <w:rsid w:val="00882D11"/>
    <w:rsid w:val="008834E6"/>
    <w:rsid w:val="00883B8B"/>
    <w:rsid w:val="00884752"/>
    <w:rsid w:val="0088502B"/>
    <w:rsid w:val="00885813"/>
    <w:rsid w:val="00885C47"/>
    <w:rsid w:val="0088784F"/>
    <w:rsid w:val="00890622"/>
    <w:rsid w:val="008907DB"/>
    <w:rsid w:val="00890DD0"/>
    <w:rsid w:val="008921D1"/>
    <w:rsid w:val="00892FC2"/>
    <w:rsid w:val="0089315A"/>
    <w:rsid w:val="0089358F"/>
    <w:rsid w:val="008942FF"/>
    <w:rsid w:val="0089476B"/>
    <w:rsid w:val="008958D6"/>
    <w:rsid w:val="00895992"/>
    <w:rsid w:val="00895FA6"/>
    <w:rsid w:val="00896E56"/>
    <w:rsid w:val="00896F76"/>
    <w:rsid w:val="00897463"/>
    <w:rsid w:val="008A0D75"/>
    <w:rsid w:val="008A0EA6"/>
    <w:rsid w:val="008A2667"/>
    <w:rsid w:val="008A2A43"/>
    <w:rsid w:val="008A2CE3"/>
    <w:rsid w:val="008A2F29"/>
    <w:rsid w:val="008A3142"/>
    <w:rsid w:val="008A3561"/>
    <w:rsid w:val="008A3B31"/>
    <w:rsid w:val="008A3E4E"/>
    <w:rsid w:val="008A43E5"/>
    <w:rsid w:val="008A5963"/>
    <w:rsid w:val="008A63B5"/>
    <w:rsid w:val="008A68E3"/>
    <w:rsid w:val="008A7392"/>
    <w:rsid w:val="008B035D"/>
    <w:rsid w:val="008B0B49"/>
    <w:rsid w:val="008B172D"/>
    <w:rsid w:val="008B19A7"/>
    <w:rsid w:val="008B2D18"/>
    <w:rsid w:val="008B2D68"/>
    <w:rsid w:val="008B30FC"/>
    <w:rsid w:val="008B4EC2"/>
    <w:rsid w:val="008B5466"/>
    <w:rsid w:val="008B628B"/>
    <w:rsid w:val="008B67EE"/>
    <w:rsid w:val="008B6B03"/>
    <w:rsid w:val="008B6E67"/>
    <w:rsid w:val="008B72B7"/>
    <w:rsid w:val="008B742B"/>
    <w:rsid w:val="008B752D"/>
    <w:rsid w:val="008C0A92"/>
    <w:rsid w:val="008C1656"/>
    <w:rsid w:val="008C1D7A"/>
    <w:rsid w:val="008C2779"/>
    <w:rsid w:val="008C3A57"/>
    <w:rsid w:val="008C4835"/>
    <w:rsid w:val="008C4910"/>
    <w:rsid w:val="008C6196"/>
    <w:rsid w:val="008C6210"/>
    <w:rsid w:val="008C6A90"/>
    <w:rsid w:val="008C6A91"/>
    <w:rsid w:val="008C6C4F"/>
    <w:rsid w:val="008C79B9"/>
    <w:rsid w:val="008C7A2E"/>
    <w:rsid w:val="008D003D"/>
    <w:rsid w:val="008D0CE0"/>
    <w:rsid w:val="008D147D"/>
    <w:rsid w:val="008D17EB"/>
    <w:rsid w:val="008D1A50"/>
    <w:rsid w:val="008D2274"/>
    <w:rsid w:val="008D2D06"/>
    <w:rsid w:val="008D2E09"/>
    <w:rsid w:val="008D40BC"/>
    <w:rsid w:val="008D4AEA"/>
    <w:rsid w:val="008D5286"/>
    <w:rsid w:val="008D57DF"/>
    <w:rsid w:val="008D5C04"/>
    <w:rsid w:val="008E027F"/>
    <w:rsid w:val="008E0902"/>
    <w:rsid w:val="008E09DD"/>
    <w:rsid w:val="008E0DC4"/>
    <w:rsid w:val="008E119F"/>
    <w:rsid w:val="008E2D03"/>
    <w:rsid w:val="008E3263"/>
    <w:rsid w:val="008E34DA"/>
    <w:rsid w:val="008E3815"/>
    <w:rsid w:val="008E49A3"/>
    <w:rsid w:val="008E49B0"/>
    <w:rsid w:val="008E7E4F"/>
    <w:rsid w:val="008F003C"/>
    <w:rsid w:val="008F0537"/>
    <w:rsid w:val="008F13C9"/>
    <w:rsid w:val="008F1A28"/>
    <w:rsid w:val="008F23B4"/>
    <w:rsid w:val="008F3B98"/>
    <w:rsid w:val="008F3CA2"/>
    <w:rsid w:val="008F3FD3"/>
    <w:rsid w:val="008F4256"/>
    <w:rsid w:val="008F437D"/>
    <w:rsid w:val="008F4D72"/>
    <w:rsid w:val="008F4F3C"/>
    <w:rsid w:val="008F50B9"/>
    <w:rsid w:val="008F5AE4"/>
    <w:rsid w:val="008F5D5D"/>
    <w:rsid w:val="008F64B7"/>
    <w:rsid w:val="008F785C"/>
    <w:rsid w:val="00900517"/>
    <w:rsid w:val="0090072A"/>
    <w:rsid w:val="00900DD3"/>
    <w:rsid w:val="009017A4"/>
    <w:rsid w:val="00901D13"/>
    <w:rsid w:val="00901EF3"/>
    <w:rsid w:val="009030FC"/>
    <w:rsid w:val="00903560"/>
    <w:rsid w:val="009043B6"/>
    <w:rsid w:val="00904C3D"/>
    <w:rsid w:val="0090508E"/>
    <w:rsid w:val="00905830"/>
    <w:rsid w:val="0090611B"/>
    <w:rsid w:val="00906714"/>
    <w:rsid w:val="00906A10"/>
    <w:rsid w:val="0090728C"/>
    <w:rsid w:val="00910485"/>
    <w:rsid w:val="00910533"/>
    <w:rsid w:val="009111B3"/>
    <w:rsid w:val="00911678"/>
    <w:rsid w:val="00911762"/>
    <w:rsid w:val="00911968"/>
    <w:rsid w:val="009119D9"/>
    <w:rsid w:val="00911F97"/>
    <w:rsid w:val="00912AE6"/>
    <w:rsid w:val="0091340F"/>
    <w:rsid w:val="009148F3"/>
    <w:rsid w:val="00914917"/>
    <w:rsid w:val="009158B6"/>
    <w:rsid w:val="00915D55"/>
    <w:rsid w:val="00915E59"/>
    <w:rsid w:val="009160CF"/>
    <w:rsid w:val="00916578"/>
    <w:rsid w:val="00917A03"/>
    <w:rsid w:val="00917ED5"/>
    <w:rsid w:val="0092011D"/>
    <w:rsid w:val="0092021A"/>
    <w:rsid w:val="00920D77"/>
    <w:rsid w:val="00920E0A"/>
    <w:rsid w:val="00921A04"/>
    <w:rsid w:val="0092206E"/>
    <w:rsid w:val="009227CC"/>
    <w:rsid w:val="00922C47"/>
    <w:rsid w:val="009231CF"/>
    <w:rsid w:val="00923597"/>
    <w:rsid w:val="00924F2A"/>
    <w:rsid w:val="0092602A"/>
    <w:rsid w:val="00926D3F"/>
    <w:rsid w:val="00927A3C"/>
    <w:rsid w:val="00927F39"/>
    <w:rsid w:val="00930108"/>
    <w:rsid w:val="00930B24"/>
    <w:rsid w:val="00930D67"/>
    <w:rsid w:val="009318DF"/>
    <w:rsid w:val="00931A3E"/>
    <w:rsid w:val="00931C1C"/>
    <w:rsid w:val="00931E71"/>
    <w:rsid w:val="00932953"/>
    <w:rsid w:val="00932B19"/>
    <w:rsid w:val="00932B72"/>
    <w:rsid w:val="00932D20"/>
    <w:rsid w:val="009330CD"/>
    <w:rsid w:val="00933399"/>
    <w:rsid w:val="00933A93"/>
    <w:rsid w:val="00934957"/>
    <w:rsid w:val="00934968"/>
    <w:rsid w:val="00934FEA"/>
    <w:rsid w:val="009361B9"/>
    <w:rsid w:val="00936391"/>
    <w:rsid w:val="00936C52"/>
    <w:rsid w:val="00937662"/>
    <w:rsid w:val="00937C5B"/>
    <w:rsid w:val="00937D2D"/>
    <w:rsid w:val="00937DB8"/>
    <w:rsid w:val="00937EA0"/>
    <w:rsid w:val="00940743"/>
    <w:rsid w:val="00940A56"/>
    <w:rsid w:val="00940BAC"/>
    <w:rsid w:val="00940EF8"/>
    <w:rsid w:val="00943E87"/>
    <w:rsid w:val="00943F0B"/>
    <w:rsid w:val="00944338"/>
    <w:rsid w:val="00946733"/>
    <w:rsid w:val="0094786E"/>
    <w:rsid w:val="0095027F"/>
    <w:rsid w:val="00952B71"/>
    <w:rsid w:val="00952FA8"/>
    <w:rsid w:val="00953C34"/>
    <w:rsid w:val="009541FD"/>
    <w:rsid w:val="00954CF1"/>
    <w:rsid w:val="009558E2"/>
    <w:rsid w:val="009559A8"/>
    <w:rsid w:val="00955C1E"/>
    <w:rsid w:val="00955F44"/>
    <w:rsid w:val="00956599"/>
    <w:rsid w:val="009568D3"/>
    <w:rsid w:val="00956B57"/>
    <w:rsid w:val="00956C23"/>
    <w:rsid w:val="00957744"/>
    <w:rsid w:val="009602FE"/>
    <w:rsid w:val="0096052E"/>
    <w:rsid w:val="00960811"/>
    <w:rsid w:val="00960C34"/>
    <w:rsid w:val="00963EA5"/>
    <w:rsid w:val="00964087"/>
    <w:rsid w:val="00965370"/>
    <w:rsid w:val="00965D24"/>
    <w:rsid w:val="00965D80"/>
    <w:rsid w:val="00966786"/>
    <w:rsid w:val="00966F4D"/>
    <w:rsid w:val="0096758C"/>
    <w:rsid w:val="009679C6"/>
    <w:rsid w:val="00970C72"/>
    <w:rsid w:val="009718DD"/>
    <w:rsid w:val="00972FBD"/>
    <w:rsid w:val="00973655"/>
    <w:rsid w:val="009744C4"/>
    <w:rsid w:val="009745EE"/>
    <w:rsid w:val="00974686"/>
    <w:rsid w:val="00974841"/>
    <w:rsid w:val="00974B25"/>
    <w:rsid w:val="00975667"/>
    <w:rsid w:val="00975681"/>
    <w:rsid w:val="00975C0E"/>
    <w:rsid w:val="00975C31"/>
    <w:rsid w:val="009766DC"/>
    <w:rsid w:val="00976CF3"/>
    <w:rsid w:val="00976E31"/>
    <w:rsid w:val="00976EE9"/>
    <w:rsid w:val="00977276"/>
    <w:rsid w:val="0097795A"/>
    <w:rsid w:val="0098091C"/>
    <w:rsid w:val="0098171C"/>
    <w:rsid w:val="00981E6C"/>
    <w:rsid w:val="0098242D"/>
    <w:rsid w:val="00982561"/>
    <w:rsid w:val="00982754"/>
    <w:rsid w:val="009830EF"/>
    <w:rsid w:val="009839A9"/>
    <w:rsid w:val="00983D7A"/>
    <w:rsid w:val="00986165"/>
    <w:rsid w:val="00986EF3"/>
    <w:rsid w:val="00987797"/>
    <w:rsid w:val="0099078E"/>
    <w:rsid w:val="0099198F"/>
    <w:rsid w:val="00991EF7"/>
    <w:rsid w:val="00991FE0"/>
    <w:rsid w:val="009935A2"/>
    <w:rsid w:val="00993727"/>
    <w:rsid w:val="00993927"/>
    <w:rsid w:val="00993A6B"/>
    <w:rsid w:val="009946D7"/>
    <w:rsid w:val="00995913"/>
    <w:rsid w:val="00995DFA"/>
    <w:rsid w:val="00996115"/>
    <w:rsid w:val="009967EB"/>
    <w:rsid w:val="00997213"/>
    <w:rsid w:val="0099771A"/>
    <w:rsid w:val="009A25AB"/>
    <w:rsid w:val="009A3564"/>
    <w:rsid w:val="009A3AB9"/>
    <w:rsid w:val="009A4343"/>
    <w:rsid w:val="009A4B45"/>
    <w:rsid w:val="009A5A82"/>
    <w:rsid w:val="009A5B69"/>
    <w:rsid w:val="009A610E"/>
    <w:rsid w:val="009A633F"/>
    <w:rsid w:val="009A708B"/>
    <w:rsid w:val="009B03B7"/>
    <w:rsid w:val="009B05E3"/>
    <w:rsid w:val="009B0942"/>
    <w:rsid w:val="009B1D6B"/>
    <w:rsid w:val="009B1F21"/>
    <w:rsid w:val="009B2956"/>
    <w:rsid w:val="009B29CE"/>
    <w:rsid w:val="009B46FB"/>
    <w:rsid w:val="009B62E9"/>
    <w:rsid w:val="009B6706"/>
    <w:rsid w:val="009B6906"/>
    <w:rsid w:val="009B6B9B"/>
    <w:rsid w:val="009C02E3"/>
    <w:rsid w:val="009C0B20"/>
    <w:rsid w:val="009C0D1F"/>
    <w:rsid w:val="009C2626"/>
    <w:rsid w:val="009C3C64"/>
    <w:rsid w:val="009C46FD"/>
    <w:rsid w:val="009C5203"/>
    <w:rsid w:val="009C5C86"/>
    <w:rsid w:val="009C6521"/>
    <w:rsid w:val="009C65D7"/>
    <w:rsid w:val="009C7058"/>
    <w:rsid w:val="009D0E0F"/>
    <w:rsid w:val="009D2735"/>
    <w:rsid w:val="009D32C7"/>
    <w:rsid w:val="009D35FA"/>
    <w:rsid w:val="009D380F"/>
    <w:rsid w:val="009D3FA8"/>
    <w:rsid w:val="009D43FB"/>
    <w:rsid w:val="009D4CFE"/>
    <w:rsid w:val="009D541B"/>
    <w:rsid w:val="009D5492"/>
    <w:rsid w:val="009D5875"/>
    <w:rsid w:val="009D5DED"/>
    <w:rsid w:val="009D5EFB"/>
    <w:rsid w:val="009D6AA7"/>
    <w:rsid w:val="009D6F41"/>
    <w:rsid w:val="009E05E5"/>
    <w:rsid w:val="009E0B1D"/>
    <w:rsid w:val="009E1261"/>
    <w:rsid w:val="009E19DE"/>
    <w:rsid w:val="009E2575"/>
    <w:rsid w:val="009E2641"/>
    <w:rsid w:val="009E28F2"/>
    <w:rsid w:val="009E2CEC"/>
    <w:rsid w:val="009E3B07"/>
    <w:rsid w:val="009E5F53"/>
    <w:rsid w:val="009E5FB1"/>
    <w:rsid w:val="009E627D"/>
    <w:rsid w:val="009E7915"/>
    <w:rsid w:val="009F021A"/>
    <w:rsid w:val="009F0315"/>
    <w:rsid w:val="009F05D3"/>
    <w:rsid w:val="009F1DBE"/>
    <w:rsid w:val="009F2F13"/>
    <w:rsid w:val="009F3622"/>
    <w:rsid w:val="009F3990"/>
    <w:rsid w:val="009F3B8C"/>
    <w:rsid w:val="009F421F"/>
    <w:rsid w:val="009F4281"/>
    <w:rsid w:val="009F44EA"/>
    <w:rsid w:val="009F4B54"/>
    <w:rsid w:val="009F5939"/>
    <w:rsid w:val="009F6DEF"/>
    <w:rsid w:val="009F6F39"/>
    <w:rsid w:val="00A00464"/>
    <w:rsid w:val="00A00D66"/>
    <w:rsid w:val="00A01CE4"/>
    <w:rsid w:val="00A01FCB"/>
    <w:rsid w:val="00A024A8"/>
    <w:rsid w:val="00A02512"/>
    <w:rsid w:val="00A028EF"/>
    <w:rsid w:val="00A03154"/>
    <w:rsid w:val="00A04283"/>
    <w:rsid w:val="00A0431F"/>
    <w:rsid w:val="00A04655"/>
    <w:rsid w:val="00A0504F"/>
    <w:rsid w:val="00A076A7"/>
    <w:rsid w:val="00A07B97"/>
    <w:rsid w:val="00A10C1A"/>
    <w:rsid w:val="00A10C77"/>
    <w:rsid w:val="00A10CB9"/>
    <w:rsid w:val="00A12700"/>
    <w:rsid w:val="00A12C69"/>
    <w:rsid w:val="00A12E03"/>
    <w:rsid w:val="00A1301E"/>
    <w:rsid w:val="00A13117"/>
    <w:rsid w:val="00A13974"/>
    <w:rsid w:val="00A149E8"/>
    <w:rsid w:val="00A14DDB"/>
    <w:rsid w:val="00A14E81"/>
    <w:rsid w:val="00A16273"/>
    <w:rsid w:val="00A168EC"/>
    <w:rsid w:val="00A16DCF"/>
    <w:rsid w:val="00A171D5"/>
    <w:rsid w:val="00A17531"/>
    <w:rsid w:val="00A1761C"/>
    <w:rsid w:val="00A17E61"/>
    <w:rsid w:val="00A20015"/>
    <w:rsid w:val="00A2051A"/>
    <w:rsid w:val="00A20691"/>
    <w:rsid w:val="00A20926"/>
    <w:rsid w:val="00A20E30"/>
    <w:rsid w:val="00A218A1"/>
    <w:rsid w:val="00A21A61"/>
    <w:rsid w:val="00A21C10"/>
    <w:rsid w:val="00A22CA8"/>
    <w:rsid w:val="00A23493"/>
    <w:rsid w:val="00A23603"/>
    <w:rsid w:val="00A23A02"/>
    <w:rsid w:val="00A249B1"/>
    <w:rsid w:val="00A254DB"/>
    <w:rsid w:val="00A2555B"/>
    <w:rsid w:val="00A266C4"/>
    <w:rsid w:val="00A30423"/>
    <w:rsid w:val="00A3063E"/>
    <w:rsid w:val="00A3074A"/>
    <w:rsid w:val="00A30A00"/>
    <w:rsid w:val="00A3118B"/>
    <w:rsid w:val="00A311A8"/>
    <w:rsid w:val="00A31F3E"/>
    <w:rsid w:val="00A3243C"/>
    <w:rsid w:val="00A324A9"/>
    <w:rsid w:val="00A327B9"/>
    <w:rsid w:val="00A331C6"/>
    <w:rsid w:val="00A33AB5"/>
    <w:rsid w:val="00A33CC8"/>
    <w:rsid w:val="00A34114"/>
    <w:rsid w:val="00A35576"/>
    <w:rsid w:val="00A35ACA"/>
    <w:rsid w:val="00A35D9B"/>
    <w:rsid w:val="00A37A6C"/>
    <w:rsid w:val="00A41133"/>
    <w:rsid w:val="00A41B7B"/>
    <w:rsid w:val="00A41F08"/>
    <w:rsid w:val="00A42B80"/>
    <w:rsid w:val="00A42B83"/>
    <w:rsid w:val="00A430F0"/>
    <w:rsid w:val="00A43ED8"/>
    <w:rsid w:val="00A442F9"/>
    <w:rsid w:val="00A44522"/>
    <w:rsid w:val="00A45526"/>
    <w:rsid w:val="00A4583B"/>
    <w:rsid w:val="00A46178"/>
    <w:rsid w:val="00A46E4B"/>
    <w:rsid w:val="00A47232"/>
    <w:rsid w:val="00A47C59"/>
    <w:rsid w:val="00A50A23"/>
    <w:rsid w:val="00A5197F"/>
    <w:rsid w:val="00A52E0A"/>
    <w:rsid w:val="00A5305F"/>
    <w:rsid w:val="00A531EB"/>
    <w:rsid w:val="00A5356A"/>
    <w:rsid w:val="00A54BED"/>
    <w:rsid w:val="00A551C6"/>
    <w:rsid w:val="00A55475"/>
    <w:rsid w:val="00A558E9"/>
    <w:rsid w:val="00A564C3"/>
    <w:rsid w:val="00A56CC0"/>
    <w:rsid w:val="00A6020F"/>
    <w:rsid w:val="00A60614"/>
    <w:rsid w:val="00A60AE6"/>
    <w:rsid w:val="00A61140"/>
    <w:rsid w:val="00A6188E"/>
    <w:rsid w:val="00A6292D"/>
    <w:rsid w:val="00A633BC"/>
    <w:rsid w:val="00A635CC"/>
    <w:rsid w:val="00A63968"/>
    <w:rsid w:val="00A64684"/>
    <w:rsid w:val="00A64C01"/>
    <w:rsid w:val="00A65455"/>
    <w:rsid w:val="00A6767A"/>
    <w:rsid w:val="00A714AB"/>
    <w:rsid w:val="00A7171A"/>
    <w:rsid w:val="00A71EF7"/>
    <w:rsid w:val="00A724DE"/>
    <w:rsid w:val="00A729CD"/>
    <w:rsid w:val="00A73554"/>
    <w:rsid w:val="00A7413C"/>
    <w:rsid w:val="00A7613F"/>
    <w:rsid w:val="00A76567"/>
    <w:rsid w:val="00A76DA1"/>
    <w:rsid w:val="00A77D53"/>
    <w:rsid w:val="00A81287"/>
    <w:rsid w:val="00A8151D"/>
    <w:rsid w:val="00A8194F"/>
    <w:rsid w:val="00A81BE2"/>
    <w:rsid w:val="00A82312"/>
    <w:rsid w:val="00A824F0"/>
    <w:rsid w:val="00A8252C"/>
    <w:rsid w:val="00A83863"/>
    <w:rsid w:val="00A841EC"/>
    <w:rsid w:val="00A84208"/>
    <w:rsid w:val="00A859D9"/>
    <w:rsid w:val="00A86277"/>
    <w:rsid w:val="00A879F4"/>
    <w:rsid w:val="00A90227"/>
    <w:rsid w:val="00A904E1"/>
    <w:rsid w:val="00A90A98"/>
    <w:rsid w:val="00A91441"/>
    <w:rsid w:val="00A92173"/>
    <w:rsid w:val="00A921A0"/>
    <w:rsid w:val="00A9274E"/>
    <w:rsid w:val="00A9366D"/>
    <w:rsid w:val="00A93CD0"/>
    <w:rsid w:val="00A94A5C"/>
    <w:rsid w:val="00A94CF2"/>
    <w:rsid w:val="00A95079"/>
    <w:rsid w:val="00A95194"/>
    <w:rsid w:val="00A96050"/>
    <w:rsid w:val="00A96492"/>
    <w:rsid w:val="00A966F2"/>
    <w:rsid w:val="00A973FC"/>
    <w:rsid w:val="00A976FB"/>
    <w:rsid w:val="00AA2896"/>
    <w:rsid w:val="00AA295B"/>
    <w:rsid w:val="00AA2DEE"/>
    <w:rsid w:val="00AA2DFC"/>
    <w:rsid w:val="00AA3AB9"/>
    <w:rsid w:val="00AA3C87"/>
    <w:rsid w:val="00AA4616"/>
    <w:rsid w:val="00AA46C4"/>
    <w:rsid w:val="00AA595A"/>
    <w:rsid w:val="00AA74F3"/>
    <w:rsid w:val="00AA766F"/>
    <w:rsid w:val="00AA77C6"/>
    <w:rsid w:val="00AB0427"/>
    <w:rsid w:val="00AB04AF"/>
    <w:rsid w:val="00AB099B"/>
    <w:rsid w:val="00AB13F5"/>
    <w:rsid w:val="00AB23DB"/>
    <w:rsid w:val="00AB3A33"/>
    <w:rsid w:val="00AB3CE9"/>
    <w:rsid w:val="00AB3E14"/>
    <w:rsid w:val="00AB4639"/>
    <w:rsid w:val="00AB47BE"/>
    <w:rsid w:val="00AB4C74"/>
    <w:rsid w:val="00AB4CF5"/>
    <w:rsid w:val="00AB5E00"/>
    <w:rsid w:val="00AB660E"/>
    <w:rsid w:val="00AB6681"/>
    <w:rsid w:val="00AB6DFA"/>
    <w:rsid w:val="00AB73FA"/>
    <w:rsid w:val="00AB7A83"/>
    <w:rsid w:val="00AC05EB"/>
    <w:rsid w:val="00AC0A66"/>
    <w:rsid w:val="00AC1111"/>
    <w:rsid w:val="00AC1604"/>
    <w:rsid w:val="00AC2BC4"/>
    <w:rsid w:val="00AC328B"/>
    <w:rsid w:val="00AC3521"/>
    <w:rsid w:val="00AC3C84"/>
    <w:rsid w:val="00AC41F8"/>
    <w:rsid w:val="00AC4E05"/>
    <w:rsid w:val="00AC5457"/>
    <w:rsid w:val="00AC679D"/>
    <w:rsid w:val="00AC68B0"/>
    <w:rsid w:val="00AC787F"/>
    <w:rsid w:val="00AD0611"/>
    <w:rsid w:val="00AD061F"/>
    <w:rsid w:val="00AD2EDA"/>
    <w:rsid w:val="00AD32A8"/>
    <w:rsid w:val="00AD3808"/>
    <w:rsid w:val="00AD396F"/>
    <w:rsid w:val="00AD416B"/>
    <w:rsid w:val="00AD4590"/>
    <w:rsid w:val="00AD66F3"/>
    <w:rsid w:val="00AD68BF"/>
    <w:rsid w:val="00AD7C7B"/>
    <w:rsid w:val="00AE024F"/>
    <w:rsid w:val="00AE11A4"/>
    <w:rsid w:val="00AE2618"/>
    <w:rsid w:val="00AE2867"/>
    <w:rsid w:val="00AE30EF"/>
    <w:rsid w:val="00AE3174"/>
    <w:rsid w:val="00AE328A"/>
    <w:rsid w:val="00AE3706"/>
    <w:rsid w:val="00AE4966"/>
    <w:rsid w:val="00AE4D8B"/>
    <w:rsid w:val="00AE55AA"/>
    <w:rsid w:val="00AE56DA"/>
    <w:rsid w:val="00AE5888"/>
    <w:rsid w:val="00AE5E16"/>
    <w:rsid w:val="00AE69EA"/>
    <w:rsid w:val="00AE6DE7"/>
    <w:rsid w:val="00AE7008"/>
    <w:rsid w:val="00AE7466"/>
    <w:rsid w:val="00AF099F"/>
    <w:rsid w:val="00AF0B78"/>
    <w:rsid w:val="00AF0C4C"/>
    <w:rsid w:val="00AF1363"/>
    <w:rsid w:val="00AF1E39"/>
    <w:rsid w:val="00AF2223"/>
    <w:rsid w:val="00AF2321"/>
    <w:rsid w:val="00AF3713"/>
    <w:rsid w:val="00AF4681"/>
    <w:rsid w:val="00AF6C45"/>
    <w:rsid w:val="00B00333"/>
    <w:rsid w:val="00B00569"/>
    <w:rsid w:val="00B0056F"/>
    <w:rsid w:val="00B016CB"/>
    <w:rsid w:val="00B018F6"/>
    <w:rsid w:val="00B02B3B"/>
    <w:rsid w:val="00B04CD5"/>
    <w:rsid w:val="00B05246"/>
    <w:rsid w:val="00B05578"/>
    <w:rsid w:val="00B057CA"/>
    <w:rsid w:val="00B05E2A"/>
    <w:rsid w:val="00B0651E"/>
    <w:rsid w:val="00B071DE"/>
    <w:rsid w:val="00B0759D"/>
    <w:rsid w:val="00B078C0"/>
    <w:rsid w:val="00B07AAA"/>
    <w:rsid w:val="00B07CB8"/>
    <w:rsid w:val="00B10C27"/>
    <w:rsid w:val="00B10DB3"/>
    <w:rsid w:val="00B11F53"/>
    <w:rsid w:val="00B123C6"/>
    <w:rsid w:val="00B12C86"/>
    <w:rsid w:val="00B14445"/>
    <w:rsid w:val="00B17028"/>
    <w:rsid w:val="00B179FA"/>
    <w:rsid w:val="00B17A85"/>
    <w:rsid w:val="00B204D3"/>
    <w:rsid w:val="00B2091A"/>
    <w:rsid w:val="00B21343"/>
    <w:rsid w:val="00B21998"/>
    <w:rsid w:val="00B21D62"/>
    <w:rsid w:val="00B22D03"/>
    <w:rsid w:val="00B22F20"/>
    <w:rsid w:val="00B23647"/>
    <w:rsid w:val="00B23956"/>
    <w:rsid w:val="00B24114"/>
    <w:rsid w:val="00B24E4E"/>
    <w:rsid w:val="00B2500A"/>
    <w:rsid w:val="00B2508C"/>
    <w:rsid w:val="00B26109"/>
    <w:rsid w:val="00B266E4"/>
    <w:rsid w:val="00B268CC"/>
    <w:rsid w:val="00B274AB"/>
    <w:rsid w:val="00B27EB8"/>
    <w:rsid w:val="00B30660"/>
    <w:rsid w:val="00B308FA"/>
    <w:rsid w:val="00B31731"/>
    <w:rsid w:val="00B3266D"/>
    <w:rsid w:val="00B33AAC"/>
    <w:rsid w:val="00B33EE1"/>
    <w:rsid w:val="00B34E14"/>
    <w:rsid w:val="00B34E52"/>
    <w:rsid w:val="00B34ECF"/>
    <w:rsid w:val="00B36508"/>
    <w:rsid w:val="00B4163F"/>
    <w:rsid w:val="00B42465"/>
    <w:rsid w:val="00B42701"/>
    <w:rsid w:val="00B42A69"/>
    <w:rsid w:val="00B42A72"/>
    <w:rsid w:val="00B42D72"/>
    <w:rsid w:val="00B4388C"/>
    <w:rsid w:val="00B438E9"/>
    <w:rsid w:val="00B44347"/>
    <w:rsid w:val="00B4496F"/>
    <w:rsid w:val="00B457AF"/>
    <w:rsid w:val="00B4594F"/>
    <w:rsid w:val="00B45C9D"/>
    <w:rsid w:val="00B45D47"/>
    <w:rsid w:val="00B46481"/>
    <w:rsid w:val="00B46B75"/>
    <w:rsid w:val="00B471EE"/>
    <w:rsid w:val="00B50CE4"/>
    <w:rsid w:val="00B53315"/>
    <w:rsid w:val="00B547BF"/>
    <w:rsid w:val="00B549D6"/>
    <w:rsid w:val="00B5521A"/>
    <w:rsid w:val="00B56981"/>
    <w:rsid w:val="00B57C27"/>
    <w:rsid w:val="00B57C8D"/>
    <w:rsid w:val="00B608CD"/>
    <w:rsid w:val="00B616D3"/>
    <w:rsid w:val="00B61C52"/>
    <w:rsid w:val="00B629D7"/>
    <w:rsid w:val="00B63016"/>
    <w:rsid w:val="00B63413"/>
    <w:rsid w:val="00B63A4E"/>
    <w:rsid w:val="00B64689"/>
    <w:rsid w:val="00B65028"/>
    <w:rsid w:val="00B6503F"/>
    <w:rsid w:val="00B65094"/>
    <w:rsid w:val="00B653CC"/>
    <w:rsid w:val="00B6696B"/>
    <w:rsid w:val="00B67264"/>
    <w:rsid w:val="00B70859"/>
    <w:rsid w:val="00B70931"/>
    <w:rsid w:val="00B71E6F"/>
    <w:rsid w:val="00B72584"/>
    <w:rsid w:val="00B72A05"/>
    <w:rsid w:val="00B732DE"/>
    <w:rsid w:val="00B74500"/>
    <w:rsid w:val="00B748D6"/>
    <w:rsid w:val="00B75646"/>
    <w:rsid w:val="00B761D3"/>
    <w:rsid w:val="00B76A08"/>
    <w:rsid w:val="00B772B2"/>
    <w:rsid w:val="00B77B5E"/>
    <w:rsid w:val="00B77D06"/>
    <w:rsid w:val="00B80AFE"/>
    <w:rsid w:val="00B80D0F"/>
    <w:rsid w:val="00B814DB"/>
    <w:rsid w:val="00B81745"/>
    <w:rsid w:val="00B81918"/>
    <w:rsid w:val="00B8204E"/>
    <w:rsid w:val="00B82568"/>
    <w:rsid w:val="00B826CB"/>
    <w:rsid w:val="00B8291D"/>
    <w:rsid w:val="00B82F71"/>
    <w:rsid w:val="00B838D1"/>
    <w:rsid w:val="00B839D4"/>
    <w:rsid w:val="00B83C39"/>
    <w:rsid w:val="00B84A75"/>
    <w:rsid w:val="00B84F48"/>
    <w:rsid w:val="00B858F4"/>
    <w:rsid w:val="00B85F6B"/>
    <w:rsid w:val="00B86BCF"/>
    <w:rsid w:val="00B86E74"/>
    <w:rsid w:val="00B86F69"/>
    <w:rsid w:val="00B87080"/>
    <w:rsid w:val="00B87D66"/>
    <w:rsid w:val="00B9025D"/>
    <w:rsid w:val="00B904F2"/>
    <w:rsid w:val="00B90DDE"/>
    <w:rsid w:val="00B9105C"/>
    <w:rsid w:val="00B91E52"/>
    <w:rsid w:val="00B93C02"/>
    <w:rsid w:val="00B94706"/>
    <w:rsid w:val="00B96A95"/>
    <w:rsid w:val="00B96DEF"/>
    <w:rsid w:val="00B971B3"/>
    <w:rsid w:val="00B9778C"/>
    <w:rsid w:val="00B978F6"/>
    <w:rsid w:val="00B97BAB"/>
    <w:rsid w:val="00BA005E"/>
    <w:rsid w:val="00BA00BD"/>
    <w:rsid w:val="00BA03FD"/>
    <w:rsid w:val="00BA0481"/>
    <w:rsid w:val="00BA0941"/>
    <w:rsid w:val="00BA2478"/>
    <w:rsid w:val="00BA311C"/>
    <w:rsid w:val="00BA3131"/>
    <w:rsid w:val="00BA3EDC"/>
    <w:rsid w:val="00BA4034"/>
    <w:rsid w:val="00BA4E00"/>
    <w:rsid w:val="00BA50C8"/>
    <w:rsid w:val="00BA5796"/>
    <w:rsid w:val="00BA695F"/>
    <w:rsid w:val="00BA7EB2"/>
    <w:rsid w:val="00BB0509"/>
    <w:rsid w:val="00BB1626"/>
    <w:rsid w:val="00BB1942"/>
    <w:rsid w:val="00BB2E1C"/>
    <w:rsid w:val="00BB2F77"/>
    <w:rsid w:val="00BB3019"/>
    <w:rsid w:val="00BB3425"/>
    <w:rsid w:val="00BB3E1D"/>
    <w:rsid w:val="00BB6D30"/>
    <w:rsid w:val="00BB6FEF"/>
    <w:rsid w:val="00BB768B"/>
    <w:rsid w:val="00BB7822"/>
    <w:rsid w:val="00BC219A"/>
    <w:rsid w:val="00BC24DF"/>
    <w:rsid w:val="00BC442D"/>
    <w:rsid w:val="00BC4466"/>
    <w:rsid w:val="00BC4FAA"/>
    <w:rsid w:val="00BC57F7"/>
    <w:rsid w:val="00BC5B52"/>
    <w:rsid w:val="00BC5E98"/>
    <w:rsid w:val="00BC69FF"/>
    <w:rsid w:val="00BC6A54"/>
    <w:rsid w:val="00BC6E39"/>
    <w:rsid w:val="00BC721C"/>
    <w:rsid w:val="00BD113D"/>
    <w:rsid w:val="00BD235F"/>
    <w:rsid w:val="00BD302B"/>
    <w:rsid w:val="00BD3DB5"/>
    <w:rsid w:val="00BD3EA2"/>
    <w:rsid w:val="00BD4427"/>
    <w:rsid w:val="00BD4C0A"/>
    <w:rsid w:val="00BD5621"/>
    <w:rsid w:val="00BD56BD"/>
    <w:rsid w:val="00BE0B38"/>
    <w:rsid w:val="00BE0C61"/>
    <w:rsid w:val="00BE0CAA"/>
    <w:rsid w:val="00BE1C5D"/>
    <w:rsid w:val="00BE4BD5"/>
    <w:rsid w:val="00BE5B85"/>
    <w:rsid w:val="00BE5FC3"/>
    <w:rsid w:val="00BE63E3"/>
    <w:rsid w:val="00BE67ED"/>
    <w:rsid w:val="00BE769F"/>
    <w:rsid w:val="00BF0077"/>
    <w:rsid w:val="00BF0BE9"/>
    <w:rsid w:val="00BF11CA"/>
    <w:rsid w:val="00BF14A8"/>
    <w:rsid w:val="00BF176F"/>
    <w:rsid w:val="00BF30E6"/>
    <w:rsid w:val="00BF3463"/>
    <w:rsid w:val="00BF3818"/>
    <w:rsid w:val="00BF3B4A"/>
    <w:rsid w:val="00BF4246"/>
    <w:rsid w:val="00BF47F9"/>
    <w:rsid w:val="00BF4BA7"/>
    <w:rsid w:val="00BF519E"/>
    <w:rsid w:val="00BF5596"/>
    <w:rsid w:val="00BF55BC"/>
    <w:rsid w:val="00BF5B35"/>
    <w:rsid w:val="00BF64E2"/>
    <w:rsid w:val="00BF680D"/>
    <w:rsid w:val="00BF725B"/>
    <w:rsid w:val="00BF7755"/>
    <w:rsid w:val="00BF7A6A"/>
    <w:rsid w:val="00C0077B"/>
    <w:rsid w:val="00C01104"/>
    <w:rsid w:val="00C02417"/>
    <w:rsid w:val="00C0297B"/>
    <w:rsid w:val="00C02CBF"/>
    <w:rsid w:val="00C02EEC"/>
    <w:rsid w:val="00C0383D"/>
    <w:rsid w:val="00C03963"/>
    <w:rsid w:val="00C03D97"/>
    <w:rsid w:val="00C03E55"/>
    <w:rsid w:val="00C047D6"/>
    <w:rsid w:val="00C049C1"/>
    <w:rsid w:val="00C059E6"/>
    <w:rsid w:val="00C05D61"/>
    <w:rsid w:val="00C06B34"/>
    <w:rsid w:val="00C072CA"/>
    <w:rsid w:val="00C102EB"/>
    <w:rsid w:val="00C10696"/>
    <w:rsid w:val="00C10D5B"/>
    <w:rsid w:val="00C12328"/>
    <w:rsid w:val="00C126B0"/>
    <w:rsid w:val="00C129DB"/>
    <w:rsid w:val="00C12A55"/>
    <w:rsid w:val="00C12F0D"/>
    <w:rsid w:val="00C13312"/>
    <w:rsid w:val="00C155CF"/>
    <w:rsid w:val="00C15947"/>
    <w:rsid w:val="00C16FAF"/>
    <w:rsid w:val="00C17033"/>
    <w:rsid w:val="00C17133"/>
    <w:rsid w:val="00C1794F"/>
    <w:rsid w:val="00C2005B"/>
    <w:rsid w:val="00C2075E"/>
    <w:rsid w:val="00C2087E"/>
    <w:rsid w:val="00C2107D"/>
    <w:rsid w:val="00C21317"/>
    <w:rsid w:val="00C21538"/>
    <w:rsid w:val="00C22AE6"/>
    <w:rsid w:val="00C230C5"/>
    <w:rsid w:val="00C23237"/>
    <w:rsid w:val="00C2464E"/>
    <w:rsid w:val="00C247A4"/>
    <w:rsid w:val="00C248A6"/>
    <w:rsid w:val="00C24C7E"/>
    <w:rsid w:val="00C251CA"/>
    <w:rsid w:val="00C276B8"/>
    <w:rsid w:val="00C2795A"/>
    <w:rsid w:val="00C30C9B"/>
    <w:rsid w:val="00C3176D"/>
    <w:rsid w:val="00C320CC"/>
    <w:rsid w:val="00C32515"/>
    <w:rsid w:val="00C32936"/>
    <w:rsid w:val="00C34276"/>
    <w:rsid w:val="00C34CCA"/>
    <w:rsid w:val="00C3501F"/>
    <w:rsid w:val="00C35B3D"/>
    <w:rsid w:val="00C360F2"/>
    <w:rsid w:val="00C3640A"/>
    <w:rsid w:val="00C36501"/>
    <w:rsid w:val="00C36B8F"/>
    <w:rsid w:val="00C371B7"/>
    <w:rsid w:val="00C37C4F"/>
    <w:rsid w:val="00C37D45"/>
    <w:rsid w:val="00C40868"/>
    <w:rsid w:val="00C40947"/>
    <w:rsid w:val="00C40D8F"/>
    <w:rsid w:val="00C416AD"/>
    <w:rsid w:val="00C41803"/>
    <w:rsid w:val="00C418B0"/>
    <w:rsid w:val="00C42781"/>
    <w:rsid w:val="00C42FAE"/>
    <w:rsid w:val="00C46ACC"/>
    <w:rsid w:val="00C472B8"/>
    <w:rsid w:val="00C50AD0"/>
    <w:rsid w:val="00C510C7"/>
    <w:rsid w:val="00C51E3B"/>
    <w:rsid w:val="00C52004"/>
    <w:rsid w:val="00C52A4E"/>
    <w:rsid w:val="00C53CF9"/>
    <w:rsid w:val="00C53D0D"/>
    <w:rsid w:val="00C54381"/>
    <w:rsid w:val="00C54425"/>
    <w:rsid w:val="00C54F0E"/>
    <w:rsid w:val="00C55853"/>
    <w:rsid w:val="00C564C1"/>
    <w:rsid w:val="00C56856"/>
    <w:rsid w:val="00C56C8A"/>
    <w:rsid w:val="00C570CA"/>
    <w:rsid w:val="00C57733"/>
    <w:rsid w:val="00C57748"/>
    <w:rsid w:val="00C57B11"/>
    <w:rsid w:val="00C627AA"/>
    <w:rsid w:val="00C628BE"/>
    <w:rsid w:val="00C63E7A"/>
    <w:rsid w:val="00C6464A"/>
    <w:rsid w:val="00C64E9D"/>
    <w:rsid w:val="00C64F79"/>
    <w:rsid w:val="00C6535E"/>
    <w:rsid w:val="00C65BEE"/>
    <w:rsid w:val="00C662A1"/>
    <w:rsid w:val="00C66956"/>
    <w:rsid w:val="00C67A2C"/>
    <w:rsid w:val="00C67EC9"/>
    <w:rsid w:val="00C708DC"/>
    <w:rsid w:val="00C7114A"/>
    <w:rsid w:val="00C71DC1"/>
    <w:rsid w:val="00C71E40"/>
    <w:rsid w:val="00C720B2"/>
    <w:rsid w:val="00C725B5"/>
    <w:rsid w:val="00C72C45"/>
    <w:rsid w:val="00C72EB1"/>
    <w:rsid w:val="00C73614"/>
    <w:rsid w:val="00C73DCB"/>
    <w:rsid w:val="00C74123"/>
    <w:rsid w:val="00C75579"/>
    <w:rsid w:val="00C75AB0"/>
    <w:rsid w:val="00C76190"/>
    <w:rsid w:val="00C76359"/>
    <w:rsid w:val="00C76862"/>
    <w:rsid w:val="00C77936"/>
    <w:rsid w:val="00C77BE6"/>
    <w:rsid w:val="00C77CF4"/>
    <w:rsid w:val="00C8080B"/>
    <w:rsid w:val="00C80C7D"/>
    <w:rsid w:val="00C80D55"/>
    <w:rsid w:val="00C81371"/>
    <w:rsid w:val="00C826A7"/>
    <w:rsid w:val="00C8270B"/>
    <w:rsid w:val="00C82CF1"/>
    <w:rsid w:val="00C833F1"/>
    <w:rsid w:val="00C83423"/>
    <w:rsid w:val="00C83BAB"/>
    <w:rsid w:val="00C83CCC"/>
    <w:rsid w:val="00C83E61"/>
    <w:rsid w:val="00C84D44"/>
    <w:rsid w:val="00C850F6"/>
    <w:rsid w:val="00C866E6"/>
    <w:rsid w:val="00C86AC6"/>
    <w:rsid w:val="00C8796F"/>
    <w:rsid w:val="00C91DCD"/>
    <w:rsid w:val="00C92007"/>
    <w:rsid w:val="00C94565"/>
    <w:rsid w:val="00C9459A"/>
    <w:rsid w:val="00C949DD"/>
    <w:rsid w:val="00C95370"/>
    <w:rsid w:val="00C9698C"/>
    <w:rsid w:val="00C97CC8"/>
    <w:rsid w:val="00CA095E"/>
    <w:rsid w:val="00CA0B07"/>
    <w:rsid w:val="00CA0C8D"/>
    <w:rsid w:val="00CA0D15"/>
    <w:rsid w:val="00CA22F3"/>
    <w:rsid w:val="00CA26A4"/>
    <w:rsid w:val="00CA2AB1"/>
    <w:rsid w:val="00CA32DD"/>
    <w:rsid w:val="00CA32F7"/>
    <w:rsid w:val="00CA3D22"/>
    <w:rsid w:val="00CA41E4"/>
    <w:rsid w:val="00CA435C"/>
    <w:rsid w:val="00CA499A"/>
    <w:rsid w:val="00CA4FA5"/>
    <w:rsid w:val="00CA77A9"/>
    <w:rsid w:val="00CA7912"/>
    <w:rsid w:val="00CA7EF4"/>
    <w:rsid w:val="00CB0568"/>
    <w:rsid w:val="00CB05DD"/>
    <w:rsid w:val="00CB13A2"/>
    <w:rsid w:val="00CB2AF5"/>
    <w:rsid w:val="00CB3993"/>
    <w:rsid w:val="00CB4231"/>
    <w:rsid w:val="00CB4DB0"/>
    <w:rsid w:val="00CB5A87"/>
    <w:rsid w:val="00CB602E"/>
    <w:rsid w:val="00CB7705"/>
    <w:rsid w:val="00CB7BDD"/>
    <w:rsid w:val="00CC0FEA"/>
    <w:rsid w:val="00CC1451"/>
    <w:rsid w:val="00CC2A70"/>
    <w:rsid w:val="00CC2ED5"/>
    <w:rsid w:val="00CC4169"/>
    <w:rsid w:val="00CC4855"/>
    <w:rsid w:val="00CC7104"/>
    <w:rsid w:val="00CC72CD"/>
    <w:rsid w:val="00CD033E"/>
    <w:rsid w:val="00CD17A7"/>
    <w:rsid w:val="00CD1A23"/>
    <w:rsid w:val="00CD1BA2"/>
    <w:rsid w:val="00CD1FE4"/>
    <w:rsid w:val="00CD263F"/>
    <w:rsid w:val="00CD2FB8"/>
    <w:rsid w:val="00CD332C"/>
    <w:rsid w:val="00CD3683"/>
    <w:rsid w:val="00CD46C6"/>
    <w:rsid w:val="00CD48DF"/>
    <w:rsid w:val="00CD509D"/>
    <w:rsid w:val="00CD50A9"/>
    <w:rsid w:val="00CD543E"/>
    <w:rsid w:val="00CD5840"/>
    <w:rsid w:val="00CD5C14"/>
    <w:rsid w:val="00CD5D2B"/>
    <w:rsid w:val="00CD684E"/>
    <w:rsid w:val="00CD6DDD"/>
    <w:rsid w:val="00CD76FE"/>
    <w:rsid w:val="00CE1E1F"/>
    <w:rsid w:val="00CE23EB"/>
    <w:rsid w:val="00CE3C11"/>
    <w:rsid w:val="00CE3EC1"/>
    <w:rsid w:val="00CE4A1E"/>
    <w:rsid w:val="00CE4ED2"/>
    <w:rsid w:val="00CE5103"/>
    <w:rsid w:val="00CE5F1B"/>
    <w:rsid w:val="00CE73AC"/>
    <w:rsid w:val="00CF0345"/>
    <w:rsid w:val="00CF0921"/>
    <w:rsid w:val="00CF09B7"/>
    <w:rsid w:val="00CF1612"/>
    <w:rsid w:val="00CF18F1"/>
    <w:rsid w:val="00CF1B34"/>
    <w:rsid w:val="00CF2019"/>
    <w:rsid w:val="00CF317F"/>
    <w:rsid w:val="00CF3265"/>
    <w:rsid w:val="00CF3A78"/>
    <w:rsid w:val="00CF4455"/>
    <w:rsid w:val="00CF55D7"/>
    <w:rsid w:val="00CF7404"/>
    <w:rsid w:val="00D00173"/>
    <w:rsid w:val="00D003C7"/>
    <w:rsid w:val="00D01C36"/>
    <w:rsid w:val="00D01E9A"/>
    <w:rsid w:val="00D026E7"/>
    <w:rsid w:val="00D02967"/>
    <w:rsid w:val="00D03ADF"/>
    <w:rsid w:val="00D0425F"/>
    <w:rsid w:val="00D05FE0"/>
    <w:rsid w:val="00D06103"/>
    <w:rsid w:val="00D065E0"/>
    <w:rsid w:val="00D070A5"/>
    <w:rsid w:val="00D074AA"/>
    <w:rsid w:val="00D109AE"/>
    <w:rsid w:val="00D112BF"/>
    <w:rsid w:val="00D1179E"/>
    <w:rsid w:val="00D118D1"/>
    <w:rsid w:val="00D11E0C"/>
    <w:rsid w:val="00D125DF"/>
    <w:rsid w:val="00D12CE0"/>
    <w:rsid w:val="00D1338D"/>
    <w:rsid w:val="00D13EDC"/>
    <w:rsid w:val="00D1480B"/>
    <w:rsid w:val="00D14845"/>
    <w:rsid w:val="00D14A5A"/>
    <w:rsid w:val="00D14E14"/>
    <w:rsid w:val="00D1512D"/>
    <w:rsid w:val="00D15A69"/>
    <w:rsid w:val="00D15E53"/>
    <w:rsid w:val="00D17864"/>
    <w:rsid w:val="00D20458"/>
    <w:rsid w:val="00D20B40"/>
    <w:rsid w:val="00D21F37"/>
    <w:rsid w:val="00D22A28"/>
    <w:rsid w:val="00D22BAE"/>
    <w:rsid w:val="00D23C0B"/>
    <w:rsid w:val="00D24280"/>
    <w:rsid w:val="00D24650"/>
    <w:rsid w:val="00D24AB4"/>
    <w:rsid w:val="00D24ED8"/>
    <w:rsid w:val="00D251E1"/>
    <w:rsid w:val="00D260B5"/>
    <w:rsid w:val="00D261C3"/>
    <w:rsid w:val="00D2625A"/>
    <w:rsid w:val="00D26267"/>
    <w:rsid w:val="00D26B30"/>
    <w:rsid w:val="00D26F18"/>
    <w:rsid w:val="00D27183"/>
    <w:rsid w:val="00D27EC4"/>
    <w:rsid w:val="00D302C8"/>
    <w:rsid w:val="00D31651"/>
    <w:rsid w:val="00D31D02"/>
    <w:rsid w:val="00D31F13"/>
    <w:rsid w:val="00D32707"/>
    <w:rsid w:val="00D32716"/>
    <w:rsid w:val="00D329CD"/>
    <w:rsid w:val="00D32B1F"/>
    <w:rsid w:val="00D33190"/>
    <w:rsid w:val="00D3434A"/>
    <w:rsid w:val="00D344A9"/>
    <w:rsid w:val="00D352B4"/>
    <w:rsid w:val="00D35A4E"/>
    <w:rsid w:val="00D36378"/>
    <w:rsid w:val="00D37E6B"/>
    <w:rsid w:val="00D40469"/>
    <w:rsid w:val="00D40B4D"/>
    <w:rsid w:val="00D40D39"/>
    <w:rsid w:val="00D40D94"/>
    <w:rsid w:val="00D41A87"/>
    <w:rsid w:val="00D42B2D"/>
    <w:rsid w:val="00D44CF1"/>
    <w:rsid w:val="00D44D92"/>
    <w:rsid w:val="00D451F1"/>
    <w:rsid w:val="00D46DB6"/>
    <w:rsid w:val="00D475B1"/>
    <w:rsid w:val="00D47759"/>
    <w:rsid w:val="00D4780A"/>
    <w:rsid w:val="00D47C41"/>
    <w:rsid w:val="00D47E07"/>
    <w:rsid w:val="00D51CA4"/>
    <w:rsid w:val="00D52B5B"/>
    <w:rsid w:val="00D52ED1"/>
    <w:rsid w:val="00D52EF7"/>
    <w:rsid w:val="00D538A4"/>
    <w:rsid w:val="00D54495"/>
    <w:rsid w:val="00D5529C"/>
    <w:rsid w:val="00D55873"/>
    <w:rsid w:val="00D55CBB"/>
    <w:rsid w:val="00D55E98"/>
    <w:rsid w:val="00D56227"/>
    <w:rsid w:val="00D567A6"/>
    <w:rsid w:val="00D570FB"/>
    <w:rsid w:val="00D57730"/>
    <w:rsid w:val="00D57EA5"/>
    <w:rsid w:val="00D60C05"/>
    <w:rsid w:val="00D60D35"/>
    <w:rsid w:val="00D611C8"/>
    <w:rsid w:val="00D61310"/>
    <w:rsid w:val="00D6131B"/>
    <w:rsid w:val="00D6171B"/>
    <w:rsid w:val="00D618DC"/>
    <w:rsid w:val="00D61D92"/>
    <w:rsid w:val="00D625AD"/>
    <w:rsid w:val="00D63567"/>
    <w:rsid w:val="00D63E3C"/>
    <w:rsid w:val="00D6443D"/>
    <w:rsid w:val="00D65EF7"/>
    <w:rsid w:val="00D66097"/>
    <w:rsid w:val="00D66299"/>
    <w:rsid w:val="00D6631A"/>
    <w:rsid w:val="00D66722"/>
    <w:rsid w:val="00D67151"/>
    <w:rsid w:val="00D67191"/>
    <w:rsid w:val="00D6732D"/>
    <w:rsid w:val="00D67934"/>
    <w:rsid w:val="00D70891"/>
    <w:rsid w:val="00D7108E"/>
    <w:rsid w:val="00D7150F"/>
    <w:rsid w:val="00D722C8"/>
    <w:rsid w:val="00D726D3"/>
    <w:rsid w:val="00D72956"/>
    <w:rsid w:val="00D72B2D"/>
    <w:rsid w:val="00D732AD"/>
    <w:rsid w:val="00D734F2"/>
    <w:rsid w:val="00D7375A"/>
    <w:rsid w:val="00D73C9A"/>
    <w:rsid w:val="00D73E46"/>
    <w:rsid w:val="00D74188"/>
    <w:rsid w:val="00D74D39"/>
    <w:rsid w:val="00D75AE4"/>
    <w:rsid w:val="00D75C98"/>
    <w:rsid w:val="00D76711"/>
    <w:rsid w:val="00D77E59"/>
    <w:rsid w:val="00D77E9B"/>
    <w:rsid w:val="00D80849"/>
    <w:rsid w:val="00D809A9"/>
    <w:rsid w:val="00D824FD"/>
    <w:rsid w:val="00D82631"/>
    <w:rsid w:val="00D82E6A"/>
    <w:rsid w:val="00D8375D"/>
    <w:rsid w:val="00D84AFA"/>
    <w:rsid w:val="00D85896"/>
    <w:rsid w:val="00D86B1F"/>
    <w:rsid w:val="00D86E99"/>
    <w:rsid w:val="00D878DB"/>
    <w:rsid w:val="00D87A59"/>
    <w:rsid w:val="00D919ED"/>
    <w:rsid w:val="00D93AAB"/>
    <w:rsid w:val="00D94C5F"/>
    <w:rsid w:val="00D94F63"/>
    <w:rsid w:val="00D95956"/>
    <w:rsid w:val="00D95D7A"/>
    <w:rsid w:val="00D961DC"/>
    <w:rsid w:val="00D9678E"/>
    <w:rsid w:val="00D96D96"/>
    <w:rsid w:val="00D96DA3"/>
    <w:rsid w:val="00D96EC6"/>
    <w:rsid w:val="00D96FD9"/>
    <w:rsid w:val="00D97588"/>
    <w:rsid w:val="00DA04FB"/>
    <w:rsid w:val="00DA08E6"/>
    <w:rsid w:val="00DA1F0F"/>
    <w:rsid w:val="00DA2164"/>
    <w:rsid w:val="00DA23E2"/>
    <w:rsid w:val="00DA277C"/>
    <w:rsid w:val="00DA28F9"/>
    <w:rsid w:val="00DA3339"/>
    <w:rsid w:val="00DA345A"/>
    <w:rsid w:val="00DA3C84"/>
    <w:rsid w:val="00DA4730"/>
    <w:rsid w:val="00DA4D43"/>
    <w:rsid w:val="00DA6255"/>
    <w:rsid w:val="00DA6CD2"/>
    <w:rsid w:val="00DA7E73"/>
    <w:rsid w:val="00DB13B7"/>
    <w:rsid w:val="00DB1AA7"/>
    <w:rsid w:val="00DB1ECF"/>
    <w:rsid w:val="00DB255A"/>
    <w:rsid w:val="00DB2CF9"/>
    <w:rsid w:val="00DB3A33"/>
    <w:rsid w:val="00DB48AB"/>
    <w:rsid w:val="00DB4E77"/>
    <w:rsid w:val="00DB5B57"/>
    <w:rsid w:val="00DB5CA9"/>
    <w:rsid w:val="00DB5D2D"/>
    <w:rsid w:val="00DC0040"/>
    <w:rsid w:val="00DC00B2"/>
    <w:rsid w:val="00DC065C"/>
    <w:rsid w:val="00DC0729"/>
    <w:rsid w:val="00DC10F8"/>
    <w:rsid w:val="00DC1296"/>
    <w:rsid w:val="00DC15D2"/>
    <w:rsid w:val="00DC1816"/>
    <w:rsid w:val="00DC3C38"/>
    <w:rsid w:val="00DC4792"/>
    <w:rsid w:val="00DC4821"/>
    <w:rsid w:val="00DC5060"/>
    <w:rsid w:val="00DC61DD"/>
    <w:rsid w:val="00DC6EE0"/>
    <w:rsid w:val="00DC79B1"/>
    <w:rsid w:val="00DC7B77"/>
    <w:rsid w:val="00DC7F27"/>
    <w:rsid w:val="00DD1827"/>
    <w:rsid w:val="00DD1F44"/>
    <w:rsid w:val="00DD2590"/>
    <w:rsid w:val="00DD33F0"/>
    <w:rsid w:val="00DD356E"/>
    <w:rsid w:val="00DD3BE3"/>
    <w:rsid w:val="00DD4116"/>
    <w:rsid w:val="00DD49B0"/>
    <w:rsid w:val="00DD6B4E"/>
    <w:rsid w:val="00DD6C12"/>
    <w:rsid w:val="00DD763A"/>
    <w:rsid w:val="00DD7BF1"/>
    <w:rsid w:val="00DD7D8B"/>
    <w:rsid w:val="00DE002A"/>
    <w:rsid w:val="00DE353C"/>
    <w:rsid w:val="00DE3BC2"/>
    <w:rsid w:val="00DE4125"/>
    <w:rsid w:val="00DE5210"/>
    <w:rsid w:val="00DE62A7"/>
    <w:rsid w:val="00DE6489"/>
    <w:rsid w:val="00DE70DF"/>
    <w:rsid w:val="00DF0872"/>
    <w:rsid w:val="00DF0A04"/>
    <w:rsid w:val="00DF0CE9"/>
    <w:rsid w:val="00DF0F8B"/>
    <w:rsid w:val="00DF18CF"/>
    <w:rsid w:val="00DF202D"/>
    <w:rsid w:val="00DF50F7"/>
    <w:rsid w:val="00DF726E"/>
    <w:rsid w:val="00DF751C"/>
    <w:rsid w:val="00DF7D7E"/>
    <w:rsid w:val="00E00509"/>
    <w:rsid w:val="00E007E8"/>
    <w:rsid w:val="00E00E62"/>
    <w:rsid w:val="00E01211"/>
    <w:rsid w:val="00E0132D"/>
    <w:rsid w:val="00E013A3"/>
    <w:rsid w:val="00E014AE"/>
    <w:rsid w:val="00E02F22"/>
    <w:rsid w:val="00E03CC2"/>
    <w:rsid w:val="00E04CA3"/>
    <w:rsid w:val="00E04EDA"/>
    <w:rsid w:val="00E04EDB"/>
    <w:rsid w:val="00E05185"/>
    <w:rsid w:val="00E052FD"/>
    <w:rsid w:val="00E0580A"/>
    <w:rsid w:val="00E05C21"/>
    <w:rsid w:val="00E060DC"/>
    <w:rsid w:val="00E06207"/>
    <w:rsid w:val="00E06EDF"/>
    <w:rsid w:val="00E074F6"/>
    <w:rsid w:val="00E0792A"/>
    <w:rsid w:val="00E104AD"/>
    <w:rsid w:val="00E110D0"/>
    <w:rsid w:val="00E114C5"/>
    <w:rsid w:val="00E11646"/>
    <w:rsid w:val="00E1187D"/>
    <w:rsid w:val="00E12BEE"/>
    <w:rsid w:val="00E12EEC"/>
    <w:rsid w:val="00E130BC"/>
    <w:rsid w:val="00E138A3"/>
    <w:rsid w:val="00E1392B"/>
    <w:rsid w:val="00E14F39"/>
    <w:rsid w:val="00E15F03"/>
    <w:rsid w:val="00E16CEE"/>
    <w:rsid w:val="00E16E26"/>
    <w:rsid w:val="00E176F5"/>
    <w:rsid w:val="00E1792C"/>
    <w:rsid w:val="00E209AD"/>
    <w:rsid w:val="00E21C8B"/>
    <w:rsid w:val="00E21D27"/>
    <w:rsid w:val="00E21D98"/>
    <w:rsid w:val="00E22101"/>
    <w:rsid w:val="00E22109"/>
    <w:rsid w:val="00E22712"/>
    <w:rsid w:val="00E22D26"/>
    <w:rsid w:val="00E23788"/>
    <w:rsid w:val="00E237B4"/>
    <w:rsid w:val="00E23AE5"/>
    <w:rsid w:val="00E24013"/>
    <w:rsid w:val="00E2404A"/>
    <w:rsid w:val="00E243B2"/>
    <w:rsid w:val="00E24D29"/>
    <w:rsid w:val="00E24E06"/>
    <w:rsid w:val="00E275A7"/>
    <w:rsid w:val="00E30436"/>
    <w:rsid w:val="00E306F6"/>
    <w:rsid w:val="00E308AD"/>
    <w:rsid w:val="00E31133"/>
    <w:rsid w:val="00E31140"/>
    <w:rsid w:val="00E314EE"/>
    <w:rsid w:val="00E317BE"/>
    <w:rsid w:val="00E31AA7"/>
    <w:rsid w:val="00E327C8"/>
    <w:rsid w:val="00E33A5F"/>
    <w:rsid w:val="00E34519"/>
    <w:rsid w:val="00E34560"/>
    <w:rsid w:val="00E345A2"/>
    <w:rsid w:val="00E3536A"/>
    <w:rsid w:val="00E356E8"/>
    <w:rsid w:val="00E35775"/>
    <w:rsid w:val="00E36076"/>
    <w:rsid w:val="00E3629A"/>
    <w:rsid w:val="00E36349"/>
    <w:rsid w:val="00E36644"/>
    <w:rsid w:val="00E36719"/>
    <w:rsid w:val="00E36746"/>
    <w:rsid w:val="00E40B67"/>
    <w:rsid w:val="00E412EA"/>
    <w:rsid w:val="00E41769"/>
    <w:rsid w:val="00E42760"/>
    <w:rsid w:val="00E4293E"/>
    <w:rsid w:val="00E43537"/>
    <w:rsid w:val="00E43877"/>
    <w:rsid w:val="00E43BB1"/>
    <w:rsid w:val="00E440C6"/>
    <w:rsid w:val="00E4460C"/>
    <w:rsid w:val="00E44666"/>
    <w:rsid w:val="00E44DE5"/>
    <w:rsid w:val="00E45472"/>
    <w:rsid w:val="00E46010"/>
    <w:rsid w:val="00E4625C"/>
    <w:rsid w:val="00E465EE"/>
    <w:rsid w:val="00E46B2D"/>
    <w:rsid w:val="00E476E5"/>
    <w:rsid w:val="00E4780A"/>
    <w:rsid w:val="00E5031C"/>
    <w:rsid w:val="00E50462"/>
    <w:rsid w:val="00E5086E"/>
    <w:rsid w:val="00E50DCC"/>
    <w:rsid w:val="00E50E91"/>
    <w:rsid w:val="00E51CBE"/>
    <w:rsid w:val="00E52D14"/>
    <w:rsid w:val="00E53486"/>
    <w:rsid w:val="00E5355A"/>
    <w:rsid w:val="00E540FC"/>
    <w:rsid w:val="00E54518"/>
    <w:rsid w:val="00E5511A"/>
    <w:rsid w:val="00E57054"/>
    <w:rsid w:val="00E573A9"/>
    <w:rsid w:val="00E575CE"/>
    <w:rsid w:val="00E576AD"/>
    <w:rsid w:val="00E57E5E"/>
    <w:rsid w:val="00E57EB7"/>
    <w:rsid w:val="00E60B9C"/>
    <w:rsid w:val="00E61922"/>
    <w:rsid w:val="00E62166"/>
    <w:rsid w:val="00E6220F"/>
    <w:rsid w:val="00E62E95"/>
    <w:rsid w:val="00E637D0"/>
    <w:rsid w:val="00E645BD"/>
    <w:rsid w:val="00E6485B"/>
    <w:rsid w:val="00E6521B"/>
    <w:rsid w:val="00E678EB"/>
    <w:rsid w:val="00E67C42"/>
    <w:rsid w:val="00E70BDE"/>
    <w:rsid w:val="00E71854"/>
    <w:rsid w:val="00E720BE"/>
    <w:rsid w:val="00E72159"/>
    <w:rsid w:val="00E72503"/>
    <w:rsid w:val="00E7266B"/>
    <w:rsid w:val="00E72F37"/>
    <w:rsid w:val="00E73235"/>
    <w:rsid w:val="00E734AB"/>
    <w:rsid w:val="00E73C3C"/>
    <w:rsid w:val="00E746BE"/>
    <w:rsid w:val="00E756E7"/>
    <w:rsid w:val="00E757D5"/>
    <w:rsid w:val="00E75BFD"/>
    <w:rsid w:val="00E76037"/>
    <w:rsid w:val="00E761BE"/>
    <w:rsid w:val="00E76D45"/>
    <w:rsid w:val="00E800B5"/>
    <w:rsid w:val="00E8105A"/>
    <w:rsid w:val="00E81A84"/>
    <w:rsid w:val="00E82F14"/>
    <w:rsid w:val="00E8371B"/>
    <w:rsid w:val="00E85018"/>
    <w:rsid w:val="00E85343"/>
    <w:rsid w:val="00E85905"/>
    <w:rsid w:val="00E8601B"/>
    <w:rsid w:val="00E86132"/>
    <w:rsid w:val="00E86922"/>
    <w:rsid w:val="00E87A4A"/>
    <w:rsid w:val="00E87AAC"/>
    <w:rsid w:val="00E9064F"/>
    <w:rsid w:val="00E90EB0"/>
    <w:rsid w:val="00E91746"/>
    <w:rsid w:val="00E91C6D"/>
    <w:rsid w:val="00E91ECE"/>
    <w:rsid w:val="00E939AA"/>
    <w:rsid w:val="00E96142"/>
    <w:rsid w:val="00E96AB3"/>
    <w:rsid w:val="00E96D77"/>
    <w:rsid w:val="00E96FBA"/>
    <w:rsid w:val="00E97142"/>
    <w:rsid w:val="00E97A0E"/>
    <w:rsid w:val="00E97F02"/>
    <w:rsid w:val="00EA074F"/>
    <w:rsid w:val="00EA096D"/>
    <w:rsid w:val="00EA09A7"/>
    <w:rsid w:val="00EA0C9E"/>
    <w:rsid w:val="00EA1027"/>
    <w:rsid w:val="00EA1531"/>
    <w:rsid w:val="00EA1F3D"/>
    <w:rsid w:val="00EA2E97"/>
    <w:rsid w:val="00EA2F37"/>
    <w:rsid w:val="00EA30A0"/>
    <w:rsid w:val="00EA334D"/>
    <w:rsid w:val="00EA3E97"/>
    <w:rsid w:val="00EA4BB2"/>
    <w:rsid w:val="00EA4F52"/>
    <w:rsid w:val="00EA5258"/>
    <w:rsid w:val="00EA7D78"/>
    <w:rsid w:val="00EB0390"/>
    <w:rsid w:val="00EB0816"/>
    <w:rsid w:val="00EB09EA"/>
    <w:rsid w:val="00EB0A70"/>
    <w:rsid w:val="00EB1266"/>
    <w:rsid w:val="00EB226B"/>
    <w:rsid w:val="00EB2950"/>
    <w:rsid w:val="00EB30BC"/>
    <w:rsid w:val="00EB34CD"/>
    <w:rsid w:val="00EB3E68"/>
    <w:rsid w:val="00EB4316"/>
    <w:rsid w:val="00EB4695"/>
    <w:rsid w:val="00EB4F31"/>
    <w:rsid w:val="00EB51B6"/>
    <w:rsid w:val="00EB5B7E"/>
    <w:rsid w:val="00EB5CCB"/>
    <w:rsid w:val="00EB6AEF"/>
    <w:rsid w:val="00EB6CAA"/>
    <w:rsid w:val="00EB6CE6"/>
    <w:rsid w:val="00EB6FD7"/>
    <w:rsid w:val="00EB79DF"/>
    <w:rsid w:val="00EB7A4D"/>
    <w:rsid w:val="00EB7B9F"/>
    <w:rsid w:val="00EC001A"/>
    <w:rsid w:val="00EC0564"/>
    <w:rsid w:val="00EC0A80"/>
    <w:rsid w:val="00EC0CCF"/>
    <w:rsid w:val="00EC2039"/>
    <w:rsid w:val="00EC2574"/>
    <w:rsid w:val="00EC2F9B"/>
    <w:rsid w:val="00EC387A"/>
    <w:rsid w:val="00EC4FB5"/>
    <w:rsid w:val="00EC60B1"/>
    <w:rsid w:val="00EC73F8"/>
    <w:rsid w:val="00EC7445"/>
    <w:rsid w:val="00EC74A0"/>
    <w:rsid w:val="00EC77A1"/>
    <w:rsid w:val="00EC77BF"/>
    <w:rsid w:val="00EC7BA3"/>
    <w:rsid w:val="00ED0E37"/>
    <w:rsid w:val="00ED15E0"/>
    <w:rsid w:val="00ED3350"/>
    <w:rsid w:val="00ED4653"/>
    <w:rsid w:val="00ED4B79"/>
    <w:rsid w:val="00ED59D0"/>
    <w:rsid w:val="00ED6D1B"/>
    <w:rsid w:val="00ED7088"/>
    <w:rsid w:val="00ED782B"/>
    <w:rsid w:val="00EE008C"/>
    <w:rsid w:val="00EE03D8"/>
    <w:rsid w:val="00EE07AB"/>
    <w:rsid w:val="00EE164F"/>
    <w:rsid w:val="00EE267D"/>
    <w:rsid w:val="00EE2941"/>
    <w:rsid w:val="00EE4009"/>
    <w:rsid w:val="00EE5BAD"/>
    <w:rsid w:val="00EE6148"/>
    <w:rsid w:val="00EE662D"/>
    <w:rsid w:val="00EE7667"/>
    <w:rsid w:val="00EF0B04"/>
    <w:rsid w:val="00EF0DEA"/>
    <w:rsid w:val="00EF1885"/>
    <w:rsid w:val="00EF2BC9"/>
    <w:rsid w:val="00EF2DCC"/>
    <w:rsid w:val="00EF3598"/>
    <w:rsid w:val="00EF3C9A"/>
    <w:rsid w:val="00EF5071"/>
    <w:rsid w:val="00EF541A"/>
    <w:rsid w:val="00EF6173"/>
    <w:rsid w:val="00EF6DD5"/>
    <w:rsid w:val="00EF766D"/>
    <w:rsid w:val="00EF77FC"/>
    <w:rsid w:val="00F01AB2"/>
    <w:rsid w:val="00F01B4F"/>
    <w:rsid w:val="00F0240C"/>
    <w:rsid w:val="00F02979"/>
    <w:rsid w:val="00F03659"/>
    <w:rsid w:val="00F03859"/>
    <w:rsid w:val="00F03C2F"/>
    <w:rsid w:val="00F057AF"/>
    <w:rsid w:val="00F05EFE"/>
    <w:rsid w:val="00F06817"/>
    <w:rsid w:val="00F07107"/>
    <w:rsid w:val="00F07D1B"/>
    <w:rsid w:val="00F10101"/>
    <w:rsid w:val="00F1020C"/>
    <w:rsid w:val="00F107E0"/>
    <w:rsid w:val="00F10898"/>
    <w:rsid w:val="00F113E7"/>
    <w:rsid w:val="00F1206C"/>
    <w:rsid w:val="00F120A7"/>
    <w:rsid w:val="00F1278F"/>
    <w:rsid w:val="00F12874"/>
    <w:rsid w:val="00F13236"/>
    <w:rsid w:val="00F142D9"/>
    <w:rsid w:val="00F14B93"/>
    <w:rsid w:val="00F14E64"/>
    <w:rsid w:val="00F151DA"/>
    <w:rsid w:val="00F16F30"/>
    <w:rsid w:val="00F1762A"/>
    <w:rsid w:val="00F17A48"/>
    <w:rsid w:val="00F20166"/>
    <w:rsid w:val="00F20D5E"/>
    <w:rsid w:val="00F20D5F"/>
    <w:rsid w:val="00F22572"/>
    <w:rsid w:val="00F2288D"/>
    <w:rsid w:val="00F24137"/>
    <w:rsid w:val="00F24BD8"/>
    <w:rsid w:val="00F24C64"/>
    <w:rsid w:val="00F25D16"/>
    <w:rsid w:val="00F265E5"/>
    <w:rsid w:val="00F32DE4"/>
    <w:rsid w:val="00F330D8"/>
    <w:rsid w:val="00F343C9"/>
    <w:rsid w:val="00F345D9"/>
    <w:rsid w:val="00F3493E"/>
    <w:rsid w:val="00F34B52"/>
    <w:rsid w:val="00F34C10"/>
    <w:rsid w:val="00F35976"/>
    <w:rsid w:val="00F36D1F"/>
    <w:rsid w:val="00F37CDC"/>
    <w:rsid w:val="00F40053"/>
    <w:rsid w:val="00F40196"/>
    <w:rsid w:val="00F403A8"/>
    <w:rsid w:val="00F405C4"/>
    <w:rsid w:val="00F40803"/>
    <w:rsid w:val="00F4104D"/>
    <w:rsid w:val="00F41EF6"/>
    <w:rsid w:val="00F4252F"/>
    <w:rsid w:val="00F4375D"/>
    <w:rsid w:val="00F4394F"/>
    <w:rsid w:val="00F447D6"/>
    <w:rsid w:val="00F46EF8"/>
    <w:rsid w:val="00F47175"/>
    <w:rsid w:val="00F50280"/>
    <w:rsid w:val="00F50BAF"/>
    <w:rsid w:val="00F51323"/>
    <w:rsid w:val="00F513E3"/>
    <w:rsid w:val="00F5158B"/>
    <w:rsid w:val="00F51EE8"/>
    <w:rsid w:val="00F522D6"/>
    <w:rsid w:val="00F5233A"/>
    <w:rsid w:val="00F52FAB"/>
    <w:rsid w:val="00F537C9"/>
    <w:rsid w:val="00F53B40"/>
    <w:rsid w:val="00F53D2E"/>
    <w:rsid w:val="00F5434B"/>
    <w:rsid w:val="00F54AF1"/>
    <w:rsid w:val="00F54B4F"/>
    <w:rsid w:val="00F55F84"/>
    <w:rsid w:val="00F56297"/>
    <w:rsid w:val="00F56C5C"/>
    <w:rsid w:val="00F56C83"/>
    <w:rsid w:val="00F571D6"/>
    <w:rsid w:val="00F57EFE"/>
    <w:rsid w:val="00F61EC1"/>
    <w:rsid w:val="00F6273D"/>
    <w:rsid w:val="00F63652"/>
    <w:rsid w:val="00F64B9D"/>
    <w:rsid w:val="00F64FE9"/>
    <w:rsid w:val="00F65CC8"/>
    <w:rsid w:val="00F70DB0"/>
    <w:rsid w:val="00F70E32"/>
    <w:rsid w:val="00F716FF"/>
    <w:rsid w:val="00F72140"/>
    <w:rsid w:val="00F722AD"/>
    <w:rsid w:val="00F72E6C"/>
    <w:rsid w:val="00F74277"/>
    <w:rsid w:val="00F74CAB"/>
    <w:rsid w:val="00F74CAD"/>
    <w:rsid w:val="00F75662"/>
    <w:rsid w:val="00F75AE9"/>
    <w:rsid w:val="00F76238"/>
    <w:rsid w:val="00F778FD"/>
    <w:rsid w:val="00F80FC0"/>
    <w:rsid w:val="00F81B61"/>
    <w:rsid w:val="00F82000"/>
    <w:rsid w:val="00F828E7"/>
    <w:rsid w:val="00F82929"/>
    <w:rsid w:val="00F8324A"/>
    <w:rsid w:val="00F83FEA"/>
    <w:rsid w:val="00F844CE"/>
    <w:rsid w:val="00F852C7"/>
    <w:rsid w:val="00F85741"/>
    <w:rsid w:val="00F85805"/>
    <w:rsid w:val="00F858DF"/>
    <w:rsid w:val="00F867B2"/>
    <w:rsid w:val="00F86BBA"/>
    <w:rsid w:val="00F8779D"/>
    <w:rsid w:val="00F90146"/>
    <w:rsid w:val="00F90235"/>
    <w:rsid w:val="00F90DAE"/>
    <w:rsid w:val="00F91070"/>
    <w:rsid w:val="00F91741"/>
    <w:rsid w:val="00F928E7"/>
    <w:rsid w:val="00F92984"/>
    <w:rsid w:val="00F92F63"/>
    <w:rsid w:val="00F93511"/>
    <w:rsid w:val="00F95618"/>
    <w:rsid w:val="00F959CC"/>
    <w:rsid w:val="00F96597"/>
    <w:rsid w:val="00F978C8"/>
    <w:rsid w:val="00FA0167"/>
    <w:rsid w:val="00FA0999"/>
    <w:rsid w:val="00FA143A"/>
    <w:rsid w:val="00FA1C9E"/>
    <w:rsid w:val="00FA2542"/>
    <w:rsid w:val="00FA3BCA"/>
    <w:rsid w:val="00FA44A2"/>
    <w:rsid w:val="00FA747E"/>
    <w:rsid w:val="00FA7FB6"/>
    <w:rsid w:val="00FB06E6"/>
    <w:rsid w:val="00FB2C23"/>
    <w:rsid w:val="00FB3431"/>
    <w:rsid w:val="00FB3D49"/>
    <w:rsid w:val="00FB3EA6"/>
    <w:rsid w:val="00FB4B84"/>
    <w:rsid w:val="00FB4C47"/>
    <w:rsid w:val="00FB6ADB"/>
    <w:rsid w:val="00FB6D24"/>
    <w:rsid w:val="00FB76CF"/>
    <w:rsid w:val="00FB7D6E"/>
    <w:rsid w:val="00FC0A93"/>
    <w:rsid w:val="00FC10CF"/>
    <w:rsid w:val="00FC16F5"/>
    <w:rsid w:val="00FC1C9E"/>
    <w:rsid w:val="00FC1EF5"/>
    <w:rsid w:val="00FC206B"/>
    <w:rsid w:val="00FC270B"/>
    <w:rsid w:val="00FC2FAD"/>
    <w:rsid w:val="00FC3E32"/>
    <w:rsid w:val="00FC43A8"/>
    <w:rsid w:val="00FC668A"/>
    <w:rsid w:val="00FC6AA3"/>
    <w:rsid w:val="00FC6DAF"/>
    <w:rsid w:val="00FC6EFD"/>
    <w:rsid w:val="00FC7E9F"/>
    <w:rsid w:val="00FD0796"/>
    <w:rsid w:val="00FD14BB"/>
    <w:rsid w:val="00FD1B30"/>
    <w:rsid w:val="00FD2A0F"/>
    <w:rsid w:val="00FD39F6"/>
    <w:rsid w:val="00FD439F"/>
    <w:rsid w:val="00FD44B1"/>
    <w:rsid w:val="00FD4BFF"/>
    <w:rsid w:val="00FD55A0"/>
    <w:rsid w:val="00FD5D65"/>
    <w:rsid w:val="00FD601C"/>
    <w:rsid w:val="00FD667C"/>
    <w:rsid w:val="00FD689D"/>
    <w:rsid w:val="00FD7AB9"/>
    <w:rsid w:val="00FE038A"/>
    <w:rsid w:val="00FE03A4"/>
    <w:rsid w:val="00FE1532"/>
    <w:rsid w:val="00FE20A7"/>
    <w:rsid w:val="00FE2348"/>
    <w:rsid w:val="00FE2767"/>
    <w:rsid w:val="00FE2D20"/>
    <w:rsid w:val="00FE2D7A"/>
    <w:rsid w:val="00FE3B99"/>
    <w:rsid w:val="00FE4F49"/>
    <w:rsid w:val="00FE5CA0"/>
    <w:rsid w:val="00FE5E2E"/>
    <w:rsid w:val="00FE6602"/>
    <w:rsid w:val="00FE6F59"/>
    <w:rsid w:val="00FF02C7"/>
    <w:rsid w:val="00FF1820"/>
    <w:rsid w:val="00FF1900"/>
    <w:rsid w:val="00FF2808"/>
    <w:rsid w:val="00FF28D2"/>
    <w:rsid w:val="00FF3E96"/>
    <w:rsid w:val="00FF45AE"/>
    <w:rsid w:val="00FF53EC"/>
    <w:rsid w:val="00FF5C4F"/>
    <w:rsid w:val="00FF7801"/>
    <w:rsid w:val="00FF7B4E"/>
    <w:rsid w:val="01596446"/>
    <w:rsid w:val="016A6360"/>
    <w:rsid w:val="01A377BE"/>
    <w:rsid w:val="01E50228"/>
    <w:rsid w:val="01EC3436"/>
    <w:rsid w:val="02382230"/>
    <w:rsid w:val="02385AB4"/>
    <w:rsid w:val="0263637C"/>
    <w:rsid w:val="02EC685C"/>
    <w:rsid w:val="02FB57F1"/>
    <w:rsid w:val="039B4076"/>
    <w:rsid w:val="03C40ABE"/>
    <w:rsid w:val="03E644F5"/>
    <w:rsid w:val="04587CAC"/>
    <w:rsid w:val="047E7EEC"/>
    <w:rsid w:val="048A5003"/>
    <w:rsid w:val="048C0506"/>
    <w:rsid w:val="049C4F1D"/>
    <w:rsid w:val="04B73549"/>
    <w:rsid w:val="04C837E3"/>
    <w:rsid w:val="04CA4768"/>
    <w:rsid w:val="050A0DD5"/>
    <w:rsid w:val="05222BF8"/>
    <w:rsid w:val="05A012C8"/>
    <w:rsid w:val="06567772"/>
    <w:rsid w:val="066A4214"/>
    <w:rsid w:val="06975FDD"/>
    <w:rsid w:val="06C142C9"/>
    <w:rsid w:val="06F53DF8"/>
    <w:rsid w:val="07067916"/>
    <w:rsid w:val="07304ED7"/>
    <w:rsid w:val="077D4FD6"/>
    <w:rsid w:val="07F5179D"/>
    <w:rsid w:val="07F6399B"/>
    <w:rsid w:val="081D4EDF"/>
    <w:rsid w:val="08321601"/>
    <w:rsid w:val="084724A0"/>
    <w:rsid w:val="087245E9"/>
    <w:rsid w:val="089C542D"/>
    <w:rsid w:val="08B63DD9"/>
    <w:rsid w:val="08F12939"/>
    <w:rsid w:val="08F161BC"/>
    <w:rsid w:val="08FF54D2"/>
    <w:rsid w:val="090C0F64"/>
    <w:rsid w:val="096473F5"/>
    <w:rsid w:val="09886330"/>
    <w:rsid w:val="09B5177D"/>
    <w:rsid w:val="09BA2382"/>
    <w:rsid w:val="09C56195"/>
    <w:rsid w:val="0A1914A2"/>
    <w:rsid w:val="0A1B1122"/>
    <w:rsid w:val="0A1E20A6"/>
    <w:rsid w:val="0A5237FA"/>
    <w:rsid w:val="0A534AFF"/>
    <w:rsid w:val="0A7A49BE"/>
    <w:rsid w:val="0B3B6FFB"/>
    <w:rsid w:val="0B4B5097"/>
    <w:rsid w:val="0B506FA0"/>
    <w:rsid w:val="0B871679"/>
    <w:rsid w:val="0BB25D40"/>
    <w:rsid w:val="0BCC68EA"/>
    <w:rsid w:val="0BE07789"/>
    <w:rsid w:val="0CED2245"/>
    <w:rsid w:val="0D0B39F3"/>
    <w:rsid w:val="0D161D84"/>
    <w:rsid w:val="0D1F0495"/>
    <w:rsid w:val="0D811433"/>
    <w:rsid w:val="0DC17C9E"/>
    <w:rsid w:val="0DC64126"/>
    <w:rsid w:val="0DDF724E"/>
    <w:rsid w:val="0E026509"/>
    <w:rsid w:val="0E1806AD"/>
    <w:rsid w:val="0E6352A9"/>
    <w:rsid w:val="0EB4052B"/>
    <w:rsid w:val="0EFA6AA1"/>
    <w:rsid w:val="0F1550CD"/>
    <w:rsid w:val="0F4E072A"/>
    <w:rsid w:val="0F6C7CDA"/>
    <w:rsid w:val="0F852E02"/>
    <w:rsid w:val="0FB82358"/>
    <w:rsid w:val="1007595A"/>
    <w:rsid w:val="10460CC2"/>
    <w:rsid w:val="10545A59"/>
    <w:rsid w:val="105E6369"/>
    <w:rsid w:val="11026E77"/>
    <w:rsid w:val="1112388E"/>
    <w:rsid w:val="11127111"/>
    <w:rsid w:val="114B4CEC"/>
    <w:rsid w:val="11604C92"/>
    <w:rsid w:val="11840349"/>
    <w:rsid w:val="118D31D7"/>
    <w:rsid w:val="11B05D16"/>
    <w:rsid w:val="12065420"/>
    <w:rsid w:val="120D282C"/>
    <w:rsid w:val="12157C38"/>
    <w:rsid w:val="1365085F"/>
    <w:rsid w:val="1376437D"/>
    <w:rsid w:val="13E236AC"/>
    <w:rsid w:val="145304E8"/>
    <w:rsid w:val="1458496F"/>
    <w:rsid w:val="151C212F"/>
    <w:rsid w:val="154C2C7E"/>
    <w:rsid w:val="154D06FF"/>
    <w:rsid w:val="15954377"/>
    <w:rsid w:val="16287169"/>
    <w:rsid w:val="16B90C56"/>
    <w:rsid w:val="16DC468E"/>
    <w:rsid w:val="170035C9"/>
    <w:rsid w:val="17AC4D67"/>
    <w:rsid w:val="18150F13"/>
    <w:rsid w:val="187A66B9"/>
    <w:rsid w:val="18831547"/>
    <w:rsid w:val="196E6BC6"/>
    <w:rsid w:val="197D395D"/>
    <w:rsid w:val="197D71E0"/>
    <w:rsid w:val="199D1C93"/>
    <w:rsid w:val="19B02EB2"/>
    <w:rsid w:val="19CB14DE"/>
    <w:rsid w:val="19D51DED"/>
    <w:rsid w:val="19E24986"/>
    <w:rsid w:val="19F50124"/>
    <w:rsid w:val="1A0738C1"/>
    <w:rsid w:val="1AA67F47"/>
    <w:rsid w:val="1B920E49"/>
    <w:rsid w:val="1BBC5511"/>
    <w:rsid w:val="1BBF6495"/>
    <w:rsid w:val="1C3041CB"/>
    <w:rsid w:val="1C92426F"/>
    <w:rsid w:val="1D3A3784"/>
    <w:rsid w:val="1DDB1C88"/>
    <w:rsid w:val="1DE90F9E"/>
    <w:rsid w:val="1E042E4C"/>
    <w:rsid w:val="1E185370"/>
    <w:rsid w:val="1E3C449A"/>
    <w:rsid w:val="1E64416A"/>
    <w:rsid w:val="1E896929"/>
    <w:rsid w:val="1E9A4F48"/>
    <w:rsid w:val="1EE86942"/>
    <w:rsid w:val="1EEE084B"/>
    <w:rsid w:val="1F127786"/>
    <w:rsid w:val="1FC5502B"/>
    <w:rsid w:val="1FD93CCC"/>
    <w:rsid w:val="1FF14BF6"/>
    <w:rsid w:val="1FF535FC"/>
    <w:rsid w:val="200D0CA3"/>
    <w:rsid w:val="203F2777"/>
    <w:rsid w:val="209B180C"/>
    <w:rsid w:val="211B33DF"/>
    <w:rsid w:val="217E1DFE"/>
    <w:rsid w:val="21C328F3"/>
    <w:rsid w:val="222E1FA2"/>
    <w:rsid w:val="2350557D"/>
    <w:rsid w:val="23536501"/>
    <w:rsid w:val="23827050"/>
    <w:rsid w:val="23BA2A2E"/>
    <w:rsid w:val="23E3036F"/>
    <w:rsid w:val="24346E74"/>
    <w:rsid w:val="24776664"/>
    <w:rsid w:val="247C2AEC"/>
    <w:rsid w:val="247F01ED"/>
    <w:rsid w:val="24986B99"/>
    <w:rsid w:val="24CE7073"/>
    <w:rsid w:val="25156162"/>
    <w:rsid w:val="254F08C6"/>
    <w:rsid w:val="25621AE5"/>
    <w:rsid w:val="257C53A7"/>
    <w:rsid w:val="260F1BFD"/>
    <w:rsid w:val="2632693A"/>
    <w:rsid w:val="26806A39"/>
    <w:rsid w:val="268550BF"/>
    <w:rsid w:val="27097897"/>
    <w:rsid w:val="270B2D9A"/>
    <w:rsid w:val="27210100"/>
    <w:rsid w:val="273B136A"/>
    <w:rsid w:val="27511310"/>
    <w:rsid w:val="27B91C39"/>
    <w:rsid w:val="281C1CDD"/>
    <w:rsid w:val="283C2212"/>
    <w:rsid w:val="294F0DD5"/>
    <w:rsid w:val="297B511D"/>
    <w:rsid w:val="29C42F93"/>
    <w:rsid w:val="2A3E73D9"/>
    <w:rsid w:val="2A3F06DE"/>
    <w:rsid w:val="2AB22C1B"/>
    <w:rsid w:val="2ADC1861"/>
    <w:rsid w:val="2AF77E8C"/>
    <w:rsid w:val="2AF8208B"/>
    <w:rsid w:val="2B1803C1"/>
    <w:rsid w:val="2BBB0ECF"/>
    <w:rsid w:val="2C1B476C"/>
    <w:rsid w:val="2CA12446"/>
    <w:rsid w:val="2CBF7478"/>
    <w:rsid w:val="2D3643ED"/>
    <w:rsid w:val="2D5F1580"/>
    <w:rsid w:val="2D637F86"/>
    <w:rsid w:val="2E273547"/>
    <w:rsid w:val="2E2F0953"/>
    <w:rsid w:val="2E560813"/>
    <w:rsid w:val="2E6E173D"/>
    <w:rsid w:val="2ED1015D"/>
    <w:rsid w:val="2F5F6AC7"/>
    <w:rsid w:val="2F6B28DA"/>
    <w:rsid w:val="2F806FFC"/>
    <w:rsid w:val="2FD23583"/>
    <w:rsid w:val="300701D9"/>
    <w:rsid w:val="301452F1"/>
    <w:rsid w:val="308356F5"/>
    <w:rsid w:val="30B12BF1"/>
    <w:rsid w:val="30CC4A9F"/>
    <w:rsid w:val="312F6D42"/>
    <w:rsid w:val="314F17F5"/>
    <w:rsid w:val="31982EEE"/>
    <w:rsid w:val="31A93189"/>
    <w:rsid w:val="31C85C3C"/>
    <w:rsid w:val="31E34267"/>
    <w:rsid w:val="322B465C"/>
    <w:rsid w:val="32635E3A"/>
    <w:rsid w:val="32774ADB"/>
    <w:rsid w:val="32961B0D"/>
    <w:rsid w:val="32E5510F"/>
    <w:rsid w:val="330C4FCE"/>
    <w:rsid w:val="332500F7"/>
    <w:rsid w:val="33332C90"/>
    <w:rsid w:val="3426571B"/>
    <w:rsid w:val="34853536"/>
    <w:rsid w:val="349C69DF"/>
    <w:rsid w:val="34A45FE9"/>
    <w:rsid w:val="34B20B82"/>
    <w:rsid w:val="35C651C7"/>
    <w:rsid w:val="35DD3402"/>
    <w:rsid w:val="35E80BFF"/>
    <w:rsid w:val="35E96681"/>
    <w:rsid w:val="35FD3123"/>
    <w:rsid w:val="3622425C"/>
    <w:rsid w:val="36300FF3"/>
    <w:rsid w:val="36366780"/>
    <w:rsid w:val="364B2EA2"/>
    <w:rsid w:val="369F70A9"/>
    <w:rsid w:val="36A04B2A"/>
    <w:rsid w:val="373972A7"/>
    <w:rsid w:val="380B5401"/>
    <w:rsid w:val="380B7600"/>
    <w:rsid w:val="385122F2"/>
    <w:rsid w:val="38864D4B"/>
    <w:rsid w:val="38910B5D"/>
    <w:rsid w:val="38B21092"/>
    <w:rsid w:val="39065299"/>
    <w:rsid w:val="390C2A26"/>
    <w:rsid w:val="394C5A0D"/>
    <w:rsid w:val="39661E3A"/>
    <w:rsid w:val="39813203"/>
    <w:rsid w:val="39916502"/>
    <w:rsid w:val="39B62EBE"/>
    <w:rsid w:val="39F374A0"/>
    <w:rsid w:val="3A127D55"/>
    <w:rsid w:val="3A397C14"/>
    <w:rsid w:val="3A622FD7"/>
    <w:rsid w:val="3A890C98"/>
    <w:rsid w:val="3A9956AF"/>
    <w:rsid w:val="3B4F195B"/>
    <w:rsid w:val="3B915C47"/>
    <w:rsid w:val="3C0E6896"/>
    <w:rsid w:val="3C577F8F"/>
    <w:rsid w:val="3C9F258F"/>
    <w:rsid w:val="3DB8304E"/>
    <w:rsid w:val="3DB94353"/>
    <w:rsid w:val="3E0E5FDB"/>
    <w:rsid w:val="3E243A02"/>
    <w:rsid w:val="3E407AAF"/>
    <w:rsid w:val="3E6A08F3"/>
    <w:rsid w:val="3E8911A8"/>
    <w:rsid w:val="3E8E5630"/>
    <w:rsid w:val="3EB91CF7"/>
    <w:rsid w:val="3EFD36E5"/>
    <w:rsid w:val="3F2F51B9"/>
    <w:rsid w:val="3F3B0FCC"/>
    <w:rsid w:val="3F981365"/>
    <w:rsid w:val="3FE945E8"/>
    <w:rsid w:val="40027710"/>
    <w:rsid w:val="4008709B"/>
    <w:rsid w:val="40161C34"/>
    <w:rsid w:val="404104F9"/>
    <w:rsid w:val="407057C5"/>
    <w:rsid w:val="407F5DE0"/>
    <w:rsid w:val="408A636F"/>
    <w:rsid w:val="40D74270"/>
    <w:rsid w:val="40DF387B"/>
    <w:rsid w:val="41DE379E"/>
    <w:rsid w:val="420D42ED"/>
    <w:rsid w:val="42845230"/>
    <w:rsid w:val="42DB5C3F"/>
    <w:rsid w:val="42DD1142"/>
    <w:rsid w:val="433575D3"/>
    <w:rsid w:val="43667DA2"/>
    <w:rsid w:val="43D638D9"/>
    <w:rsid w:val="440469A6"/>
    <w:rsid w:val="441F174E"/>
    <w:rsid w:val="441F4FD2"/>
    <w:rsid w:val="443D4582"/>
    <w:rsid w:val="444D481C"/>
    <w:rsid w:val="45192C6B"/>
    <w:rsid w:val="452D770D"/>
    <w:rsid w:val="4535259B"/>
    <w:rsid w:val="45412B2B"/>
    <w:rsid w:val="45917432"/>
    <w:rsid w:val="45A5284F"/>
    <w:rsid w:val="465B7011"/>
    <w:rsid w:val="4696565B"/>
    <w:rsid w:val="46B4048E"/>
    <w:rsid w:val="46DF12D2"/>
    <w:rsid w:val="474D5189"/>
    <w:rsid w:val="47531291"/>
    <w:rsid w:val="47A07192"/>
    <w:rsid w:val="47A24893"/>
    <w:rsid w:val="48066B36"/>
    <w:rsid w:val="48162654"/>
    <w:rsid w:val="481F1C5E"/>
    <w:rsid w:val="48220665"/>
    <w:rsid w:val="48A60C3E"/>
    <w:rsid w:val="48E13021"/>
    <w:rsid w:val="48E43FA6"/>
    <w:rsid w:val="49AF10F0"/>
    <w:rsid w:val="4A5E7F8F"/>
    <w:rsid w:val="4A9500E9"/>
    <w:rsid w:val="4B3F6383"/>
    <w:rsid w:val="4C694B6C"/>
    <w:rsid w:val="4C700C74"/>
    <w:rsid w:val="4CBE2078"/>
    <w:rsid w:val="4CF04A45"/>
    <w:rsid w:val="4D160508"/>
    <w:rsid w:val="4D41354B"/>
    <w:rsid w:val="4D5E2AFB"/>
    <w:rsid w:val="4D9C3C64"/>
    <w:rsid w:val="4DAB5178"/>
    <w:rsid w:val="4DCE6521"/>
    <w:rsid w:val="4E34765B"/>
    <w:rsid w:val="4E352B5E"/>
    <w:rsid w:val="4E6F1A3E"/>
    <w:rsid w:val="4EC0564D"/>
    <w:rsid w:val="4EF6519A"/>
    <w:rsid w:val="4F4F5829"/>
    <w:rsid w:val="4F795774"/>
    <w:rsid w:val="4FC122E5"/>
    <w:rsid w:val="50537655"/>
    <w:rsid w:val="506121EE"/>
    <w:rsid w:val="507A2D98"/>
    <w:rsid w:val="50966E45"/>
    <w:rsid w:val="511C4B20"/>
    <w:rsid w:val="51276734"/>
    <w:rsid w:val="512F5D3F"/>
    <w:rsid w:val="516E10A7"/>
    <w:rsid w:val="51791709"/>
    <w:rsid w:val="51B05393"/>
    <w:rsid w:val="51CD4943"/>
    <w:rsid w:val="51EC7777"/>
    <w:rsid w:val="51FD5492"/>
    <w:rsid w:val="528A4CF6"/>
    <w:rsid w:val="52BA10C9"/>
    <w:rsid w:val="52D70679"/>
    <w:rsid w:val="539E133B"/>
    <w:rsid w:val="54105DF7"/>
    <w:rsid w:val="5425031B"/>
    <w:rsid w:val="54AB3A77"/>
    <w:rsid w:val="5511121D"/>
    <w:rsid w:val="551F5FB4"/>
    <w:rsid w:val="55627D22"/>
    <w:rsid w:val="557B66CE"/>
    <w:rsid w:val="55A64F94"/>
    <w:rsid w:val="55DA1F6B"/>
    <w:rsid w:val="56825BFB"/>
    <w:rsid w:val="56D368FF"/>
    <w:rsid w:val="56E31118"/>
    <w:rsid w:val="57374425"/>
    <w:rsid w:val="57466C3E"/>
    <w:rsid w:val="579831C5"/>
    <w:rsid w:val="57A16053"/>
    <w:rsid w:val="585A5481"/>
    <w:rsid w:val="58D263C5"/>
    <w:rsid w:val="59001493"/>
    <w:rsid w:val="59B469B8"/>
    <w:rsid w:val="59E47507"/>
    <w:rsid w:val="5A420BA5"/>
    <w:rsid w:val="5A5B044A"/>
    <w:rsid w:val="5A6432D8"/>
    <w:rsid w:val="5A9F3351"/>
    <w:rsid w:val="5AAA3A4D"/>
    <w:rsid w:val="5ABB756A"/>
    <w:rsid w:val="5AC86880"/>
    <w:rsid w:val="5AE16125"/>
    <w:rsid w:val="5B4516CD"/>
    <w:rsid w:val="5B4900D3"/>
    <w:rsid w:val="5B630C7D"/>
    <w:rsid w:val="5B792E20"/>
    <w:rsid w:val="5B7A4125"/>
    <w:rsid w:val="5BAD4574"/>
    <w:rsid w:val="5C09140A"/>
    <w:rsid w:val="5C13301F"/>
    <w:rsid w:val="5C433B6E"/>
    <w:rsid w:val="5C5E4398"/>
    <w:rsid w:val="5CA8E94D"/>
    <w:rsid w:val="5D0019A2"/>
    <w:rsid w:val="5D820C77"/>
    <w:rsid w:val="5DB81151"/>
    <w:rsid w:val="5DEC06A6"/>
    <w:rsid w:val="5DF55733"/>
    <w:rsid w:val="5E0F1B60"/>
    <w:rsid w:val="5F104F86"/>
    <w:rsid w:val="5F156E8F"/>
    <w:rsid w:val="5F2C6AB4"/>
    <w:rsid w:val="5F507F6E"/>
    <w:rsid w:val="5F7235F5"/>
    <w:rsid w:val="5F7C42B5"/>
    <w:rsid w:val="5F9728E0"/>
    <w:rsid w:val="60076417"/>
    <w:rsid w:val="602821CF"/>
    <w:rsid w:val="605A0420"/>
    <w:rsid w:val="60AE372D"/>
    <w:rsid w:val="60D34866"/>
    <w:rsid w:val="61063DBC"/>
    <w:rsid w:val="610952E0"/>
    <w:rsid w:val="612D61FA"/>
    <w:rsid w:val="61333986"/>
    <w:rsid w:val="61351088"/>
    <w:rsid w:val="61495B2A"/>
    <w:rsid w:val="615109B8"/>
    <w:rsid w:val="619117A1"/>
    <w:rsid w:val="61FF1DD5"/>
    <w:rsid w:val="62130A76"/>
    <w:rsid w:val="621C5B02"/>
    <w:rsid w:val="622F4B23"/>
    <w:rsid w:val="623B41B9"/>
    <w:rsid w:val="624B0BD0"/>
    <w:rsid w:val="6251635C"/>
    <w:rsid w:val="625B0E6A"/>
    <w:rsid w:val="62857AB0"/>
    <w:rsid w:val="629E645C"/>
    <w:rsid w:val="62A65A66"/>
    <w:rsid w:val="62B81204"/>
    <w:rsid w:val="630C6A8F"/>
    <w:rsid w:val="63490AF3"/>
    <w:rsid w:val="63562387"/>
    <w:rsid w:val="63A01501"/>
    <w:rsid w:val="63DE0FE6"/>
    <w:rsid w:val="643F2304"/>
    <w:rsid w:val="64C073DB"/>
    <w:rsid w:val="64CA1EE8"/>
    <w:rsid w:val="653A5A1F"/>
    <w:rsid w:val="6569656F"/>
    <w:rsid w:val="65A705D2"/>
    <w:rsid w:val="65B6666E"/>
    <w:rsid w:val="66356F3C"/>
    <w:rsid w:val="66555272"/>
    <w:rsid w:val="66B3308E"/>
    <w:rsid w:val="66BD399D"/>
    <w:rsid w:val="67057615"/>
    <w:rsid w:val="671465AA"/>
    <w:rsid w:val="67387A63"/>
    <w:rsid w:val="67487CFE"/>
    <w:rsid w:val="68CD117F"/>
    <w:rsid w:val="690D79EA"/>
    <w:rsid w:val="69407E39"/>
    <w:rsid w:val="6954235C"/>
    <w:rsid w:val="69AE046D"/>
    <w:rsid w:val="69DE22C1"/>
    <w:rsid w:val="6A385E52"/>
    <w:rsid w:val="6A53227F"/>
    <w:rsid w:val="6AA1457D"/>
    <w:rsid w:val="6AAC038F"/>
    <w:rsid w:val="6ABF15AE"/>
    <w:rsid w:val="6AE362EB"/>
    <w:rsid w:val="6B0B1A2E"/>
    <w:rsid w:val="6B0B3C2C"/>
    <w:rsid w:val="6B225DD0"/>
    <w:rsid w:val="6B8D0D02"/>
    <w:rsid w:val="6B9C351B"/>
    <w:rsid w:val="6BD15F74"/>
    <w:rsid w:val="6BE9361A"/>
    <w:rsid w:val="6C12315A"/>
    <w:rsid w:val="6C5938CE"/>
    <w:rsid w:val="6C693B68"/>
    <w:rsid w:val="6C74577D"/>
    <w:rsid w:val="6C87699C"/>
    <w:rsid w:val="6CB561E6"/>
    <w:rsid w:val="6CCA070A"/>
    <w:rsid w:val="6DC8062D"/>
    <w:rsid w:val="6E000787"/>
    <w:rsid w:val="6E401570"/>
    <w:rsid w:val="6E53498E"/>
    <w:rsid w:val="6E696B31"/>
    <w:rsid w:val="6EB2602C"/>
    <w:rsid w:val="6F254CE6"/>
    <w:rsid w:val="6F5B773E"/>
    <w:rsid w:val="6F62294C"/>
    <w:rsid w:val="6FC56DEE"/>
    <w:rsid w:val="6FCE54FF"/>
    <w:rsid w:val="6FD20682"/>
    <w:rsid w:val="6FDE7D18"/>
    <w:rsid w:val="6FF156B3"/>
    <w:rsid w:val="70100167"/>
    <w:rsid w:val="70814FA2"/>
    <w:rsid w:val="70B30FF5"/>
    <w:rsid w:val="70BA6401"/>
    <w:rsid w:val="71527879"/>
    <w:rsid w:val="7174582F"/>
    <w:rsid w:val="71EB4575"/>
    <w:rsid w:val="729D1E1A"/>
    <w:rsid w:val="72B03039"/>
    <w:rsid w:val="74404A49"/>
    <w:rsid w:val="74630481"/>
    <w:rsid w:val="74C62724"/>
    <w:rsid w:val="74EE0065"/>
    <w:rsid w:val="74EF5AE6"/>
    <w:rsid w:val="751D3132"/>
    <w:rsid w:val="759252EF"/>
    <w:rsid w:val="75EB6C83"/>
    <w:rsid w:val="75F1440F"/>
    <w:rsid w:val="76361681"/>
    <w:rsid w:val="764928A0"/>
    <w:rsid w:val="765950B8"/>
    <w:rsid w:val="76CB1B74"/>
    <w:rsid w:val="770706D4"/>
    <w:rsid w:val="776D717F"/>
    <w:rsid w:val="77850FA2"/>
    <w:rsid w:val="77953DE0"/>
    <w:rsid w:val="779F1B4C"/>
    <w:rsid w:val="784B32EA"/>
    <w:rsid w:val="78640611"/>
    <w:rsid w:val="791D3642"/>
    <w:rsid w:val="792B03DA"/>
    <w:rsid w:val="79944586"/>
    <w:rsid w:val="79BC1EC7"/>
    <w:rsid w:val="79D16D2C"/>
    <w:rsid w:val="79E91A91"/>
    <w:rsid w:val="7A6C09E6"/>
    <w:rsid w:val="7AAB3D4E"/>
    <w:rsid w:val="7B440A49"/>
    <w:rsid w:val="7B602578"/>
    <w:rsid w:val="7BE83755"/>
    <w:rsid w:val="7BFE117C"/>
    <w:rsid w:val="7BFE58F9"/>
    <w:rsid w:val="7C012101"/>
    <w:rsid w:val="7C2300B7"/>
    <w:rsid w:val="7D8A0903"/>
    <w:rsid w:val="7E71317F"/>
    <w:rsid w:val="7EC16401"/>
    <w:rsid w:val="7ECC4792"/>
    <w:rsid w:val="7F6D431C"/>
    <w:rsid w:val="7F6E5620"/>
    <w:rsid w:val="7FE14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type="gradient" color="#9cbee0" color2="#bbd5f0">
        <o:fill v:ext="view" type="gradientUnscaled"/>
      </v:fill>
      <v:stroke weight="1.25pt" color="#739cc3" miterlimit="2"/>
    </o:shapedefaults>
    <o:shapelayout v:ext="edit">
      <o:idmap v:ext="edit" data="2"/>
    </o:shapelayout>
  </w:shapeDefaults>
  <w:decimalSymbol w:val="."/>
  <w:listSeparator w:val=","/>
  <w14:docId w14:val="1BEEE19F"/>
  <w15:docId w15:val="{86847B7E-8D2D-44D4-A3AE-3A5BDBCD64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9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D4590"/>
    <w:pPr>
      <w:spacing w:after="180" w:line="300" w:lineRule="auto"/>
      <w:ind w:left="720"/>
    </w:pPr>
    <w:rPr>
      <w:sz w:val="24"/>
      <w:lang w:eastAsia="ar-SA"/>
    </w:rPr>
  </w:style>
  <w:style w:type="paragraph" w:styleId="Heading1">
    <w:name w:val="heading 1"/>
    <w:basedOn w:val="Normal"/>
    <w:next w:val="Normal"/>
    <w:uiPriority w:val="9"/>
    <w:qFormat/>
    <w:rsid w:val="003A6EC3"/>
    <w:pPr>
      <w:pageBreakBefore/>
      <w:widowControl w:val="0"/>
      <w:tabs>
        <w:tab w:val="left" w:pos="0"/>
      </w:tabs>
      <w:spacing w:after="240" w:line="240" w:lineRule="auto"/>
      <w:ind w:left="0" w:right="-720"/>
      <w:outlineLvl w:val="0"/>
    </w:pPr>
    <w:rPr>
      <w:rFonts w:ascii="Arial" w:hAnsi="Arial"/>
      <w:sz w:val="36"/>
    </w:rPr>
  </w:style>
  <w:style w:type="paragraph" w:styleId="Heading2">
    <w:name w:val="heading 2"/>
    <w:basedOn w:val="Heading1"/>
    <w:next w:val="Normal"/>
    <w:uiPriority w:val="9"/>
    <w:qFormat/>
    <w:rsid w:val="003A6EC3"/>
    <w:pPr>
      <w:keepNext/>
      <w:tabs>
        <w:tab w:val="left" w:pos="360"/>
      </w:tabs>
      <w:spacing w:before="240" w:after="120"/>
      <w:ind w:right="0"/>
      <w:outlineLvl w:val="1"/>
    </w:pPr>
    <w:rPr>
      <w:sz w:val="32"/>
    </w:rPr>
  </w:style>
  <w:style w:type="paragraph" w:styleId="Heading3">
    <w:name w:val="heading 3"/>
    <w:next w:val="Normal"/>
    <w:uiPriority w:val="9"/>
    <w:qFormat/>
    <w:rsid w:val="0015743D"/>
    <w:pPr>
      <w:outlineLvl w:val="2"/>
    </w:pPr>
    <w:rPr>
      <w:rFonts w:asciiTheme="minorHAnsi" w:hAnsiTheme="minorHAnsi"/>
      <w:i/>
      <w:color w:val="0070C0"/>
      <w:sz w:val="24"/>
      <w:lang w:eastAsia="ar-SA"/>
    </w:rPr>
  </w:style>
  <w:style w:type="paragraph" w:styleId="Heading4">
    <w:name w:val="heading 4"/>
    <w:basedOn w:val="Heading3"/>
    <w:next w:val="Normal"/>
    <w:uiPriority w:val="9"/>
    <w:qFormat/>
    <w:rsid w:val="003A6EC3"/>
    <w:pPr>
      <w:outlineLvl w:val="3"/>
    </w:pPr>
  </w:style>
  <w:style w:type="paragraph" w:styleId="Heading5">
    <w:name w:val="heading 5"/>
    <w:basedOn w:val="Heading4"/>
    <w:next w:val="Normal"/>
    <w:uiPriority w:val="9"/>
    <w:qFormat/>
    <w:rsid w:val="003A6EC3"/>
    <w:pPr>
      <w:spacing w:after="60"/>
      <w:outlineLvl w:val="4"/>
    </w:pPr>
    <w:rPr>
      <w:i w:val="0"/>
      <w:sz w:val="22"/>
    </w:rPr>
  </w:style>
  <w:style w:type="paragraph" w:styleId="Heading6">
    <w:name w:val="heading 6"/>
    <w:basedOn w:val="Heading5"/>
    <w:next w:val="Normal"/>
    <w:uiPriority w:val="9"/>
    <w:qFormat/>
    <w:rsid w:val="003A6EC3"/>
    <w:pPr>
      <w:outlineLvl w:val="5"/>
    </w:pPr>
    <w:rPr>
      <w:i/>
      <w:sz w:val="20"/>
    </w:rPr>
  </w:style>
  <w:style w:type="paragraph" w:styleId="Heading7">
    <w:name w:val="heading 7"/>
    <w:basedOn w:val="Heading3"/>
    <w:next w:val="Normal"/>
    <w:qFormat/>
    <w:rsid w:val="003A6EC3"/>
    <w:pPr>
      <w:keepLines/>
      <w:numPr>
        <w:ilvl w:val="2"/>
      </w:numPr>
      <w:ind w:left="360" w:right="-720"/>
      <w:outlineLvl w:val="6"/>
    </w:pPr>
  </w:style>
  <w:style w:type="paragraph" w:styleId="Heading8">
    <w:name w:val="heading 8"/>
    <w:basedOn w:val="Heading7"/>
    <w:next w:val="Normal"/>
    <w:qFormat/>
    <w:rsid w:val="003A6EC3"/>
    <w:pPr>
      <w:pageBreakBefore/>
      <w:outlineLvl w:val="7"/>
    </w:pPr>
  </w:style>
  <w:style w:type="paragraph" w:styleId="Heading9">
    <w:name w:val="heading 9"/>
    <w:basedOn w:val="Heading3"/>
    <w:next w:val="Normal"/>
    <w:qFormat/>
    <w:rsid w:val="003A6EC3"/>
    <w:pPr>
      <w:numPr>
        <w:ilvl w:val="2"/>
      </w:numPr>
      <w:spacing w:after="60"/>
      <w:ind w:left="720"/>
      <w:outlineLvl w:val="8"/>
    </w:pPr>
    <w:rPr>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uiPriority w:val="99"/>
    <w:rsid w:val="003A6EC3"/>
    <w:rPr>
      <w:rFonts w:ascii="Tahoma" w:hAnsi="Tahoma" w:cs="Tahoma"/>
      <w:sz w:val="16"/>
      <w:szCs w:val="16"/>
    </w:rPr>
  </w:style>
  <w:style w:type="paragraph" w:styleId="BlockText">
    <w:name w:val="Block Text"/>
    <w:basedOn w:val="Normal"/>
    <w:rsid w:val="003A6EC3"/>
    <w:pPr>
      <w:spacing w:after="120"/>
      <w:ind w:left="1440" w:right="1440"/>
    </w:pPr>
  </w:style>
  <w:style w:type="paragraph" w:styleId="BodyText">
    <w:name w:val="Body Text"/>
    <w:basedOn w:val="Normal"/>
    <w:rsid w:val="003A6EC3"/>
    <w:pPr>
      <w:spacing w:after="120"/>
    </w:pPr>
  </w:style>
  <w:style w:type="paragraph" w:styleId="BodyText2">
    <w:name w:val="Body Text 2"/>
    <w:basedOn w:val="Normal"/>
    <w:rsid w:val="003A6EC3"/>
    <w:pPr>
      <w:spacing w:after="120" w:line="480" w:lineRule="auto"/>
    </w:pPr>
  </w:style>
  <w:style w:type="paragraph" w:styleId="BodyText3">
    <w:name w:val="Body Text 3"/>
    <w:basedOn w:val="Normal"/>
    <w:rsid w:val="003A6EC3"/>
    <w:pPr>
      <w:spacing w:after="120"/>
    </w:pPr>
    <w:rPr>
      <w:sz w:val="16"/>
      <w:szCs w:val="16"/>
    </w:rPr>
  </w:style>
  <w:style w:type="paragraph" w:styleId="BodyTextFirstIndent">
    <w:name w:val="Body Text First Indent"/>
    <w:basedOn w:val="BodyText"/>
    <w:rsid w:val="003A6EC3"/>
    <w:pPr>
      <w:ind w:firstLine="210"/>
    </w:pPr>
  </w:style>
  <w:style w:type="paragraph" w:styleId="BodyTextIndent">
    <w:name w:val="Body Text Indent"/>
    <w:basedOn w:val="Normal"/>
    <w:rsid w:val="003A6EC3"/>
    <w:pPr>
      <w:spacing w:after="120"/>
      <w:ind w:left="360"/>
    </w:pPr>
  </w:style>
  <w:style w:type="paragraph" w:styleId="BodyTextFirstIndent2">
    <w:name w:val="Body Text First Indent 2"/>
    <w:basedOn w:val="BodyTextIndent"/>
    <w:rsid w:val="003A6EC3"/>
    <w:pPr>
      <w:ind w:firstLine="210"/>
    </w:pPr>
  </w:style>
  <w:style w:type="paragraph" w:styleId="BodyTextIndent2">
    <w:name w:val="Body Text Indent 2"/>
    <w:basedOn w:val="Normal"/>
    <w:rsid w:val="003A6EC3"/>
    <w:pPr>
      <w:spacing w:after="120" w:line="480" w:lineRule="auto"/>
      <w:ind w:left="360"/>
    </w:pPr>
  </w:style>
  <w:style w:type="paragraph" w:styleId="BodyTextIndent3">
    <w:name w:val="Body Text Indent 3"/>
    <w:basedOn w:val="Normal"/>
    <w:rsid w:val="003A6EC3"/>
    <w:pPr>
      <w:spacing w:after="120"/>
      <w:ind w:left="360"/>
    </w:pPr>
    <w:rPr>
      <w:sz w:val="16"/>
      <w:szCs w:val="16"/>
    </w:rPr>
  </w:style>
  <w:style w:type="paragraph" w:styleId="Caption">
    <w:name w:val="caption"/>
    <w:basedOn w:val="Normal"/>
    <w:next w:val="Normal"/>
    <w:qFormat/>
    <w:rsid w:val="003A6EC3"/>
    <w:rPr>
      <w:b/>
      <w:bCs/>
      <w:sz w:val="20"/>
    </w:rPr>
  </w:style>
  <w:style w:type="paragraph" w:styleId="Closing">
    <w:name w:val="Closing"/>
    <w:basedOn w:val="Normal"/>
    <w:rsid w:val="003A6EC3"/>
    <w:pPr>
      <w:ind w:left="4320"/>
    </w:pPr>
  </w:style>
  <w:style w:type="paragraph" w:styleId="CommentText">
    <w:name w:val="annotation text"/>
    <w:basedOn w:val="Normal"/>
    <w:rsid w:val="003A6EC3"/>
    <w:rPr>
      <w:sz w:val="20"/>
    </w:rPr>
  </w:style>
  <w:style w:type="paragraph" w:styleId="CommentSubject">
    <w:name w:val="annotation subject"/>
    <w:basedOn w:val="CommentText"/>
    <w:next w:val="CommentText"/>
    <w:rsid w:val="003A6EC3"/>
    <w:rPr>
      <w:b/>
      <w:bCs/>
    </w:rPr>
  </w:style>
  <w:style w:type="paragraph" w:styleId="Date">
    <w:name w:val="Date"/>
    <w:basedOn w:val="Normal"/>
    <w:next w:val="Normal"/>
    <w:rsid w:val="003A6EC3"/>
  </w:style>
  <w:style w:type="paragraph" w:styleId="DocumentMap">
    <w:name w:val="Document Map"/>
    <w:basedOn w:val="Normal"/>
    <w:rsid w:val="003A6EC3"/>
    <w:pPr>
      <w:shd w:val="clear" w:color="auto" w:fill="000080"/>
    </w:pPr>
    <w:rPr>
      <w:rFonts w:ascii="Arial Narrow" w:hAnsi="Arial Narrow" w:cs="Tahoma"/>
      <w:sz w:val="18"/>
    </w:rPr>
  </w:style>
  <w:style w:type="paragraph" w:styleId="E-mailSignature">
    <w:name w:val="E-mail Signature"/>
    <w:basedOn w:val="Normal"/>
    <w:rsid w:val="003A6EC3"/>
  </w:style>
  <w:style w:type="paragraph" w:styleId="EndnoteText">
    <w:name w:val="endnote text"/>
    <w:basedOn w:val="Normal"/>
    <w:rsid w:val="003A6EC3"/>
    <w:rPr>
      <w:sz w:val="20"/>
    </w:rPr>
  </w:style>
  <w:style w:type="paragraph" w:styleId="EnvelopeAddress">
    <w:name w:val="envelope address"/>
    <w:basedOn w:val="Normal"/>
    <w:rsid w:val="003A6EC3"/>
    <w:pPr>
      <w:ind w:left="2880"/>
    </w:pPr>
    <w:rPr>
      <w:rFonts w:ascii="Arial" w:hAnsi="Arial" w:cs="Arial"/>
      <w:szCs w:val="24"/>
    </w:rPr>
  </w:style>
  <w:style w:type="paragraph" w:styleId="EnvelopeReturn">
    <w:name w:val="envelope return"/>
    <w:basedOn w:val="Normal"/>
    <w:rsid w:val="003A6EC3"/>
    <w:rPr>
      <w:rFonts w:ascii="Arial" w:hAnsi="Arial" w:cs="Arial"/>
      <w:sz w:val="20"/>
    </w:rPr>
  </w:style>
  <w:style w:type="paragraph" w:styleId="Footer">
    <w:name w:val="footer"/>
    <w:basedOn w:val="Normal"/>
    <w:uiPriority w:val="99"/>
    <w:rsid w:val="003A6EC3"/>
    <w:pPr>
      <w:suppressLineNumbers/>
      <w:spacing w:after="0" w:line="240" w:lineRule="auto"/>
      <w:ind w:left="900"/>
    </w:pPr>
    <w:rPr>
      <w:rFonts w:ascii="Arial" w:hAnsi="Arial" w:cs="Arial"/>
      <w:sz w:val="20"/>
    </w:rPr>
  </w:style>
  <w:style w:type="paragraph" w:styleId="FootnoteText">
    <w:name w:val="footnote text"/>
    <w:basedOn w:val="Normal"/>
    <w:rsid w:val="003A6EC3"/>
    <w:rPr>
      <w:sz w:val="20"/>
    </w:rPr>
  </w:style>
  <w:style w:type="paragraph" w:styleId="Header">
    <w:name w:val="header"/>
    <w:basedOn w:val="Footer"/>
    <w:uiPriority w:val="99"/>
    <w:rsid w:val="003A6EC3"/>
  </w:style>
  <w:style w:type="paragraph" w:styleId="HTMLAddress">
    <w:name w:val="HTML Address"/>
    <w:basedOn w:val="Normal"/>
    <w:rsid w:val="003A6EC3"/>
    <w:rPr>
      <w:i/>
      <w:iCs/>
    </w:rPr>
  </w:style>
  <w:style w:type="paragraph" w:styleId="HTMLPreformatted">
    <w:name w:val="HTML Preformatted"/>
    <w:basedOn w:val="Normal"/>
    <w:uiPriority w:val="99"/>
    <w:rsid w:val="003A6EC3"/>
    <w:rPr>
      <w:rFonts w:ascii="Courier New" w:hAnsi="Courier New" w:cs="Courier New"/>
      <w:sz w:val="20"/>
    </w:rPr>
  </w:style>
  <w:style w:type="paragraph" w:styleId="Index1">
    <w:name w:val="index 1"/>
    <w:basedOn w:val="Normal"/>
    <w:next w:val="Normal"/>
    <w:rsid w:val="003A6EC3"/>
    <w:pPr>
      <w:ind w:left="240" w:hanging="240"/>
    </w:pPr>
  </w:style>
  <w:style w:type="paragraph" w:styleId="Index2">
    <w:name w:val="index 2"/>
    <w:basedOn w:val="Normal"/>
    <w:next w:val="Normal"/>
    <w:rsid w:val="003A6EC3"/>
    <w:pPr>
      <w:ind w:left="480" w:hanging="240"/>
    </w:pPr>
  </w:style>
  <w:style w:type="paragraph" w:styleId="Index3">
    <w:name w:val="index 3"/>
    <w:basedOn w:val="Normal"/>
    <w:next w:val="Normal"/>
    <w:rsid w:val="003A6EC3"/>
    <w:pPr>
      <w:ind w:hanging="240"/>
    </w:pPr>
  </w:style>
  <w:style w:type="paragraph" w:styleId="Index4">
    <w:name w:val="index 4"/>
    <w:basedOn w:val="Normal"/>
    <w:next w:val="Normal"/>
    <w:rsid w:val="003A6EC3"/>
    <w:pPr>
      <w:ind w:left="960" w:hanging="240"/>
    </w:pPr>
  </w:style>
  <w:style w:type="paragraph" w:styleId="Index5">
    <w:name w:val="index 5"/>
    <w:basedOn w:val="Normal"/>
    <w:next w:val="Normal"/>
    <w:rsid w:val="003A6EC3"/>
    <w:pPr>
      <w:ind w:left="1200" w:hanging="240"/>
    </w:pPr>
  </w:style>
  <w:style w:type="paragraph" w:styleId="Index6">
    <w:name w:val="index 6"/>
    <w:basedOn w:val="Normal"/>
    <w:next w:val="Normal"/>
    <w:rsid w:val="003A6EC3"/>
    <w:pPr>
      <w:ind w:left="1440" w:hanging="240"/>
    </w:pPr>
  </w:style>
  <w:style w:type="paragraph" w:styleId="Index7">
    <w:name w:val="index 7"/>
    <w:basedOn w:val="Normal"/>
    <w:next w:val="Normal"/>
    <w:rsid w:val="003A6EC3"/>
    <w:pPr>
      <w:ind w:left="1680" w:hanging="240"/>
    </w:pPr>
  </w:style>
  <w:style w:type="paragraph" w:styleId="Index8">
    <w:name w:val="index 8"/>
    <w:basedOn w:val="Normal"/>
    <w:next w:val="Normal"/>
    <w:rsid w:val="003A6EC3"/>
    <w:pPr>
      <w:ind w:left="1920" w:hanging="240"/>
    </w:pPr>
  </w:style>
  <w:style w:type="paragraph" w:styleId="Index9">
    <w:name w:val="index 9"/>
    <w:basedOn w:val="Normal"/>
    <w:next w:val="Normal"/>
    <w:rsid w:val="003A6EC3"/>
    <w:pPr>
      <w:ind w:left="2160" w:hanging="240"/>
    </w:pPr>
  </w:style>
  <w:style w:type="paragraph" w:styleId="IndexHeading">
    <w:name w:val="index heading"/>
    <w:basedOn w:val="Normal"/>
    <w:next w:val="Normal"/>
    <w:rsid w:val="003A6EC3"/>
    <w:rPr>
      <w:rFonts w:ascii="Arial" w:hAnsi="Arial" w:cs="Arial"/>
      <w:b/>
      <w:bCs/>
    </w:rPr>
  </w:style>
  <w:style w:type="paragraph" w:styleId="List">
    <w:name w:val="List"/>
    <w:basedOn w:val="Normal"/>
    <w:rsid w:val="003A6EC3"/>
    <w:pPr>
      <w:ind w:left="360" w:hanging="360"/>
    </w:pPr>
  </w:style>
  <w:style w:type="paragraph" w:styleId="List2">
    <w:name w:val="List 2"/>
    <w:basedOn w:val="Normal"/>
    <w:rsid w:val="003A6EC3"/>
    <w:pPr>
      <w:ind w:hanging="360"/>
    </w:pPr>
  </w:style>
  <w:style w:type="paragraph" w:styleId="List3">
    <w:name w:val="List 3"/>
    <w:basedOn w:val="Normal"/>
    <w:rsid w:val="003A6EC3"/>
    <w:pPr>
      <w:ind w:left="1080" w:hanging="360"/>
    </w:pPr>
  </w:style>
  <w:style w:type="paragraph" w:styleId="List4">
    <w:name w:val="List 4"/>
    <w:basedOn w:val="Normal"/>
    <w:rsid w:val="003A6EC3"/>
    <w:pPr>
      <w:ind w:left="1440" w:hanging="360"/>
    </w:pPr>
  </w:style>
  <w:style w:type="paragraph" w:styleId="List5">
    <w:name w:val="List 5"/>
    <w:basedOn w:val="Normal"/>
    <w:rsid w:val="003A6EC3"/>
    <w:pPr>
      <w:ind w:left="1800" w:hanging="360"/>
    </w:pPr>
  </w:style>
  <w:style w:type="paragraph" w:styleId="ListBullet">
    <w:name w:val="List Bullet"/>
    <w:basedOn w:val="Normal"/>
    <w:rsid w:val="003A6EC3"/>
    <w:pPr>
      <w:ind w:left="360" w:hanging="360"/>
    </w:pPr>
  </w:style>
  <w:style w:type="paragraph" w:styleId="ListBullet2">
    <w:name w:val="List Bullet 2"/>
    <w:basedOn w:val="Normal"/>
    <w:rsid w:val="003A6EC3"/>
    <w:pPr>
      <w:ind w:hanging="360"/>
    </w:pPr>
  </w:style>
  <w:style w:type="paragraph" w:styleId="ListBullet3">
    <w:name w:val="List Bullet 3"/>
    <w:basedOn w:val="Normal"/>
    <w:rsid w:val="003A6EC3"/>
    <w:pPr>
      <w:ind w:left="1080" w:hanging="360"/>
    </w:pPr>
  </w:style>
  <w:style w:type="paragraph" w:styleId="ListBullet4">
    <w:name w:val="List Bullet 4"/>
    <w:basedOn w:val="Normal"/>
    <w:rsid w:val="003A6EC3"/>
    <w:pPr>
      <w:ind w:left="1440" w:hanging="360"/>
    </w:pPr>
  </w:style>
  <w:style w:type="paragraph" w:styleId="ListBullet5">
    <w:name w:val="List Bullet 5"/>
    <w:basedOn w:val="Normal"/>
    <w:rsid w:val="003A6EC3"/>
    <w:pPr>
      <w:ind w:left="1800" w:hanging="360"/>
    </w:pPr>
  </w:style>
  <w:style w:type="paragraph" w:styleId="ListContinue">
    <w:name w:val="List Continue"/>
    <w:basedOn w:val="Normal"/>
    <w:rsid w:val="003A6EC3"/>
    <w:pPr>
      <w:spacing w:after="120"/>
      <w:ind w:left="360"/>
    </w:pPr>
  </w:style>
  <w:style w:type="paragraph" w:styleId="ListContinue2">
    <w:name w:val="List Continue 2"/>
    <w:basedOn w:val="Normal"/>
    <w:rsid w:val="003A6EC3"/>
    <w:pPr>
      <w:spacing w:after="120"/>
    </w:pPr>
  </w:style>
  <w:style w:type="paragraph" w:styleId="ListContinue3">
    <w:name w:val="List Continue 3"/>
    <w:basedOn w:val="Normal"/>
    <w:rsid w:val="003A6EC3"/>
    <w:pPr>
      <w:spacing w:after="120"/>
      <w:ind w:left="1080"/>
    </w:pPr>
  </w:style>
  <w:style w:type="paragraph" w:styleId="ListContinue4">
    <w:name w:val="List Continue 4"/>
    <w:basedOn w:val="Normal"/>
    <w:rsid w:val="003A6EC3"/>
    <w:pPr>
      <w:spacing w:after="120"/>
      <w:ind w:left="1440"/>
    </w:pPr>
  </w:style>
  <w:style w:type="paragraph" w:styleId="ListContinue5">
    <w:name w:val="List Continue 5"/>
    <w:basedOn w:val="Normal"/>
    <w:rsid w:val="003A6EC3"/>
    <w:pPr>
      <w:spacing w:after="120"/>
      <w:ind w:left="1800"/>
    </w:pPr>
  </w:style>
  <w:style w:type="paragraph" w:styleId="ListNumber">
    <w:name w:val="List Number"/>
    <w:basedOn w:val="Normal"/>
    <w:rsid w:val="003A6EC3"/>
    <w:pPr>
      <w:ind w:left="360" w:hanging="360"/>
    </w:pPr>
  </w:style>
  <w:style w:type="paragraph" w:styleId="ListNumber2">
    <w:name w:val="List Number 2"/>
    <w:basedOn w:val="Normal"/>
    <w:rsid w:val="003A6EC3"/>
    <w:pPr>
      <w:ind w:hanging="360"/>
    </w:pPr>
  </w:style>
  <w:style w:type="paragraph" w:styleId="ListNumber3">
    <w:name w:val="List Number 3"/>
    <w:basedOn w:val="Normal"/>
    <w:rsid w:val="003A6EC3"/>
    <w:pPr>
      <w:ind w:left="1080" w:hanging="360"/>
    </w:pPr>
  </w:style>
  <w:style w:type="paragraph" w:styleId="ListNumber4">
    <w:name w:val="List Number 4"/>
    <w:basedOn w:val="Normal"/>
    <w:rsid w:val="003A6EC3"/>
    <w:pPr>
      <w:ind w:left="1440" w:hanging="360"/>
    </w:pPr>
  </w:style>
  <w:style w:type="paragraph" w:styleId="ListNumber5">
    <w:name w:val="List Number 5"/>
    <w:basedOn w:val="Normal"/>
    <w:rsid w:val="003A6EC3"/>
    <w:pPr>
      <w:ind w:left="1800" w:hanging="360"/>
    </w:pPr>
  </w:style>
  <w:style w:type="paragraph" w:styleId="MacroText">
    <w:name w:val="macro"/>
    <w:rsid w:val="003A6EC3"/>
    <w:pPr>
      <w:tabs>
        <w:tab w:val="left" w:pos="480"/>
        <w:tab w:val="left" w:pos="960"/>
        <w:tab w:val="left" w:pos="1440"/>
        <w:tab w:val="left" w:pos="1920"/>
        <w:tab w:val="left" w:pos="2400"/>
        <w:tab w:val="left" w:pos="2880"/>
        <w:tab w:val="left" w:pos="3360"/>
        <w:tab w:val="left" w:pos="3840"/>
        <w:tab w:val="left" w:pos="4320"/>
      </w:tabs>
      <w:spacing w:before="120" w:line="360" w:lineRule="auto"/>
    </w:pPr>
    <w:rPr>
      <w:rFonts w:ascii="Courier New" w:hAnsi="Courier New" w:eastAsia="Arial" w:cs="Courier New"/>
      <w:lang w:eastAsia="ar-SA"/>
    </w:rPr>
  </w:style>
  <w:style w:type="paragraph" w:styleId="MessageHeader">
    <w:name w:val="Message Header"/>
    <w:basedOn w:val="Normal"/>
    <w:rsid w:val="003A6EC3"/>
    <w:pPr>
      <w:shd w:val="clear" w:color="auto" w:fill="CCCCCC"/>
      <w:ind w:left="1080" w:hanging="1080"/>
    </w:pPr>
    <w:rPr>
      <w:rFonts w:ascii="Arial" w:hAnsi="Arial" w:cs="Arial"/>
      <w:szCs w:val="24"/>
    </w:rPr>
  </w:style>
  <w:style w:type="paragraph" w:styleId="NormalWeb">
    <w:name w:val="Normal (Web)"/>
    <w:basedOn w:val="Normal"/>
    <w:uiPriority w:val="99"/>
    <w:rsid w:val="003A6EC3"/>
    <w:rPr>
      <w:szCs w:val="24"/>
    </w:rPr>
  </w:style>
  <w:style w:type="paragraph" w:styleId="NormalIndent">
    <w:name w:val="Normal Indent"/>
    <w:basedOn w:val="Normal"/>
    <w:rsid w:val="003A6EC3"/>
  </w:style>
  <w:style w:type="paragraph" w:styleId="NoteHeading">
    <w:name w:val="Note Heading"/>
    <w:basedOn w:val="Normal"/>
    <w:next w:val="Normal"/>
    <w:rsid w:val="003A6EC3"/>
  </w:style>
  <w:style w:type="paragraph" w:styleId="PlainText">
    <w:name w:val="Plain Text"/>
    <w:basedOn w:val="Normal"/>
    <w:rsid w:val="003A6EC3"/>
    <w:rPr>
      <w:rFonts w:ascii="Courier New" w:hAnsi="Courier New" w:cs="Courier New"/>
      <w:sz w:val="20"/>
    </w:rPr>
  </w:style>
  <w:style w:type="paragraph" w:styleId="Salutation">
    <w:name w:val="Salutation"/>
    <w:basedOn w:val="Normal"/>
    <w:next w:val="Normal"/>
    <w:rsid w:val="003A6EC3"/>
  </w:style>
  <w:style w:type="paragraph" w:styleId="Signature">
    <w:name w:val="Signature"/>
    <w:basedOn w:val="Normal"/>
    <w:rsid w:val="003A6EC3"/>
    <w:pPr>
      <w:ind w:left="4320"/>
    </w:pPr>
  </w:style>
  <w:style w:type="paragraph" w:styleId="Subtitle">
    <w:name w:val="Subtitle"/>
    <w:basedOn w:val="Normal"/>
    <w:next w:val="BodyText"/>
    <w:uiPriority w:val="11"/>
    <w:qFormat/>
    <w:rsid w:val="003A6EC3"/>
    <w:pPr>
      <w:spacing w:after="60"/>
      <w:jc w:val="center"/>
      <w:outlineLvl w:val="1"/>
    </w:pPr>
    <w:rPr>
      <w:rFonts w:ascii="Arial" w:hAnsi="Arial"/>
      <w:szCs w:val="24"/>
    </w:rPr>
  </w:style>
  <w:style w:type="paragraph" w:styleId="TableofAuthorities">
    <w:name w:val="table of authorities"/>
    <w:basedOn w:val="Normal"/>
    <w:next w:val="Normal"/>
    <w:rsid w:val="003A6EC3"/>
    <w:pPr>
      <w:ind w:left="240" w:hanging="240"/>
    </w:pPr>
  </w:style>
  <w:style w:type="paragraph" w:styleId="TableofFigures">
    <w:name w:val="table of figures"/>
    <w:basedOn w:val="Normal"/>
    <w:next w:val="Normal"/>
    <w:rsid w:val="003A6EC3"/>
  </w:style>
  <w:style w:type="paragraph" w:styleId="Title">
    <w:name w:val="Title"/>
    <w:basedOn w:val="Normal"/>
    <w:next w:val="Subtitle"/>
    <w:uiPriority w:val="10"/>
    <w:qFormat/>
    <w:rsid w:val="003A6EC3"/>
    <w:pPr>
      <w:spacing w:before="240" w:after="60"/>
      <w:jc w:val="center"/>
      <w:outlineLvl w:val="0"/>
    </w:pPr>
    <w:rPr>
      <w:rFonts w:ascii="Arial" w:hAnsi="Arial"/>
      <w:b/>
      <w:bCs/>
      <w:kern w:val="1"/>
      <w:sz w:val="32"/>
      <w:szCs w:val="32"/>
    </w:rPr>
  </w:style>
  <w:style w:type="paragraph" w:styleId="TOAHeading">
    <w:name w:val="toa heading"/>
    <w:basedOn w:val="Normal"/>
    <w:next w:val="Normal"/>
    <w:rsid w:val="003A6EC3"/>
    <w:rPr>
      <w:rFonts w:ascii="Arial" w:hAnsi="Arial" w:cs="Arial"/>
      <w:b/>
      <w:bCs/>
      <w:szCs w:val="24"/>
    </w:rPr>
  </w:style>
  <w:style w:type="paragraph" w:styleId="TOC1">
    <w:name w:val="toc 1"/>
    <w:basedOn w:val="Normal"/>
    <w:next w:val="Normal"/>
    <w:uiPriority w:val="39"/>
    <w:qFormat/>
    <w:rsid w:val="003A6EC3"/>
    <w:pPr>
      <w:spacing w:after="0" w:line="240" w:lineRule="auto"/>
    </w:pPr>
    <w:rPr>
      <w:rFonts w:ascii="Arial" w:hAnsi="Arial" w:cs="Arial"/>
      <w:b/>
      <w:bCs/>
      <w:smallCaps/>
      <w:color w:val="095BA6"/>
      <w:szCs w:val="24"/>
    </w:rPr>
  </w:style>
  <w:style w:type="paragraph" w:styleId="TOC2">
    <w:name w:val="toc 2"/>
    <w:basedOn w:val="TOC1"/>
    <w:next w:val="Normal"/>
    <w:uiPriority w:val="39"/>
    <w:qFormat/>
    <w:rsid w:val="003A6EC3"/>
    <w:rPr>
      <w:b w:val="0"/>
      <w:bCs w:val="0"/>
      <w:smallCaps w:val="0"/>
      <w:color w:val="000000"/>
      <w:sz w:val="22"/>
    </w:rPr>
  </w:style>
  <w:style w:type="paragraph" w:styleId="TOC3">
    <w:name w:val="toc 3"/>
    <w:basedOn w:val="TOC2"/>
    <w:next w:val="Normal"/>
    <w:uiPriority w:val="39"/>
    <w:qFormat/>
    <w:rsid w:val="003A6EC3"/>
    <w:pPr>
      <w:ind w:left="900"/>
    </w:pPr>
    <w:rPr>
      <w:i/>
      <w:sz w:val="20"/>
    </w:rPr>
  </w:style>
  <w:style w:type="paragraph" w:styleId="TOC4">
    <w:name w:val="toc 4"/>
    <w:basedOn w:val="Normal"/>
    <w:next w:val="Normal"/>
    <w:rsid w:val="003A6EC3"/>
    <w:pPr>
      <w:ind w:left="480"/>
    </w:pPr>
    <w:rPr>
      <w:sz w:val="20"/>
    </w:rPr>
  </w:style>
  <w:style w:type="paragraph" w:styleId="TOC5">
    <w:name w:val="toc 5"/>
    <w:basedOn w:val="Normal"/>
    <w:next w:val="Normal"/>
    <w:rsid w:val="003A6EC3"/>
    <w:rPr>
      <w:sz w:val="20"/>
    </w:rPr>
  </w:style>
  <w:style w:type="paragraph" w:styleId="TOC6">
    <w:name w:val="toc 6"/>
    <w:basedOn w:val="Normal"/>
    <w:next w:val="Normal"/>
    <w:rsid w:val="003A6EC3"/>
    <w:pPr>
      <w:ind w:left="960"/>
    </w:pPr>
    <w:rPr>
      <w:sz w:val="20"/>
    </w:rPr>
  </w:style>
  <w:style w:type="paragraph" w:styleId="TOC7">
    <w:name w:val="toc 7"/>
    <w:basedOn w:val="Normal"/>
    <w:next w:val="Normal"/>
    <w:rsid w:val="003A6EC3"/>
    <w:pPr>
      <w:ind w:left="1200"/>
    </w:pPr>
    <w:rPr>
      <w:sz w:val="20"/>
    </w:rPr>
  </w:style>
  <w:style w:type="paragraph" w:styleId="TOC8">
    <w:name w:val="toc 8"/>
    <w:basedOn w:val="Normal"/>
    <w:next w:val="Normal"/>
    <w:rsid w:val="003A6EC3"/>
    <w:pPr>
      <w:ind w:left="1440"/>
    </w:pPr>
    <w:rPr>
      <w:sz w:val="20"/>
    </w:rPr>
  </w:style>
  <w:style w:type="paragraph" w:styleId="TOC9">
    <w:name w:val="toc 9"/>
    <w:basedOn w:val="Normal"/>
    <w:next w:val="Normal"/>
    <w:rsid w:val="003A6EC3"/>
    <w:pPr>
      <w:ind w:left="1680"/>
    </w:pPr>
    <w:rPr>
      <w:sz w:val="20"/>
    </w:rPr>
  </w:style>
  <w:style w:type="character" w:styleId="CommentReference">
    <w:name w:val="annotation reference"/>
    <w:rsid w:val="003A6EC3"/>
    <w:rPr>
      <w:rFonts w:cs="Times New Roman"/>
      <w:sz w:val="16"/>
    </w:rPr>
  </w:style>
  <w:style w:type="character" w:styleId="Emphasis">
    <w:name w:val="Emphasis"/>
    <w:qFormat/>
    <w:rsid w:val="003A6EC3"/>
    <w:rPr>
      <w:rFonts w:cs="Times New Roman"/>
      <w:i/>
    </w:rPr>
  </w:style>
  <w:style w:type="character" w:styleId="EndnoteReference">
    <w:name w:val="endnote reference"/>
    <w:rsid w:val="003A6EC3"/>
    <w:rPr>
      <w:vertAlign w:val="superscript"/>
    </w:rPr>
  </w:style>
  <w:style w:type="character" w:styleId="FollowedHyperlink">
    <w:name w:val="FollowedHyperlink"/>
    <w:rsid w:val="003A6EC3"/>
    <w:rPr>
      <w:rFonts w:cs="Times New Roman"/>
      <w:color w:val="FE000C"/>
      <w:u w:val="none"/>
    </w:rPr>
  </w:style>
  <w:style w:type="character" w:styleId="FootnoteReference">
    <w:name w:val="footnote reference"/>
    <w:rsid w:val="003A6EC3"/>
    <w:rPr>
      <w:vertAlign w:val="superscript"/>
    </w:rPr>
  </w:style>
  <w:style w:type="character" w:styleId="HTMLAcronym">
    <w:name w:val="HTML Acronym"/>
    <w:rsid w:val="003A6EC3"/>
    <w:rPr>
      <w:rFonts w:cs="Times New Roman"/>
    </w:rPr>
  </w:style>
  <w:style w:type="character" w:styleId="HTMLCite">
    <w:name w:val="HTML Cite"/>
    <w:rsid w:val="003A6EC3"/>
    <w:rPr>
      <w:rFonts w:cs="Times New Roman"/>
      <w:i/>
    </w:rPr>
  </w:style>
  <w:style w:type="character" w:styleId="HTMLCode">
    <w:name w:val="HTML Code"/>
    <w:rsid w:val="003A6EC3"/>
    <w:rPr>
      <w:rFonts w:ascii="Courier New" w:hAnsi="Courier New" w:cs="Times New Roman"/>
      <w:sz w:val="20"/>
    </w:rPr>
  </w:style>
  <w:style w:type="character" w:styleId="HTMLDefinition">
    <w:name w:val="HTML Definition"/>
    <w:rsid w:val="003A6EC3"/>
    <w:rPr>
      <w:rFonts w:cs="Times New Roman"/>
      <w:i/>
    </w:rPr>
  </w:style>
  <w:style w:type="character" w:styleId="HTMLKeyboard">
    <w:name w:val="HTML Keyboard"/>
    <w:rsid w:val="003A6EC3"/>
    <w:rPr>
      <w:rFonts w:ascii="Courier New" w:hAnsi="Courier New" w:cs="Times New Roman"/>
      <w:sz w:val="20"/>
    </w:rPr>
  </w:style>
  <w:style w:type="character" w:styleId="HTMLSample">
    <w:name w:val="HTML Sample"/>
    <w:rsid w:val="003A6EC3"/>
    <w:rPr>
      <w:rFonts w:ascii="Courier New" w:hAnsi="Courier New" w:cs="Times New Roman"/>
    </w:rPr>
  </w:style>
  <w:style w:type="character" w:styleId="HTMLTypewriter">
    <w:name w:val="HTML Typewriter"/>
    <w:rsid w:val="003A6EC3"/>
    <w:rPr>
      <w:rFonts w:ascii="Courier New" w:hAnsi="Courier New" w:cs="Times New Roman"/>
      <w:sz w:val="20"/>
    </w:rPr>
  </w:style>
  <w:style w:type="character" w:styleId="HTMLVariable">
    <w:name w:val="HTML Variable"/>
    <w:rsid w:val="003A6EC3"/>
    <w:rPr>
      <w:rFonts w:cs="Times New Roman"/>
      <w:i/>
    </w:rPr>
  </w:style>
  <w:style w:type="character" w:styleId="Hyperlink">
    <w:name w:val="Hyperlink"/>
    <w:uiPriority w:val="99"/>
    <w:rsid w:val="003A6EC3"/>
    <w:rPr>
      <w:rFonts w:cs="Times New Roman"/>
      <w:color w:val="095BA6"/>
      <w:u w:val="none"/>
    </w:rPr>
  </w:style>
  <w:style w:type="character" w:styleId="LineNumber">
    <w:name w:val="line number"/>
    <w:rsid w:val="003A6EC3"/>
    <w:rPr>
      <w:rFonts w:cs="Times New Roman"/>
    </w:rPr>
  </w:style>
  <w:style w:type="character" w:styleId="PageNumber">
    <w:name w:val="page number"/>
    <w:rsid w:val="003A6EC3"/>
    <w:rPr>
      <w:rFonts w:cs="Times New Roman"/>
    </w:rPr>
  </w:style>
  <w:style w:type="character" w:styleId="Strong">
    <w:name w:val="Strong"/>
    <w:qFormat/>
    <w:rsid w:val="003A6EC3"/>
    <w:rPr>
      <w:rFonts w:cs="Times New Roman"/>
      <w:b/>
    </w:rPr>
  </w:style>
  <w:style w:type="table" w:styleId="TableGrid">
    <w:name w:val="Table Grid"/>
    <w:basedOn w:val="TableNormal"/>
    <w:uiPriority w:val="59"/>
    <w:rsid w:val="003A6E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 w:customStyle="1">
    <w:name w:val="Heading"/>
    <w:basedOn w:val="Paragraph"/>
    <w:next w:val="BodyText"/>
    <w:rsid w:val="003A6EC3"/>
    <w:pPr>
      <w:spacing w:before="120" w:after="40"/>
    </w:pPr>
    <w:rPr>
      <w:rFonts w:ascii="Arial" w:hAnsi="Arial"/>
      <w:b/>
    </w:rPr>
  </w:style>
  <w:style w:type="paragraph" w:styleId="Paragraph" w:customStyle="1">
    <w:name w:val="Paragraph"/>
    <w:basedOn w:val="Normal"/>
    <w:rsid w:val="003A6EC3"/>
  </w:style>
  <w:style w:type="paragraph" w:styleId="Index" w:customStyle="1">
    <w:name w:val="Index"/>
    <w:basedOn w:val="Normal"/>
    <w:rsid w:val="003A6EC3"/>
    <w:pPr>
      <w:suppressLineNumbers/>
    </w:pPr>
    <w:rPr>
      <w:rFonts w:cs="Tahoma"/>
    </w:rPr>
  </w:style>
  <w:style w:type="paragraph" w:styleId="RMBATable-Text" w:customStyle="1">
    <w:name w:val="_RMBA Table - Text"/>
    <w:basedOn w:val="Normal"/>
    <w:rsid w:val="003A6EC3"/>
    <w:pPr>
      <w:spacing w:before="60" w:after="0" w:line="240" w:lineRule="auto"/>
      <w:ind w:left="0"/>
    </w:pPr>
    <w:rPr>
      <w:sz w:val="22"/>
    </w:rPr>
  </w:style>
  <w:style w:type="paragraph" w:styleId="rmbatable-text0" w:customStyle="1">
    <w:name w:val="rmbatable-text"/>
    <w:basedOn w:val="Normal"/>
    <w:rsid w:val="003A6EC3"/>
    <w:pPr>
      <w:spacing w:after="0" w:line="240" w:lineRule="auto"/>
      <w:ind w:left="0"/>
    </w:pPr>
    <w:rPr>
      <w:sz w:val="22"/>
      <w:szCs w:val="22"/>
    </w:rPr>
  </w:style>
  <w:style w:type="paragraph" w:styleId="RMBAIns" w:customStyle="1">
    <w:name w:val="_RMBA Ins"/>
    <w:rsid w:val="003A6EC3"/>
    <w:pPr>
      <w:spacing w:before="60" w:after="120"/>
      <w:ind w:left="720"/>
    </w:pPr>
    <w:rPr>
      <w:rFonts w:ascii="Arial" w:hAnsi="Arial" w:eastAsia="Arial" w:cs="Arial"/>
      <w:i/>
      <w:color w:val="4D4D4D"/>
      <w:sz w:val="22"/>
      <w:lang w:eastAsia="ar-SA"/>
    </w:rPr>
  </w:style>
  <w:style w:type="paragraph" w:styleId="RMBAInsBlt" w:customStyle="1">
    <w:name w:val="_RMBA Ins Blt"/>
    <w:basedOn w:val="RMBAIns"/>
    <w:rsid w:val="003A6EC3"/>
    <w:pPr>
      <w:keepLines/>
      <w:numPr>
        <w:numId w:val="2"/>
      </w:numPr>
      <w:spacing w:before="0"/>
    </w:pPr>
  </w:style>
  <w:style w:type="paragraph" w:styleId="RMBAHeading" w:customStyle="1">
    <w:name w:val="_RMBA Heading"/>
    <w:basedOn w:val="Normal"/>
    <w:rsid w:val="003A6EC3"/>
    <w:pPr>
      <w:jc w:val="right"/>
    </w:pPr>
    <w:rPr>
      <w:rFonts w:ascii="Arial" w:hAnsi="Arial" w:cs="Arial"/>
      <w:b/>
      <w:sz w:val="72"/>
      <w:szCs w:val="72"/>
    </w:rPr>
  </w:style>
  <w:style w:type="paragraph" w:styleId="RMBAHeadingSmall" w:customStyle="1">
    <w:name w:val="_RMBA Heading Small"/>
    <w:basedOn w:val="RMBAHeading"/>
    <w:rsid w:val="003A6EC3"/>
    <w:rPr>
      <w:sz w:val="48"/>
    </w:rPr>
  </w:style>
  <w:style w:type="paragraph" w:styleId="RMBAIDReq" w:customStyle="1">
    <w:name w:val="_RMBA ID Req"/>
    <w:basedOn w:val="Normal"/>
    <w:rsid w:val="003A6EC3"/>
    <w:pPr>
      <w:keepLines/>
      <w:spacing w:before="30" w:after="0" w:line="240" w:lineRule="auto"/>
      <w:ind w:left="0"/>
    </w:pPr>
    <w:rPr>
      <w:rFonts w:ascii="Arial" w:hAnsi="Arial" w:cs="Arial"/>
      <w:color w:val="095BA6"/>
      <w:sz w:val="16"/>
    </w:rPr>
  </w:style>
  <w:style w:type="paragraph" w:styleId="RMBAIDReqNotMet" w:customStyle="1">
    <w:name w:val="_RMBA ID Req Not Met"/>
    <w:basedOn w:val="RMBAIDReq"/>
    <w:rsid w:val="003A6EC3"/>
    <w:rPr>
      <w:color w:val="FE000C"/>
    </w:rPr>
  </w:style>
  <w:style w:type="paragraph" w:styleId="RMBAIDXRef" w:customStyle="1">
    <w:name w:val="_RMBA ID XRef"/>
    <w:basedOn w:val="RMBAIDReq"/>
    <w:rsid w:val="003A6EC3"/>
    <w:rPr>
      <w:color w:val="993300"/>
    </w:rPr>
  </w:style>
  <w:style w:type="paragraph" w:styleId="RMBASection" w:customStyle="1">
    <w:name w:val="_RMBA Section"/>
    <w:basedOn w:val="Normal"/>
    <w:next w:val="Normal"/>
    <w:rsid w:val="003A6EC3"/>
    <w:pPr>
      <w:pageBreakBefore/>
      <w:spacing w:before="2400" w:after="480" w:line="240" w:lineRule="auto"/>
      <w:jc w:val="center"/>
    </w:pPr>
    <w:rPr>
      <w:rFonts w:ascii="Arial" w:hAnsi="Arial" w:cs="Arial"/>
      <w:b/>
      <w:bCs/>
      <w:color w:val="095BA6"/>
      <w:sz w:val="72"/>
      <w:szCs w:val="72"/>
    </w:rPr>
  </w:style>
  <w:style w:type="paragraph" w:styleId="RMBASignature" w:customStyle="1">
    <w:name w:val="_RMBA Signature"/>
    <w:basedOn w:val="Normal"/>
    <w:rsid w:val="003A6EC3"/>
    <w:pPr>
      <w:spacing w:line="240" w:lineRule="auto"/>
    </w:pPr>
    <w:rPr>
      <w:rFonts w:ascii="Arial" w:hAnsi="Arial" w:cs="Arial"/>
      <w:sz w:val="12"/>
      <w:szCs w:val="22"/>
    </w:rPr>
  </w:style>
  <w:style w:type="paragraph" w:styleId="RMBATable-Title" w:customStyle="1">
    <w:name w:val="_RMBA Table - Title"/>
    <w:basedOn w:val="Normal"/>
    <w:rsid w:val="003A6EC3"/>
    <w:pPr>
      <w:keepNext/>
      <w:keepLines/>
      <w:shd w:val="clear" w:color="auto" w:fill="C0C0C0"/>
      <w:spacing w:after="0" w:line="240" w:lineRule="auto"/>
      <w:ind w:left="0"/>
    </w:pPr>
    <w:rPr>
      <w:rFonts w:ascii="Arial Narrow" w:hAnsi="Arial Narrow" w:cs="Arial"/>
      <w:sz w:val="22"/>
      <w:shd w:val="clear" w:color="auto" w:fill="C0C0C0"/>
    </w:rPr>
  </w:style>
  <w:style w:type="paragraph" w:styleId="RMBATable-TitleSmall" w:customStyle="1">
    <w:name w:val="_RMBA Table - Title Small"/>
    <w:basedOn w:val="RMBATable-Title"/>
    <w:rsid w:val="003A6EC3"/>
    <w:rPr>
      <w:sz w:val="12"/>
      <w:szCs w:val="12"/>
    </w:rPr>
  </w:style>
  <w:style w:type="paragraph" w:styleId="msolistparagraph0" w:customStyle="1">
    <w:name w:val="msolistparagraph"/>
    <w:basedOn w:val="Normal"/>
    <w:rsid w:val="003A6EC3"/>
    <w:pPr>
      <w:spacing w:after="0" w:line="240" w:lineRule="auto"/>
    </w:pPr>
    <w:rPr>
      <w:rFonts w:ascii="Calibri" w:hAnsi="Calibri"/>
      <w:sz w:val="22"/>
      <w:szCs w:val="22"/>
    </w:rPr>
  </w:style>
  <w:style w:type="paragraph" w:styleId="Heading1NoTOC" w:customStyle="1">
    <w:name w:val="Heading 1 No TOC"/>
    <w:basedOn w:val="Heading1"/>
    <w:next w:val="Normal"/>
    <w:rsid w:val="003A6EC3"/>
    <w:pPr>
      <w:ind w:right="0"/>
      <w:jc w:val="center"/>
    </w:pPr>
  </w:style>
  <w:style w:type="paragraph" w:styleId="IBMheading2" w:customStyle="1">
    <w:name w:val="IBM heading 2"/>
    <w:basedOn w:val="Heading2"/>
    <w:rsid w:val="003A6EC3"/>
    <w:pPr>
      <w:widowControl/>
      <w:numPr>
        <w:numId w:val="3"/>
      </w:numPr>
      <w:tabs>
        <w:tab w:val="clear" w:pos="0"/>
        <w:tab w:val="clear" w:pos="360"/>
      </w:tabs>
      <w:overflowPunct w:val="0"/>
      <w:autoSpaceDE w:val="0"/>
      <w:spacing w:before="425" w:after="113"/>
      <w:textAlignment w:val="baseline"/>
    </w:pPr>
    <w:rPr>
      <w:rFonts w:ascii="Verdana" w:hAnsi="Verdana"/>
      <w:b/>
      <w:sz w:val="24"/>
    </w:rPr>
  </w:style>
  <w:style w:type="paragraph" w:styleId="RMBADesc" w:customStyle="1">
    <w:name w:val="_RMBA Desc"/>
    <w:basedOn w:val="RMBAIns"/>
    <w:rsid w:val="003A6EC3"/>
    <w:rPr>
      <w:color w:val="095BA6"/>
      <w:sz w:val="24"/>
      <w:szCs w:val="22"/>
    </w:rPr>
  </w:style>
  <w:style w:type="paragraph" w:styleId="RMBADescBlt" w:customStyle="1">
    <w:name w:val="_RMBA Desc Blt"/>
    <w:basedOn w:val="RMBADesc"/>
    <w:rsid w:val="003A6EC3"/>
    <w:pPr>
      <w:numPr>
        <w:numId w:val="4"/>
      </w:numPr>
    </w:pPr>
  </w:style>
  <w:style w:type="paragraph" w:styleId="HeaderLandscape" w:customStyle="1">
    <w:name w:val="Header Landscape"/>
    <w:basedOn w:val="Header"/>
    <w:rsid w:val="003A6EC3"/>
  </w:style>
  <w:style w:type="paragraph" w:styleId="RMBAFrontmatter" w:customStyle="1">
    <w:name w:val="_RMBA Frontmatter"/>
    <w:basedOn w:val="Normal"/>
    <w:rsid w:val="003A6EC3"/>
    <w:pPr>
      <w:spacing w:after="0" w:line="240" w:lineRule="auto"/>
    </w:pPr>
  </w:style>
  <w:style w:type="paragraph" w:styleId="RMBAFrontmatterIndent" w:customStyle="1">
    <w:name w:val="_RMBA Frontmatter Indent"/>
    <w:basedOn w:val="RMBAFrontmatter"/>
    <w:rsid w:val="003A6EC3"/>
    <w:pPr>
      <w:ind w:left="1440"/>
    </w:pPr>
  </w:style>
  <w:style w:type="paragraph" w:styleId="IBMheading1" w:customStyle="1">
    <w:name w:val="IBM heading 1"/>
    <w:basedOn w:val="Heading1"/>
    <w:rsid w:val="003A6EC3"/>
    <w:pPr>
      <w:keepNext/>
      <w:keepLines/>
      <w:widowControl/>
      <w:tabs>
        <w:tab w:val="clear" w:pos="0"/>
        <w:tab w:val="left" w:pos="720"/>
      </w:tabs>
      <w:overflowPunct w:val="0"/>
      <w:autoSpaceDE w:val="0"/>
      <w:spacing w:before="240" w:after="60"/>
      <w:ind w:right="0"/>
      <w:textAlignment w:val="baseline"/>
    </w:pPr>
    <w:rPr>
      <w:rFonts w:ascii="Verdana" w:hAnsi="Verdana"/>
      <w:b/>
      <w:bCs/>
      <w:kern w:val="1"/>
      <w:sz w:val="28"/>
    </w:rPr>
  </w:style>
  <w:style w:type="paragraph" w:styleId="RMBAInsTbl" w:customStyle="1">
    <w:name w:val="_RMBA Ins Tbl"/>
    <w:basedOn w:val="RMBAIns"/>
    <w:rsid w:val="003A6EC3"/>
    <w:pPr>
      <w:keepLines/>
      <w:spacing w:before="0" w:after="0"/>
      <w:ind w:left="0"/>
    </w:pPr>
    <w:rPr>
      <w:rFonts w:ascii="Arial Narrow" w:hAnsi="Arial Narrow"/>
    </w:rPr>
  </w:style>
  <w:style w:type="paragraph" w:styleId="RMBAInsTblBlt" w:customStyle="1">
    <w:name w:val="_RMBA Ins Tbl Blt"/>
    <w:basedOn w:val="RMBAInsTbl"/>
    <w:rsid w:val="003A6EC3"/>
    <w:pPr>
      <w:numPr>
        <w:numId w:val="5"/>
      </w:numPr>
    </w:pPr>
    <w:rPr>
      <w:rFonts w:cs="Times New Roman"/>
    </w:rPr>
  </w:style>
  <w:style w:type="paragraph" w:styleId="TOCHeading1" w:customStyle="1">
    <w:name w:val="TOC Heading1"/>
    <w:basedOn w:val="Heading1"/>
    <w:next w:val="Normal"/>
    <w:uiPriority w:val="39"/>
    <w:qFormat/>
    <w:rsid w:val="003A6EC3"/>
    <w:pPr>
      <w:keepNext/>
      <w:keepLines/>
      <w:widowControl/>
      <w:spacing w:before="240" w:after="0" w:line="252" w:lineRule="auto"/>
      <w:ind w:right="0"/>
    </w:pPr>
    <w:rPr>
      <w:rFonts w:ascii="Calibri Light" w:hAnsi="Calibri Light"/>
      <w:color w:val="2E74B5"/>
      <w:sz w:val="32"/>
      <w:szCs w:val="32"/>
    </w:rPr>
  </w:style>
  <w:style w:type="paragraph" w:styleId="FooterLandscape" w:customStyle="1">
    <w:name w:val="Footer Landscape"/>
    <w:basedOn w:val="Footer"/>
    <w:rsid w:val="003A6EC3"/>
  </w:style>
  <w:style w:type="paragraph" w:styleId="RMBABullet" w:customStyle="1">
    <w:name w:val="_RMBA Bullet"/>
    <w:basedOn w:val="Normal"/>
    <w:rsid w:val="003A6EC3"/>
    <w:pPr>
      <w:numPr>
        <w:numId w:val="6"/>
      </w:numPr>
      <w:spacing w:after="120" w:line="240" w:lineRule="auto"/>
      <w:ind w:left="900" w:hanging="180"/>
    </w:pPr>
  </w:style>
  <w:style w:type="paragraph" w:styleId="Box-Normal" w:customStyle="1">
    <w:name w:val="Box-Normal"/>
    <w:basedOn w:val="Normal"/>
    <w:rsid w:val="003A6EC3"/>
    <w:pPr>
      <w:spacing w:before="20" w:after="20" w:line="240" w:lineRule="auto"/>
      <w:jc w:val="both"/>
    </w:pPr>
    <w:rPr>
      <w:sz w:val="20"/>
    </w:rPr>
  </w:style>
  <w:style w:type="paragraph" w:styleId="Box-Title" w:customStyle="1">
    <w:name w:val="Box-Title"/>
    <w:basedOn w:val="Box-Normal"/>
    <w:rsid w:val="003A6EC3"/>
    <w:pPr>
      <w:spacing w:before="60" w:after="60"/>
      <w:jc w:val="left"/>
    </w:pPr>
    <w:rPr>
      <w:rFonts w:ascii="Arial" w:hAnsi="Arial" w:cs="Arial"/>
      <w:b/>
      <w:bCs/>
    </w:rPr>
  </w:style>
  <w:style w:type="paragraph" w:styleId="TableContents" w:customStyle="1">
    <w:name w:val="Table Contents"/>
    <w:basedOn w:val="Normal"/>
    <w:rsid w:val="003A6EC3"/>
    <w:pPr>
      <w:suppressLineNumbers/>
    </w:pPr>
  </w:style>
  <w:style w:type="paragraph" w:styleId="TableHeading" w:customStyle="1">
    <w:name w:val="Table Heading"/>
    <w:basedOn w:val="TableContents"/>
    <w:rsid w:val="003A6EC3"/>
    <w:pPr>
      <w:jc w:val="center"/>
    </w:pPr>
    <w:rPr>
      <w:b/>
      <w:bCs/>
    </w:rPr>
  </w:style>
  <w:style w:type="paragraph" w:styleId="Contents10" w:customStyle="1">
    <w:name w:val="Contents 10"/>
    <w:basedOn w:val="Index"/>
    <w:rsid w:val="003A6EC3"/>
    <w:pPr>
      <w:tabs>
        <w:tab w:val="right" w:leader="dot" w:pos="8163"/>
      </w:tabs>
      <w:ind w:left="2547"/>
    </w:pPr>
  </w:style>
  <w:style w:type="paragraph" w:styleId="ContentsHeading" w:customStyle="1">
    <w:name w:val="Contents Heading"/>
    <w:basedOn w:val="Heading"/>
    <w:rsid w:val="003A6EC3"/>
    <w:pPr>
      <w:suppressLineNumbers/>
      <w:ind w:left="0"/>
    </w:pPr>
    <w:rPr>
      <w:bCs/>
      <w:sz w:val="32"/>
      <w:szCs w:val="32"/>
    </w:rPr>
  </w:style>
  <w:style w:type="paragraph" w:styleId="Framecontents" w:customStyle="1">
    <w:name w:val="Frame contents"/>
    <w:basedOn w:val="BodyText"/>
    <w:rsid w:val="003A6EC3"/>
  </w:style>
  <w:style w:type="paragraph" w:styleId="ListParagraph1" w:customStyle="1">
    <w:name w:val="List Paragraph1"/>
    <w:basedOn w:val="Normal"/>
    <w:uiPriority w:val="34"/>
    <w:qFormat/>
    <w:rsid w:val="003A6EC3"/>
    <w:pPr>
      <w:contextualSpacing/>
    </w:pPr>
  </w:style>
  <w:style w:type="paragraph" w:styleId="IBMtableheading" w:customStyle="1">
    <w:name w:val="IBM table heading"/>
    <w:basedOn w:val="TableHeading"/>
    <w:rsid w:val="003A6EC3"/>
    <w:pPr>
      <w:spacing w:before="120" w:after="120" w:line="240" w:lineRule="auto"/>
      <w:ind w:left="0"/>
      <w:jc w:val="left"/>
    </w:pPr>
    <w:rPr>
      <w:rFonts w:ascii="Verdana" w:hAnsi="Verdana"/>
      <w:bCs w:val="0"/>
      <w:sz w:val="20"/>
      <w:lang w:eastAsia="en-US"/>
    </w:rPr>
  </w:style>
  <w:style w:type="paragraph" w:styleId="IBMtabletext" w:customStyle="1">
    <w:name w:val="IBM table text"/>
    <w:basedOn w:val="Normal"/>
    <w:link w:val="IBMtabletextChar"/>
    <w:rsid w:val="003A6EC3"/>
    <w:pPr>
      <w:spacing w:after="0" w:line="240" w:lineRule="auto"/>
      <w:ind w:left="29" w:right="29"/>
    </w:pPr>
    <w:rPr>
      <w:rFonts w:ascii="Verdana" w:hAnsi="Verdana"/>
      <w:sz w:val="20"/>
      <w:lang w:eastAsia="en-US"/>
    </w:rPr>
  </w:style>
  <w:style w:type="paragraph" w:styleId="TableHeader" w:customStyle="1">
    <w:name w:val="Table Header"/>
    <w:basedOn w:val="Normal"/>
    <w:rsid w:val="003A6EC3"/>
    <w:pPr>
      <w:overflowPunct w:val="0"/>
      <w:autoSpaceDE w:val="0"/>
      <w:autoSpaceDN w:val="0"/>
      <w:adjustRightInd w:val="0"/>
      <w:spacing w:after="0" w:line="240" w:lineRule="auto"/>
      <w:ind w:left="28" w:right="28"/>
      <w:jc w:val="center"/>
      <w:textAlignment w:val="baseline"/>
    </w:pPr>
    <w:rPr>
      <w:rFonts w:ascii="Arial" w:hAnsi="Arial"/>
      <w:b/>
      <w:bCs/>
      <w:sz w:val="20"/>
      <w:lang w:eastAsia="en-US"/>
    </w:rPr>
  </w:style>
  <w:style w:type="character" w:styleId="Absatz-Standardschriftart" w:customStyle="1">
    <w:name w:val="Absatz-Standardschriftart"/>
    <w:rsid w:val="003A6EC3"/>
  </w:style>
  <w:style w:type="character" w:styleId="Heading1Char" w:customStyle="1">
    <w:name w:val="Heading 1 Char"/>
    <w:uiPriority w:val="9"/>
    <w:rsid w:val="003A6EC3"/>
    <w:rPr>
      <w:rFonts w:ascii="Arial" w:hAnsi="Arial"/>
      <w:color w:val="095BA6"/>
      <w:sz w:val="36"/>
      <w:szCs w:val="20"/>
    </w:rPr>
  </w:style>
  <w:style w:type="character" w:styleId="Heading2Char" w:customStyle="1">
    <w:name w:val="Heading 2 Char"/>
    <w:uiPriority w:val="9"/>
    <w:rsid w:val="003A6EC3"/>
    <w:rPr>
      <w:rFonts w:ascii="Arial" w:hAnsi="Arial"/>
      <w:color w:val="095BA6"/>
      <w:sz w:val="32"/>
      <w:szCs w:val="20"/>
    </w:rPr>
  </w:style>
  <w:style w:type="character" w:styleId="Heading3Char" w:customStyle="1">
    <w:name w:val="Heading 3 Char"/>
    <w:uiPriority w:val="9"/>
    <w:rsid w:val="003A6EC3"/>
    <w:rPr>
      <w:rFonts w:ascii="Arial" w:hAnsi="Arial"/>
      <w:color w:val="095BA6"/>
      <w:sz w:val="28"/>
      <w:szCs w:val="20"/>
    </w:rPr>
  </w:style>
  <w:style w:type="character" w:styleId="Heading4Char" w:customStyle="1">
    <w:name w:val="Heading 4 Char"/>
    <w:uiPriority w:val="9"/>
    <w:rsid w:val="003A6EC3"/>
    <w:rPr>
      <w:rFonts w:ascii="Arial" w:hAnsi="Arial"/>
      <w:color w:val="095BA6"/>
      <w:sz w:val="24"/>
      <w:szCs w:val="20"/>
    </w:rPr>
  </w:style>
  <w:style w:type="character" w:styleId="Heading5Char" w:customStyle="1">
    <w:name w:val="Heading 5 Char"/>
    <w:uiPriority w:val="9"/>
    <w:rsid w:val="003A6EC3"/>
    <w:rPr>
      <w:rFonts w:ascii="Arial" w:hAnsi="Arial"/>
      <w:i/>
      <w:color w:val="095BA6"/>
      <w:szCs w:val="20"/>
    </w:rPr>
  </w:style>
  <w:style w:type="character" w:styleId="Heading6Char" w:customStyle="1">
    <w:name w:val="Heading 6 Char"/>
    <w:uiPriority w:val="9"/>
    <w:rsid w:val="003A6EC3"/>
    <w:rPr>
      <w:rFonts w:ascii="Arial" w:hAnsi="Arial"/>
      <w:color w:val="095BA6"/>
      <w:sz w:val="20"/>
      <w:szCs w:val="20"/>
    </w:rPr>
  </w:style>
  <w:style w:type="character" w:styleId="Heading7Char" w:customStyle="1">
    <w:name w:val="Heading 7 Char"/>
    <w:rsid w:val="003A6EC3"/>
    <w:rPr>
      <w:rFonts w:ascii="Arial" w:hAnsi="Arial"/>
      <w:color w:val="095BA6"/>
      <w:sz w:val="24"/>
    </w:rPr>
  </w:style>
  <w:style w:type="character" w:styleId="Heading8Char" w:customStyle="1">
    <w:name w:val="Heading 8 Char"/>
    <w:rsid w:val="003A6EC3"/>
    <w:rPr>
      <w:rFonts w:ascii="Calibri" w:hAnsi="Calibri" w:eastAsia="Times New Roman" w:cs="Mangal"/>
      <w:i/>
      <w:iCs/>
      <w:sz w:val="24"/>
      <w:szCs w:val="24"/>
    </w:rPr>
  </w:style>
  <w:style w:type="character" w:styleId="Heading9Char" w:customStyle="1">
    <w:name w:val="Heading 9 Char"/>
    <w:rsid w:val="003A6EC3"/>
    <w:rPr>
      <w:rFonts w:ascii="Arial" w:hAnsi="Arial"/>
      <w:color w:val="095BA6"/>
      <w:sz w:val="22"/>
    </w:rPr>
  </w:style>
  <w:style w:type="character" w:styleId="HTMLAddressChar" w:customStyle="1">
    <w:name w:val="HTML Address Char"/>
    <w:rsid w:val="003A6EC3"/>
    <w:rPr>
      <w:i/>
      <w:iCs/>
      <w:sz w:val="24"/>
      <w:szCs w:val="20"/>
    </w:rPr>
  </w:style>
  <w:style w:type="character" w:styleId="HTMLPreformattedChar" w:customStyle="1">
    <w:name w:val="HTML Preformatted Char"/>
    <w:uiPriority w:val="99"/>
    <w:rsid w:val="003A6EC3"/>
    <w:rPr>
      <w:rFonts w:ascii="Courier New" w:hAnsi="Courier New" w:cs="Courier New"/>
      <w:sz w:val="20"/>
      <w:szCs w:val="20"/>
    </w:rPr>
  </w:style>
  <w:style w:type="character" w:styleId="RMBATable-TextChar" w:customStyle="1">
    <w:name w:val="_RMBA Table - Text Char"/>
    <w:rsid w:val="003A6EC3"/>
    <w:rPr>
      <w:sz w:val="22"/>
    </w:rPr>
  </w:style>
  <w:style w:type="character" w:styleId="CommentTextChar" w:customStyle="1">
    <w:name w:val="Comment Text Char"/>
    <w:rsid w:val="003A6EC3"/>
    <w:rPr>
      <w:sz w:val="20"/>
      <w:szCs w:val="20"/>
    </w:rPr>
  </w:style>
  <w:style w:type="character" w:styleId="RMBAIDReqChar" w:customStyle="1">
    <w:name w:val="_RMBA ID Req Char"/>
    <w:rsid w:val="003A6EC3"/>
    <w:rPr>
      <w:rFonts w:ascii="Arial" w:hAnsi="Arial"/>
      <w:color w:val="095BA6"/>
      <w:sz w:val="16"/>
    </w:rPr>
  </w:style>
  <w:style w:type="character" w:styleId="RMBAIDXRefChar" w:customStyle="1">
    <w:name w:val="_RMBA ID XRef Char"/>
    <w:rsid w:val="003A6EC3"/>
    <w:rPr>
      <w:rFonts w:ascii="Arial" w:hAnsi="Arial"/>
      <w:color w:val="993300"/>
      <w:sz w:val="16"/>
    </w:rPr>
  </w:style>
  <w:style w:type="character" w:styleId="PlainTextChar" w:customStyle="1">
    <w:name w:val="Plain Text Char"/>
    <w:rsid w:val="003A6EC3"/>
    <w:rPr>
      <w:rFonts w:ascii="Courier New" w:hAnsi="Courier New"/>
    </w:rPr>
  </w:style>
  <w:style w:type="character" w:styleId="NoteHeadingChar" w:customStyle="1">
    <w:name w:val="Note Heading Char"/>
    <w:rsid w:val="003A6EC3"/>
    <w:rPr>
      <w:sz w:val="24"/>
      <w:szCs w:val="20"/>
    </w:rPr>
  </w:style>
  <w:style w:type="character" w:styleId="SalutationChar" w:customStyle="1">
    <w:name w:val="Salutation Char"/>
    <w:rsid w:val="003A6EC3"/>
    <w:rPr>
      <w:sz w:val="24"/>
      <w:szCs w:val="20"/>
    </w:rPr>
  </w:style>
  <w:style w:type="character" w:styleId="SignatureChar" w:customStyle="1">
    <w:name w:val="Signature Char"/>
    <w:rsid w:val="003A6EC3"/>
    <w:rPr>
      <w:sz w:val="24"/>
      <w:szCs w:val="20"/>
    </w:rPr>
  </w:style>
  <w:style w:type="character" w:styleId="SubtitleChar" w:customStyle="1">
    <w:name w:val="Subtitle Char"/>
    <w:uiPriority w:val="11"/>
    <w:rsid w:val="003A6EC3"/>
    <w:rPr>
      <w:rFonts w:ascii="Arial" w:hAnsi="Arial"/>
      <w:sz w:val="24"/>
    </w:rPr>
  </w:style>
  <w:style w:type="character" w:styleId="MacroTextChar" w:customStyle="1">
    <w:name w:val="Macro Text Char"/>
    <w:rsid w:val="003A6EC3"/>
    <w:rPr>
      <w:rFonts w:ascii="Courier New" w:hAnsi="Courier New" w:cs="Courier New"/>
      <w:sz w:val="20"/>
      <w:szCs w:val="20"/>
    </w:rPr>
  </w:style>
  <w:style w:type="character" w:styleId="PlainTextChar1" w:customStyle="1">
    <w:name w:val="Plain Text Char1"/>
    <w:rsid w:val="003A6EC3"/>
    <w:rPr>
      <w:rFonts w:ascii="Courier New" w:hAnsi="Courier New" w:cs="Courier New"/>
      <w:sz w:val="20"/>
      <w:szCs w:val="20"/>
    </w:rPr>
  </w:style>
  <w:style w:type="character" w:styleId="TitleChar" w:customStyle="1">
    <w:name w:val="Title Char"/>
    <w:uiPriority w:val="10"/>
    <w:rsid w:val="003A6EC3"/>
    <w:rPr>
      <w:rFonts w:ascii="Arial" w:hAnsi="Arial"/>
      <w:b/>
      <w:kern w:val="1"/>
      <w:sz w:val="32"/>
    </w:rPr>
  </w:style>
  <w:style w:type="character" w:styleId="RMBAInsCharChar" w:customStyle="1">
    <w:name w:val="_RMBA Ins Char Char"/>
    <w:rsid w:val="003A6EC3"/>
    <w:rPr>
      <w:rFonts w:ascii="Arial" w:hAnsi="Arial"/>
      <w:i/>
      <w:color w:val="4D4D4D"/>
      <w:sz w:val="22"/>
    </w:rPr>
  </w:style>
  <w:style w:type="character" w:styleId="FooterChar" w:customStyle="1">
    <w:name w:val="Footer Char"/>
    <w:uiPriority w:val="99"/>
    <w:rsid w:val="003A6EC3"/>
    <w:rPr>
      <w:sz w:val="24"/>
      <w:szCs w:val="20"/>
    </w:rPr>
  </w:style>
  <w:style w:type="character" w:styleId="HeaderChar" w:customStyle="1">
    <w:name w:val="Header Char"/>
    <w:uiPriority w:val="99"/>
    <w:rsid w:val="003A6EC3"/>
    <w:rPr>
      <w:sz w:val="24"/>
      <w:szCs w:val="20"/>
    </w:rPr>
  </w:style>
  <w:style w:type="character" w:styleId="CommentSubjectChar" w:customStyle="1">
    <w:name w:val="Comment Subject Char"/>
    <w:rsid w:val="003A6EC3"/>
    <w:rPr>
      <w:b/>
      <w:bCs/>
      <w:sz w:val="20"/>
      <w:szCs w:val="20"/>
    </w:rPr>
  </w:style>
  <w:style w:type="character" w:styleId="BalloonTextChar" w:customStyle="1">
    <w:name w:val="Balloon Text Char"/>
    <w:uiPriority w:val="99"/>
    <w:rsid w:val="003A6EC3"/>
    <w:rPr>
      <w:sz w:val="16"/>
      <w:szCs w:val="16"/>
    </w:rPr>
  </w:style>
  <w:style w:type="character" w:styleId="FootnoteTextChar" w:customStyle="1">
    <w:name w:val="Footnote Text Char"/>
    <w:rsid w:val="003A6EC3"/>
    <w:rPr>
      <w:sz w:val="20"/>
      <w:szCs w:val="20"/>
    </w:rPr>
  </w:style>
  <w:style w:type="character" w:styleId="FootnoteCharacters" w:customStyle="1">
    <w:name w:val="Footnote Characters"/>
    <w:rsid w:val="003A6EC3"/>
    <w:rPr>
      <w:rFonts w:cs="Times New Roman"/>
      <w:vertAlign w:val="superscript"/>
    </w:rPr>
  </w:style>
  <w:style w:type="character" w:styleId="RMBAInsTblCharChar" w:customStyle="1">
    <w:name w:val="_RMBA Ins Tbl Char Char"/>
    <w:rsid w:val="003A6EC3"/>
    <w:rPr>
      <w:rFonts w:ascii="Arial Narrow" w:hAnsi="Arial Narrow"/>
      <w:i/>
      <w:color w:val="4D4D4D"/>
      <w:sz w:val="22"/>
    </w:rPr>
  </w:style>
  <w:style w:type="character" w:styleId="RMBATable-TitleCharChar" w:customStyle="1">
    <w:name w:val="_RMBA Table - Title Char Char"/>
    <w:rsid w:val="003A6EC3"/>
    <w:rPr>
      <w:rFonts w:ascii="Arial Narrow" w:hAnsi="Arial Narrow"/>
      <w:sz w:val="22"/>
      <w:shd w:val="clear" w:color="auto" w:fill="C0C0C0"/>
      <w:lang w:val="en-US"/>
    </w:rPr>
  </w:style>
  <w:style w:type="character" w:styleId="BodyTextChar" w:customStyle="1">
    <w:name w:val="Body Text Char"/>
    <w:rsid w:val="003A6EC3"/>
    <w:rPr>
      <w:sz w:val="24"/>
      <w:szCs w:val="20"/>
    </w:rPr>
  </w:style>
  <w:style w:type="character" w:styleId="BodyText2Char" w:customStyle="1">
    <w:name w:val="Body Text 2 Char"/>
    <w:rsid w:val="003A6EC3"/>
    <w:rPr>
      <w:sz w:val="24"/>
      <w:szCs w:val="20"/>
    </w:rPr>
  </w:style>
  <w:style w:type="character" w:styleId="BodyText3Char" w:customStyle="1">
    <w:name w:val="Body Text 3 Char"/>
    <w:rsid w:val="003A6EC3"/>
    <w:rPr>
      <w:sz w:val="16"/>
      <w:szCs w:val="16"/>
    </w:rPr>
  </w:style>
  <w:style w:type="character" w:styleId="BodyTextFirstIndentChar" w:customStyle="1">
    <w:name w:val="Body Text First Indent Char"/>
    <w:rsid w:val="003A6EC3"/>
    <w:rPr>
      <w:sz w:val="24"/>
      <w:szCs w:val="20"/>
    </w:rPr>
  </w:style>
  <w:style w:type="character" w:styleId="BodyTextIndentChar" w:customStyle="1">
    <w:name w:val="Body Text Indent Char"/>
    <w:rsid w:val="003A6EC3"/>
    <w:rPr>
      <w:sz w:val="24"/>
      <w:szCs w:val="20"/>
    </w:rPr>
  </w:style>
  <w:style w:type="character" w:styleId="BodyTextFirstIndent2Char" w:customStyle="1">
    <w:name w:val="Body Text First Indent 2 Char"/>
    <w:rsid w:val="003A6EC3"/>
    <w:rPr>
      <w:sz w:val="24"/>
      <w:szCs w:val="20"/>
    </w:rPr>
  </w:style>
  <w:style w:type="character" w:styleId="BodyTextIndent2Char" w:customStyle="1">
    <w:name w:val="Body Text Indent 2 Char"/>
    <w:rsid w:val="003A6EC3"/>
    <w:rPr>
      <w:sz w:val="24"/>
      <w:szCs w:val="20"/>
    </w:rPr>
  </w:style>
  <w:style w:type="character" w:styleId="BodyTextIndent3Char" w:customStyle="1">
    <w:name w:val="Body Text Indent 3 Char"/>
    <w:rsid w:val="003A6EC3"/>
    <w:rPr>
      <w:sz w:val="16"/>
      <w:szCs w:val="16"/>
    </w:rPr>
  </w:style>
  <w:style w:type="character" w:styleId="ClosingChar" w:customStyle="1">
    <w:name w:val="Closing Char"/>
    <w:rsid w:val="003A6EC3"/>
    <w:rPr>
      <w:sz w:val="24"/>
      <w:szCs w:val="20"/>
    </w:rPr>
  </w:style>
  <w:style w:type="character" w:styleId="DateChar" w:customStyle="1">
    <w:name w:val="Date Char"/>
    <w:rsid w:val="003A6EC3"/>
    <w:rPr>
      <w:sz w:val="24"/>
      <w:szCs w:val="20"/>
    </w:rPr>
  </w:style>
  <w:style w:type="character" w:styleId="DocumentMapChar" w:customStyle="1">
    <w:name w:val="Document Map Char"/>
    <w:rsid w:val="003A6EC3"/>
    <w:rPr>
      <w:sz w:val="16"/>
      <w:szCs w:val="16"/>
    </w:rPr>
  </w:style>
  <w:style w:type="character" w:styleId="E-mailSignatureChar" w:customStyle="1">
    <w:name w:val="E-mail Signature Char"/>
    <w:rsid w:val="003A6EC3"/>
    <w:rPr>
      <w:sz w:val="24"/>
      <w:szCs w:val="20"/>
    </w:rPr>
  </w:style>
  <w:style w:type="character" w:styleId="EndnoteCharacters" w:customStyle="1">
    <w:name w:val="Endnote Characters"/>
    <w:rsid w:val="003A6EC3"/>
    <w:rPr>
      <w:rFonts w:cs="Times New Roman"/>
      <w:vertAlign w:val="superscript"/>
    </w:rPr>
  </w:style>
  <w:style w:type="character" w:styleId="EndnoteTextChar" w:customStyle="1">
    <w:name w:val="Endnote Text Char"/>
    <w:rsid w:val="003A6EC3"/>
    <w:rPr>
      <w:sz w:val="20"/>
      <w:szCs w:val="20"/>
    </w:rPr>
  </w:style>
  <w:style w:type="character" w:styleId="MessageHeaderChar" w:customStyle="1">
    <w:name w:val="Message Header Char"/>
    <w:rsid w:val="003A6EC3"/>
    <w:rPr>
      <w:rFonts w:ascii="Cambria" w:hAnsi="Cambria" w:eastAsia="Times New Roman" w:cs="Mangal"/>
      <w:sz w:val="24"/>
      <w:szCs w:val="24"/>
      <w:shd w:val="clear" w:color="auto" w:fill="CCCCCC"/>
    </w:rPr>
  </w:style>
  <w:style w:type="character" w:styleId="RMBATable-TitleSmallCharChar" w:customStyle="1">
    <w:name w:val="_RMBA Table - Title Small Char Char"/>
    <w:rsid w:val="003A6EC3"/>
    <w:rPr>
      <w:rFonts w:ascii="Arial Narrow" w:hAnsi="Arial Narrow"/>
      <w:sz w:val="12"/>
      <w:shd w:val="clear" w:color="auto" w:fill="C0C0C0"/>
      <w:lang w:val="en-US"/>
    </w:rPr>
  </w:style>
  <w:style w:type="character" w:styleId="RMBAInsTblBltCharChar" w:customStyle="1">
    <w:name w:val="_RMBA Ins Tbl Blt Char Char"/>
    <w:rsid w:val="003A6EC3"/>
    <w:rPr>
      <w:rFonts w:ascii="Arial Narrow" w:hAnsi="Arial Narrow"/>
      <w:i/>
      <w:color w:val="4D4D4D"/>
      <w:szCs w:val="20"/>
    </w:rPr>
  </w:style>
  <w:style w:type="character" w:styleId="RMBADescCharChar" w:customStyle="1">
    <w:name w:val="_RMBA Desc Char Char"/>
    <w:rsid w:val="003A6EC3"/>
    <w:rPr>
      <w:rFonts w:ascii="Arial" w:hAnsi="Arial"/>
      <w:i/>
      <w:color w:val="095BA6"/>
      <w:sz w:val="22"/>
    </w:rPr>
  </w:style>
  <w:style w:type="character" w:styleId="IndexLink" w:customStyle="1">
    <w:name w:val="Index Link"/>
    <w:rsid w:val="003A6EC3"/>
  </w:style>
  <w:style w:type="character" w:styleId="NumberingSymbols" w:customStyle="1">
    <w:name w:val="Numbering Symbols"/>
    <w:rsid w:val="003A6EC3"/>
  </w:style>
  <w:style w:type="character" w:styleId="Bullets" w:customStyle="1">
    <w:name w:val="Bullets"/>
    <w:rsid w:val="003A6EC3"/>
    <w:rPr>
      <w:rFonts w:ascii="OpenSymbol" w:hAnsi="OpenSymbol" w:eastAsia="OpenSymbol" w:cs="OpenSymbol"/>
    </w:rPr>
  </w:style>
  <w:style w:type="character" w:styleId="IBMtabletextChar" w:customStyle="1">
    <w:name w:val="IBM table text Char"/>
    <w:basedOn w:val="DefaultParagraphFont"/>
    <w:link w:val="IBMtabletext"/>
    <w:rsid w:val="003A6EC3"/>
    <w:rPr>
      <w:rFonts w:ascii="Verdana" w:hAnsi="Verdana"/>
    </w:rPr>
  </w:style>
  <w:style w:type="paragraph" w:styleId="ListParagraph">
    <w:name w:val="List Paragraph"/>
    <w:basedOn w:val="Normal"/>
    <w:uiPriority w:val="34"/>
    <w:qFormat/>
    <w:rsid w:val="005A3478"/>
    <w:pPr>
      <w:contextualSpacing/>
    </w:pPr>
  </w:style>
  <w:style w:type="paragraph" w:styleId="Standard" w:customStyle="1">
    <w:name w:val="Standard"/>
    <w:rsid w:val="004C65F8"/>
    <w:pPr>
      <w:suppressAutoHyphens/>
      <w:autoSpaceDN w:val="0"/>
      <w:spacing w:after="180" w:line="300" w:lineRule="auto"/>
      <w:ind w:left="720"/>
      <w:textAlignment w:val="baseline"/>
    </w:pPr>
    <w:rPr>
      <w:kern w:val="3"/>
      <w:sz w:val="24"/>
      <w:lang w:eastAsia="ar-SA"/>
    </w:rPr>
  </w:style>
  <w:style w:type="paragraph" w:styleId="Default" w:customStyle="1">
    <w:name w:val="Default"/>
    <w:rsid w:val="00785409"/>
    <w:pPr>
      <w:autoSpaceDE w:val="0"/>
      <w:autoSpaceDN w:val="0"/>
      <w:adjustRightInd w:val="0"/>
      <w:spacing w:after="0" w:line="240" w:lineRule="auto"/>
    </w:pPr>
    <w:rPr>
      <w:rFonts w:ascii="Arial" w:hAnsi="Arial" w:cs="Arial"/>
      <w:color w:val="000000"/>
      <w:sz w:val="24"/>
      <w:szCs w:val="24"/>
    </w:rPr>
  </w:style>
  <w:style w:type="table" w:styleId="GridTable1Light1" w:customStyle="1">
    <w:name w:val="Grid Table 1 Light1"/>
    <w:basedOn w:val="TableNormal"/>
    <w:uiPriority w:val="46"/>
    <w:rsid w:val="00467D44"/>
    <w:pPr>
      <w:spacing w:after="0" w:line="240" w:lineRule="auto"/>
    </w:pPr>
    <w:rPr>
      <w:lang w:eastAsia="en-US"/>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x" w:customStyle="1">
    <w:name w:val="tx"/>
    <w:basedOn w:val="DefaultParagraphFont"/>
    <w:rsid w:val="00B6696B"/>
  </w:style>
  <w:style w:type="character" w:styleId="left" w:customStyle="1">
    <w:name w:val="left"/>
    <w:basedOn w:val="DefaultParagraphFont"/>
    <w:rsid w:val="00F403A8"/>
  </w:style>
  <w:style w:type="paragraph" w:styleId="NoSpacing">
    <w:name w:val="No Spacing"/>
    <w:link w:val="NoSpacingChar"/>
    <w:uiPriority w:val="1"/>
    <w:qFormat/>
    <w:rsid w:val="00B42701"/>
    <w:pPr>
      <w:spacing w:after="0" w:line="240" w:lineRule="auto"/>
    </w:pPr>
    <w:rPr>
      <w:rFonts w:asciiTheme="minorHAnsi" w:hAnsiTheme="minorHAnsi" w:eastAsiaTheme="minorEastAsia" w:cstheme="minorBidi"/>
      <w:sz w:val="22"/>
      <w:szCs w:val="22"/>
      <w:lang w:eastAsia="en-US"/>
    </w:rPr>
  </w:style>
  <w:style w:type="character" w:styleId="NoSpacingChar" w:customStyle="1">
    <w:name w:val="No Spacing Char"/>
    <w:basedOn w:val="DefaultParagraphFont"/>
    <w:link w:val="NoSpacing"/>
    <w:uiPriority w:val="1"/>
    <w:rsid w:val="00B42701"/>
    <w:rPr>
      <w:rFonts w:asciiTheme="minorHAnsi" w:hAnsiTheme="minorHAnsi" w:eastAsiaTheme="minorEastAsia" w:cstheme="minorBidi"/>
      <w:sz w:val="22"/>
      <w:szCs w:val="22"/>
      <w:lang w:eastAsia="en-US"/>
    </w:rPr>
  </w:style>
  <w:style w:type="paragraph" w:styleId="IntenseQuote">
    <w:name w:val="Intense Quote"/>
    <w:basedOn w:val="Normal"/>
    <w:next w:val="Normal"/>
    <w:link w:val="IntenseQuoteChar"/>
    <w:uiPriority w:val="30"/>
    <w:qFormat/>
    <w:rsid w:val="00B42701"/>
    <w:pPr>
      <w:pBdr>
        <w:bottom w:val="single" w:color="4F81BD" w:themeColor="accent1" w:sz="4" w:space="4"/>
      </w:pBdr>
      <w:spacing w:before="200" w:after="280" w:line="276" w:lineRule="auto"/>
      <w:ind w:left="936" w:right="936"/>
    </w:pPr>
    <w:rPr>
      <w:rFonts w:asciiTheme="minorHAnsi" w:hAnsiTheme="minorHAnsi" w:eastAsiaTheme="minorHAnsi" w:cstheme="minorBidi"/>
      <w:b/>
      <w:bCs/>
      <w:i/>
      <w:iCs/>
      <w:color w:val="4F81BD" w:themeColor="accent1"/>
      <w:sz w:val="22"/>
      <w:szCs w:val="22"/>
      <w:lang w:val="en-IN" w:eastAsia="en-US"/>
    </w:rPr>
  </w:style>
  <w:style w:type="character" w:styleId="IntenseQuoteChar" w:customStyle="1">
    <w:name w:val="Intense Quote Char"/>
    <w:basedOn w:val="DefaultParagraphFont"/>
    <w:link w:val="IntenseQuote"/>
    <w:uiPriority w:val="30"/>
    <w:rsid w:val="00B42701"/>
    <w:rPr>
      <w:rFonts w:asciiTheme="minorHAnsi" w:hAnsiTheme="minorHAnsi" w:eastAsiaTheme="minorHAnsi" w:cstheme="minorBidi"/>
      <w:b/>
      <w:bCs/>
      <w:i/>
      <w:iCs/>
      <w:color w:val="4F81BD" w:themeColor="accent1"/>
      <w:sz w:val="22"/>
      <w:szCs w:val="22"/>
      <w:lang w:val="en-IN" w:eastAsia="en-US"/>
    </w:rPr>
  </w:style>
  <w:style w:type="character" w:styleId="SubtleReference">
    <w:name w:val="Subtle Reference"/>
    <w:basedOn w:val="DefaultParagraphFont"/>
    <w:uiPriority w:val="31"/>
    <w:qFormat/>
    <w:rsid w:val="00B42701"/>
    <w:rPr>
      <w:smallCaps/>
      <w:color w:val="C0504D" w:themeColor="accent2"/>
      <w:u w:val="single"/>
    </w:rPr>
  </w:style>
  <w:style w:type="paragraph" w:styleId="TOCHeading">
    <w:name w:val="TOC Heading"/>
    <w:basedOn w:val="Heading1"/>
    <w:next w:val="Normal"/>
    <w:uiPriority w:val="39"/>
    <w:semiHidden/>
    <w:unhideWhenUsed/>
    <w:qFormat/>
    <w:rsid w:val="00B42701"/>
    <w:pPr>
      <w:keepNext/>
      <w:keepLines/>
      <w:pageBreakBefore w:val="0"/>
      <w:widowControl/>
      <w:tabs>
        <w:tab w:val="clear" w:pos="0"/>
      </w:tabs>
      <w:spacing w:before="480" w:after="0" w:line="276" w:lineRule="auto"/>
      <w:ind w:right="0"/>
      <w:outlineLvl w:val="9"/>
    </w:pPr>
    <w:rPr>
      <w:rFonts w:asciiTheme="majorHAnsi" w:hAnsiTheme="majorHAnsi" w:eastAsiaTheme="majorEastAsia" w:cstheme="majorBidi"/>
      <w:b/>
      <w:bCs/>
      <w:color w:val="365F91" w:themeColor="accent1" w:themeShade="BF"/>
      <w:sz w:val="28"/>
      <w:szCs w:val="28"/>
      <w:lang w:eastAsia="en-US"/>
    </w:rPr>
  </w:style>
  <w:style w:type="table" w:styleId="DarkList-Accent6">
    <w:name w:val="Dark List Accent 6"/>
    <w:basedOn w:val="TableNormal"/>
    <w:uiPriority w:val="70"/>
    <w:rsid w:val="00B42701"/>
    <w:pPr>
      <w:spacing w:after="0" w:line="240" w:lineRule="auto"/>
    </w:pPr>
    <w:rPr>
      <w:rFonts w:asciiTheme="minorHAnsi" w:hAnsiTheme="minorHAnsi" w:eastAsiaTheme="minorHAnsi" w:cstheme="minorBidi"/>
      <w:color w:val="FFFFFF" w:themeColor="background1"/>
      <w:sz w:val="22"/>
      <w:szCs w:val="22"/>
      <w:lang w:val="en-IN" w:eastAsia="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UnresolvedMention">
    <w:name w:val="Unresolved Mention"/>
    <w:basedOn w:val="DefaultParagraphFont"/>
    <w:uiPriority w:val="99"/>
    <w:semiHidden/>
    <w:unhideWhenUsed/>
    <w:rsid w:val="008E2D03"/>
    <w:rPr>
      <w:color w:val="605E5C"/>
      <w:shd w:val="clear" w:color="auto" w:fill="E1DFDD"/>
    </w:rPr>
  </w:style>
  <w:style w:type="paragraph" w:styleId="Revision">
    <w:name w:val="Revision"/>
    <w:hidden/>
    <w:uiPriority w:val="99"/>
    <w:semiHidden/>
    <w:rsid w:val="00A20015"/>
    <w:pPr>
      <w:spacing w:after="0" w:line="240" w:lineRule="auto"/>
    </w:pPr>
    <w:rPr>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537">
      <w:bodyDiv w:val="1"/>
      <w:marLeft w:val="0"/>
      <w:marRight w:val="0"/>
      <w:marTop w:val="0"/>
      <w:marBottom w:val="0"/>
      <w:divBdr>
        <w:top w:val="none" w:sz="0" w:space="0" w:color="auto"/>
        <w:left w:val="none" w:sz="0" w:space="0" w:color="auto"/>
        <w:bottom w:val="none" w:sz="0" w:space="0" w:color="auto"/>
        <w:right w:val="none" w:sz="0" w:space="0" w:color="auto"/>
      </w:divBdr>
    </w:div>
    <w:div w:id="151725895">
      <w:bodyDiv w:val="1"/>
      <w:marLeft w:val="0"/>
      <w:marRight w:val="0"/>
      <w:marTop w:val="0"/>
      <w:marBottom w:val="0"/>
      <w:divBdr>
        <w:top w:val="none" w:sz="0" w:space="0" w:color="auto"/>
        <w:left w:val="none" w:sz="0" w:space="0" w:color="auto"/>
        <w:bottom w:val="none" w:sz="0" w:space="0" w:color="auto"/>
        <w:right w:val="none" w:sz="0" w:space="0" w:color="auto"/>
      </w:divBdr>
    </w:div>
    <w:div w:id="192306545">
      <w:bodyDiv w:val="1"/>
      <w:marLeft w:val="0"/>
      <w:marRight w:val="0"/>
      <w:marTop w:val="0"/>
      <w:marBottom w:val="0"/>
      <w:divBdr>
        <w:top w:val="none" w:sz="0" w:space="0" w:color="auto"/>
        <w:left w:val="none" w:sz="0" w:space="0" w:color="auto"/>
        <w:bottom w:val="none" w:sz="0" w:space="0" w:color="auto"/>
        <w:right w:val="none" w:sz="0" w:space="0" w:color="auto"/>
      </w:divBdr>
      <w:divsChild>
        <w:div w:id="1489399683">
          <w:marLeft w:val="0"/>
          <w:marRight w:val="0"/>
          <w:marTop w:val="0"/>
          <w:marBottom w:val="0"/>
          <w:divBdr>
            <w:top w:val="none" w:sz="0" w:space="0" w:color="auto"/>
            <w:left w:val="none" w:sz="0" w:space="0" w:color="auto"/>
            <w:bottom w:val="none" w:sz="0" w:space="0" w:color="auto"/>
            <w:right w:val="none" w:sz="0" w:space="0" w:color="auto"/>
          </w:divBdr>
          <w:divsChild>
            <w:div w:id="467361945">
              <w:marLeft w:val="0"/>
              <w:marRight w:val="0"/>
              <w:marTop w:val="0"/>
              <w:marBottom w:val="0"/>
              <w:divBdr>
                <w:top w:val="none" w:sz="0" w:space="0" w:color="auto"/>
                <w:left w:val="none" w:sz="0" w:space="0" w:color="auto"/>
                <w:bottom w:val="none" w:sz="0" w:space="0" w:color="auto"/>
                <w:right w:val="none" w:sz="0" w:space="0" w:color="auto"/>
              </w:divBdr>
            </w:div>
            <w:div w:id="1662662464">
              <w:marLeft w:val="0"/>
              <w:marRight w:val="0"/>
              <w:marTop w:val="0"/>
              <w:marBottom w:val="0"/>
              <w:divBdr>
                <w:top w:val="none" w:sz="0" w:space="0" w:color="auto"/>
                <w:left w:val="none" w:sz="0" w:space="0" w:color="auto"/>
                <w:bottom w:val="none" w:sz="0" w:space="0" w:color="auto"/>
                <w:right w:val="none" w:sz="0" w:space="0" w:color="auto"/>
              </w:divBdr>
            </w:div>
            <w:div w:id="5212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585">
      <w:bodyDiv w:val="1"/>
      <w:marLeft w:val="0"/>
      <w:marRight w:val="0"/>
      <w:marTop w:val="0"/>
      <w:marBottom w:val="0"/>
      <w:divBdr>
        <w:top w:val="none" w:sz="0" w:space="0" w:color="auto"/>
        <w:left w:val="none" w:sz="0" w:space="0" w:color="auto"/>
        <w:bottom w:val="none" w:sz="0" w:space="0" w:color="auto"/>
        <w:right w:val="none" w:sz="0" w:space="0" w:color="auto"/>
      </w:divBdr>
    </w:div>
    <w:div w:id="562644454">
      <w:bodyDiv w:val="1"/>
      <w:marLeft w:val="0"/>
      <w:marRight w:val="0"/>
      <w:marTop w:val="0"/>
      <w:marBottom w:val="0"/>
      <w:divBdr>
        <w:top w:val="none" w:sz="0" w:space="0" w:color="auto"/>
        <w:left w:val="none" w:sz="0" w:space="0" w:color="auto"/>
        <w:bottom w:val="none" w:sz="0" w:space="0" w:color="auto"/>
        <w:right w:val="none" w:sz="0" w:space="0" w:color="auto"/>
      </w:divBdr>
    </w:div>
    <w:div w:id="569727487">
      <w:bodyDiv w:val="1"/>
      <w:marLeft w:val="0"/>
      <w:marRight w:val="0"/>
      <w:marTop w:val="0"/>
      <w:marBottom w:val="0"/>
      <w:divBdr>
        <w:top w:val="none" w:sz="0" w:space="0" w:color="auto"/>
        <w:left w:val="none" w:sz="0" w:space="0" w:color="auto"/>
        <w:bottom w:val="none" w:sz="0" w:space="0" w:color="auto"/>
        <w:right w:val="none" w:sz="0" w:space="0" w:color="auto"/>
      </w:divBdr>
    </w:div>
    <w:div w:id="578291652">
      <w:bodyDiv w:val="1"/>
      <w:marLeft w:val="0"/>
      <w:marRight w:val="0"/>
      <w:marTop w:val="0"/>
      <w:marBottom w:val="0"/>
      <w:divBdr>
        <w:top w:val="none" w:sz="0" w:space="0" w:color="auto"/>
        <w:left w:val="none" w:sz="0" w:space="0" w:color="auto"/>
        <w:bottom w:val="none" w:sz="0" w:space="0" w:color="auto"/>
        <w:right w:val="none" w:sz="0" w:space="0" w:color="auto"/>
      </w:divBdr>
    </w:div>
    <w:div w:id="595748728">
      <w:bodyDiv w:val="1"/>
      <w:marLeft w:val="0"/>
      <w:marRight w:val="0"/>
      <w:marTop w:val="0"/>
      <w:marBottom w:val="0"/>
      <w:divBdr>
        <w:top w:val="none" w:sz="0" w:space="0" w:color="auto"/>
        <w:left w:val="none" w:sz="0" w:space="0" w:color="auto"/>
        <w:bottom w:val="none" w:sz="0" w:space="0" w:color="auto"/>
        <w:right w:val="none" w:sz="0" w:space="0" w:color="auto"/>
      </w:divBdr>
      <w:divsChild>
        <w:div w:id="1261723048">
          <w:marLeft w:val="547"/>
          <w:marRight w:val="0"/>
          <w:marTop w:val="0"/>
          <w:marBottom w:val="0"/>
          <w:divBdr>
            <w:top w:val="none" w:sz="0" w:space="0" w:color="auto"/>
            <w:left w:val="none" w:sz="0" w:space="0" w:color="auto"/>
            <w:bottom w:val="none" w:sz="0" w:space="0" w:color="auto"/>
            <w:right w:val="none" w:sz="0" w:space="0" w:color="auto"/>
          </w:divBdr>
        </w:div>
      </w:divsChild>
    </w:div>
    <w:div w:id="904292793">
      <w:bodyDiv w:val="1"/>
      <w:marLeft w:val="0"/>
      <w:marRight w:val="0"/>
      <w:marTop w:val="0"/>
      <w:marBottom w:val="0"/>
      <w:divBdr>
        <w:top w:val="none" w:sz="0" w:space="0" w:color="auto"/>
        <w:left w:val="none" w:sz="0" w:space="0" w:color="auto"/>
        <w:bottom w:val="none" w:sz="0" w:space="0" w:color="auto"/>
        <w:right w:val="none" w:sz="0" w:space="0" w:color="auto"/>
      </w:divBdr>
    </w:div>
    <w:div w:id="926890704">
      <w:bodyDiv w:val="1"/>
      <w:marLeft w:val="0"/>
      <w:marRight w:val="0"/>
      <w:marTop w:val="0"/>
      <w:marBottom w:val="0"/>
      <w:divBdr>
        <w:top w:val="none" w:sz="0" w:space="0" w:color="auto"/>
        <w:left w:val="none" w:sz="0" w:space="0" w:color="auto"/>
        <w:bottom w:val="none" w:sz="0" w:space="0" w:color="auto"/>
        <w:right w:val="none" w:sz="0" w:space="0" w:color="auto"/>
      </w:divBdr>
    </w:div>
    <w:div w:id="1210187819">
      <w:bodyDiv w:val="1"/>
      <w:marLeft w:val="0"/>
      <w:marRight w:val="0"/>
      <w:marTop w:val="0"/>
      <w:marBottom w:val="0"/>
      <w:divBdr>
        <w:top w:val="none" w:sz="0" w:space="0" w:color="auto"/>
        <w:left w:val="none" w:sz="0" w:space="0" w:color="auto"/>
        <w:bottom w:val="none" w:sz="0" w:space="0" w:color="auto"/>
        <w:right w:val="none" w:sz="0" w:space="0" w:color="auto"/>
      </w:divBdr>
    </w:div>
    <w:div w:id="1224675233">
      <w:bodyDiv w:val="1"/>
      <w:marLeft w:val="0"/>
      <w:marRight w:val="0"/>
      <w:marTop w:val="0"/>
      <w:marBottom w:val="0"/>
      <w:divBdr>
        <w:top w:val="none" w:sz="0" w:space="0" w:color="auto"/>
        <w:left w:val="none" w:sz="0" w:space="0" w:color="auto"/>
        <w:bottom w:val="none" w:sz="0" w:space="0" w:color="auto"/>
        <w:right w:val="none" w:sz="0" w:space="0" w:color="auto"/>
      </w:divBdr>
    </w:div>
    <w:div w:id="1375273158">
      <w:bodyDiv w:val="1"/>
      <w:marLeft w:val="0"/>
      <w:marRight w:val="0"/>
      <w:marTop w:val="0"/>
      <w:marBottom w:val="0"/>
      <w:divBdr>
        <w:top w:val="none" w:sz="0" w:space="0" w:color="auto"/>
        <w:left w:val="none" w:sz="0" w:space="0" w:color="auto"/>
        <w:bottom w:val="none" w:sz="0" w:space="0" w:color="auto"/>
        <w:right w:val="none" w:sz="0" w:space="0" w:color="auto"/>
      </w:divBdr>
    </w:div>
    <w:div w:id="1470901573">
      <w:bodyDiv w:val="1"/>
      <w:marLeft w:val="0"/>
      <w:marRight w:val="0"/>
      <w:marTop w:val="0"/>
      <w:marBottom w:val="0"/>
      <w:divBdr>
        <w:top w:val="none" w:sz="0" w:space="0" w:color="auto"/>
        <w:left w:val="none" w:sz="0" w:space="0" w:color="auto"/>
        <w:bottom w:val="none" w:sz="0" w:space="0" w:color="auto"/>
        <w:right w:val="none" w:sz="0" w:space="0" w:color="auto"/>
      </w:divBdr>
    </w:div>
    <w:div w:id="1550147525">
      <w:bodyDiv w:val="1"/>
      <w:marLeft w:val="0"/>
      <w:marRight w:val="0"/>
      <w:marTop w:val="0"/>
      <w:marBottom w:val="0"/>
      <w:divBdr>
        <w:top w:val="none" w:sz="0" w:space="0" w:color="auto"/>
        <w:left w:val="none" w:sz="0" w:space="0" w:color="auto"/>
        <w:bottom w:val="none" w:sz="0" w:space="0" w:color="auto"/>
        <w:right w:val="none" w:sz="0" w:space="0" w:color="auto"/>
      </w:divBdr>
    </w:div>
    <w:div w:id="1552882047">
      <w:bodyDiv w:val="1"/>
      <w:marLeft w:val="0"/>
      <w:marRight w:val="0"/>
      <w:marTop w:val="0"/>
      <w:marBottom w:val="0"/>
      <w:divBdr>
        <w:top w:val="none" w:sz="0" w:space="0" w:color="auto"/>
        <w:left w:val="none" w:sz="0" w:space="0" w:color="auto"/>
        <w:bottom w:val="none" w:sz="0" w:space="0" w:color="auto"/>
        <w:right w:val="none" w:sz="0" w:space="0" w:color="auto"/>
      </w:divBdr>
      <w:divsChild>
        <w:div w:id="1920097676">
          <w:marLeft w:val="0"/>
          <w:marRight w:val="0"/>
          <w:marTop w:val="0"/>
          <w:marBottom w:val="0"/>
          <w:divBdr>
            <w:top w:val="none" w:sz="0" w:space="0" w:color="auto"/>
            <w:left w:val="none" w:sz="0" w:space="0" w:color="auto"/>
            <w:bottom w:val="none" w:sz="0" w:space="0" w:color="auto"/>
            <w:right w:val="none" w:sz="0" w:space="0" w:color="auto"/>
          </w:divBdr>
          <w:divsChild>
            <w:div w:id="23873104">
              <w:marLeft w:val="0"/>
              <w:marRight w:val="0"/>
              <w:marTop w:val="0"/>
              <w:marBottom w:val="0"/>
              <w:divBdr>
                <w:top w:val="none" w:sz="0" w:space="0" w:color="auto"/>
                <w:left w:val="none" w:sz="0" w:space="0" w:color="auto"/>
                <w:bottom w:val="none" w:sz="0" w:space="0" w:color="auto"/>
                <w:right w:val="none" w:sz="0" w:space="0" w:color="auto"/>
              </w:divBdr>
            </w:div>
            <w:div w:id="225605124">
              <w:marLeft w:val="0"/>
              <w:marRight w:val="0"/>
              <w:marTop w:val="0"/>
              <w:marBottom w:val="0"/>
              <w:divBdr>
                <w:top w:val="none" w:sz="0" w:space="0" w:color="auto"/>
                <w:left w:val="none" w:sz="0" w:space="0" w:color="auto"/>
                <w:bottom w:val="none" w:sz="0" w:space="0" w:color="auto"/>
                <w:right w:val="none" w:sz="0" w:space="0" w:color="auto"/>
              </w:divBdr>
            </w:div>
            <w:div w:id="406808982">
              <w:marLeft w:val="0"/>
              <w:marRight w:val="0"/>
              <w:marTop w:val="0"/>
              <w:marBottom w:val="0"/>
              <w:divBdr>
                <w:top w:val="none" w:sz="0" w:space="0" w:color="auto"/>
                <w:left w:val="none" w:sz="0" w:space="0" w:color="auto"/>
                <w:bottom w:val="none" w:sz="0" w:space="0" w:color="auto"/>
                <w:right w:val="none" w:sz="0" w:space="0" w:color="auto"/>
              </w:divBdr>
            </w:div>
            <w:div w:id="1355963299">
              <w:marLeft w:val="0"/>
              <w:marRight w:val="0"/>
              <w:marTop w:val="0"/>
              <w:marBottom w:val="0"/>
              <w:divBdr>
                <w:top w:val="none" w:sz="0" w:space="0" w:color="auto"/>
                <w:left w:val="none" w:sz="0" w:space="0" w:color="auto"/>
                <w:bottom w:val="none" w:sz="0" w:space="0" w:color="auto"/>
                <w:right w:val="none" w:sz="0" w:space="0" w:color="auto"/>
              </w:divBdr>
            </w:div>
            <w:div w:id="617952662">
              <w:marLeft w:val="0"/>
              <w:marRight w:val="0"/>
              <w:marTop w:val="0"/>
              <w:marBottom w:val="0"/>
              <w:divBdr>
                <w:top w:val="none" w:sz="0" w:space="0" w:color="auto"/>
                <w:left w:val="none" w:sz="0" w:space="0" w:color="auto"/>
                <w:bottom w:val="none" w:sz="0" w:space="0" w:color="auto"/>
                <w:right w:val="none" w:sz="0" w:space="0" w:color="auto"/>
              </w:divBdr>
            </w:div>
            <w:div w:id="1699236156">
              <w:marLeft w:val="0"/>
              <w:marRight w:val="0"/>
              <w:marTop w:val="0"/>
              <w:marBottom w:val="0"/>
              <w:divBdr>
                <w:top w:val="none" w:sz="0" w:space="0" w:color="auto"/>
                <w:left w:val="none" w:sz="0" w:space="0" w:color="auto"/>
                <w:bottom w:val="none" w:sz="0" w:space="0" w:color="auto"/>
                <w:right w:val="none" w:sz="0" w:space="0" w:color="auto"/>
              </w:divBdr>
            </w:div>
            <w:div w:id="6692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3009">
      <w:bodyDiv w:val="1"/>
      <w:marLeft w:val="0"/>
      <w:marRight w:val="0"/>
      <w:marTop w:val="0"/>
      <w:marBottom w:val="0"/>
      <w:divBdr>
        <w:top w:val="none" w:sz="0" w:space="0" w:color="auto"/>
        <w:left w:val="none" w:sz="0" w:space="0" w:color="auto"/>
        <w:bottom w:val="none" w:sz="0" w:space="0" w:color="auto"/>
        <w:right w:val="none" w:sz="0" w:space="0" w:color="auto"/>
      </w:divBdr>
    </w:div>
    <w:div w:id="1576549703">
      <w:bodyDiv w:val="1"/>
      <w:marLeft w:val="0"/>
      <w:marRight w:val="0"/>
      <w:marTop w:val="0"/>
      <w:marBottom w:val="0"/>
      <w:divBdr>
        <w:top w:val="none" w:sz="0" w:space="0" w:color="auto"/>
        <w:left w:val="none" w:sz="0" w:space="0" w:color="auto"/>
        <w:bottom w:val="none" w:sz="0" w:space="0" w:color="auto"/>
        <w:right w:val="none" w:sz="0" w:space="0" w:color="auto"/>
      </w:divBdr>
    </w:div>
    <w:div w:id="1696729118">
      <w:bodyDiv w:val="1"/>
      <w:marLeft w:val="0"/>
      <w:marRight w:val="0"/>
      <w:marTop w:val="0"/>
      <w:marBottom w:val="0"/>
      <w:divBdr>
        <w:top w:val="none" w:sz="0" w:space="0" w:color="auto"/>
        <w:left w:val="none" w:sz="0" w:space="0" w:color="auto"/>
        <w:bottom w:val="none" w:sz="0" w:space="0" w:color="auto"/>
        <w:right w:val="none" w:sz="0" w:space="0" w:color="auto"/>
      </w:divBdr>
    </w:div>
    <w:div w:id="1709408151">
      <w:bodyDiv w:val="1"/>
      <w:marLeft w:val="0"/>
      <w:marRight w:val="0"/>
      <w:marTop w:val="0"/>
      <w:marBottom w:val="0"/>
      <w:divBdr>
        <w:top w:val="none" w:sz="0" w:space="0" w:color="auto"/>
        <w:left w:val="none" w:sz="0" w:space="0" w:color="auto"/>
        <w:bottom w:val="none" w:sz="0" w:space="0" w:color="auto"/>
        <w:right w:val="none" w:sz="0" w:space="0" w:color="auto"/>
      </w:divBdr>
    </w:div>
    <w:div w:id="1722561060">
      <w:bodyDiv w:val="1"/>
      <w:marLeft w:val="0"/>
      <w:marRight w:val="0"/>
      <w:marTop w:val="0"/>
      <w:marBottom w:val="0"/>
      <w:divBdr>
        <w:top w:val="none" w:sz="0" w:space="0" w:color="auto"/>
        <w:left w:val="none" w:sz="0" w:space="0" w:color="auto"/>
        <w:bottom w:val="none" w:sz="0" w:space="0" w:color="auto"/>
        <w:right w:val="none" w:sz="0" w:space="0" w:color="auto"/>
      </w:divBdr>
    </w:div>
    <w:div w:id="1840000269">
      <w:bodyDiv w:val="1"/>
      <w:marLeft w:val="0"/>
      <w:marRight w:val="0"/>
      <w:marTop w:val="0"/>
      <w:marBottom w:val="0"/>
      <w:divBdr>
        <w:top w:val="none" w:sz="0" w:space="0" w:color="auto"/>
        <w:left w:val="none" w:sz="0" w:space="0" w:color="auto"/>
        <w:bottom w:val="none" w:sz="0" w:space="0" w:color="auto"/>
        <w:right w:val="none" w:sz="0" w:space="0" w:color="auto"/>
      </w:divBdr>
    </w:div>
    <w:div w:id="1977173426">
      <w:bodyDiv w:val="1"/>
      <w:marLeft w:val="0"/>
      <w:marRight w:val="0"/>
      <w:marTop w:val="0"/>
      <w:marBottom w:val="0"/>
      <w:divBdr>
        <w:top w:val="none" w:sz="0" w:space="0" w:color="auto"/>
        <w:left w:val="none" w:sz="0" w:space="0" w:color="auto"/>
        <w:bottom w:val="none" w:sz="0" w:space="0" w:color="auto"/>
        <w:right w:val="none" w:sz="0" w:space="0" w:color="auto"/>
      </w:divBdr>
    </w:div>
    <w:div w:id="1998873663">
      <w:bodyDiv w:val="1"/>
      <w:marLeft w:val="0"/>
      <w:marRight w:val="0"/>
      <w:marTop w:val="0"/>
      <w:marBottom w:val="0"/>
      <w:divBdr>
        <w:top w:val="none" w:sz="0" w:space="0" w:color="auto"/>
        <w:left w:val="none" w:sz="0" w:space="0" w:color="auto"/>
        <w:bottom w:val="none" w:sz="0" w:space="0" w:color="auto"/>
        <w:right w:val="none" w:sz="0" w:space="0" w:color="auto"/>
      </w:divBdr>
    </w:div>
    <w:div w:id="2038651161">
      <w:bodyDiv w:val="1"/>
      <w:marLeft w:val="0"/>
      <w:marRight w:val="0"/>
      <w:marTop w:val="0"/>
      <w:marBottom w:val="0"/>
      <w:divBdr>
        <w:top w:val="none" w:sz="0" w:space="0" w:color="auto"/>
        <w:left w:val="none" w:sz="0" w:space="0" w:color="auto"/>
        <w:bottom w:val="none" w:sz="0" w:space="0" w:color="auto"/>
        <w:right w:val="none" w:sz="0" w:space="0" w:color="auto"/>
      </w:divBdr>
    </w:div>
    <w:div w:id="2085952978">
      <w:bodyDiv w:val="1"/>
      <w:marLeft w:val="0"/>
      <w:marRight w:val="0"/>
      <w:marTop w:val="0"/>
      <w:marBottom w:val="0"/>
      <w:divBdr>
        <w:top w:val="none" w:sz="0" w:space="0" w:color="auto"/>
        <w:left w:val="none" w:sz="0" w:space="0" w:color="auto"/>
        <w:bottom w:val="none" w:sz="0" w:space="0" w:color="auto"/>
        <w:right w:val="none" w:sz="0" w:space="0" w:color="auto"/>
      </w:divBdr>
    </w:div>
    <w:div w:id="2110471086">
      <w:bodyDiv w:val="1"/>
      <w:marLeft w:val="0"/>
      <w:marRight w:val="0"/>
      <w:marTop w:val="0"/>
      <w:marBottom w:val="0"/>
      <w:divBdr>
        <w:top w:val="none" w:sz="0" w:space="0" w:color="auto"/>
        <w:left w:val="none" w:sz="0" w:space="0" w:color="auto"/>
        <w:bottom w:val="none" w:sz="0" w:space="0" w:color="auto"/>
        <w:right w:val="none" w:sz="0" w:space="0" w:color="auto"/>
      </w:divBdr>
      <w:divsChild>
        <w:div w:id="1686590993">
          <w:marLeft w:val="0"/>
          <w:marRight w:val="0"/>
          <w:marTop w:val="0"/>
          <w:marBottom w:val="0"/>
          <w:divBdr>
            <w:top w:val="none" w:sz="0" w:space="0" w:color="auto"/>
            <w:left w:val="none" w:sz="0" w:space="0" w:color="auto"/>
            <w:bottom w:val="none" w:sz="0" w:space="0" w:color="auto"/>
            <w:right w:val="none" w:sz="0" w:space="0" w:color="auto"/>
          </w:divBdr>
          <w:divsChild>
            <w:div w:id="1232083021">
              <w:marLeft w:val="0"/>
              <w:marRight w:val="0"/>
              <w:marTop w:val="0"/>
              <w:marBottom w:val="0"/>
              <w:divBdr>
                <w:top w:val="none" w:sz="0" w:space="0" w:color="auto"/>
                <w:left w:val="none" w:sz="0" w:space="0" w:color="auto"/>
                <w:bottom w:val="none" w:sz="0" w:space="0" w:color="auto"/>
                <w:right w:val="none" w:sz="0" w:space="0" w:color="auto"/>
              </w:divBdr>
            </w:div>
            <w:div w:id="1570924776">
              <w:marLeft w:val="0"/>
              <w:marRight w:val="0"/>
              <w:marTop w:val="0"/>
              <w:marBottom w:val="0"/>
              <w:divBdr>
                <w:top w:val="none" w:sz="0" w:space="0" w:color="auto"/>
                <w:left w:val="none" w:sz="0" w:space="0" w:color="auto"/>
                <w:bottom w:val="none" w:sz="0" w:space="0" w:color="auto"/>
                <w:right w:val="none" w:sz="0" w:space="0" w:color="auto"/>
              </w:divBdr>
            </w:div>
            <w:div w:id="623192627">
              <w:marLeft w:val="0"/>
              <w:marRight w:val="0"/>
              <w:marTop w:val="0"/>
              <w:marBottom w:val="0"/>
              <w:divBdr>
                <w:top w:val="none" w:sz="0" w:space="0" w:color="auto"/>
                <w:left w:val="none" w:sz="0" w:space="0" w:color="auto"/>
                <w:bottom w:val="none" w:sz="0" w:space="0" w:color="auto"/>
                <w:right w:val="none" w:sz="0" w:space="0" w:color="auto"/>
              </w:divBdr>
            </w:div>
            <w:div w:id="1822305116">
              <w:marLeft w:val="0"/>
              <w:marRight w:val="0"/>
              <w:marTop w:val="0"/>
              <w:marBottom w:val="0"/>
              <w:divBdr>
                <w:top w:val="none" w:sz="0" w:space="0" w:color="auto"/>
                <w:left w:val="none" w:sz="0" w:space="0" w:color="auto"/>
                <w:bottom w:val="none" w:sz="0" w:space="0" w:color="auto"/>
                <w:right w:val="none" w:sz="0" w:space="0" w:color="auto"/>
              </w:divBdr>
            </w:div>
            <w:div w:id="1837719724">
              <w:marLeft w:val="0"/>
              <w:marRight w:val="0"/>
              <w:marTop w:val="0"/>
              <w:marBottom w:val="0"/>
              <w:divBdr>
                <w:top w:val="none" w:sz="0" w:space="0" w:color="auto"/>
                <w:left w:val="none" w:sz="0" w:space="0" w:color="auto"/>
                <w:bottom w:val="none" w:sz="0" w:space="0" w:color="auto"/>
                <w:right w:val="none" w:sz="0" w:space="0" w:color="auto"/>
              </w:divBdr>
            </w:div>
            <w:div w:id="1514227589">
              <w:marLeft w:val="0"/>
              <w:marRight w:val="0"/>
              <w:marTop w:val="0"/>
              <w:marBottom w:val="0"/>
              <w:divBdr>
                <w:top w:val="none" w:sz="0" w:space="0" w:color="auto"/>
                <w:left w:val="none" w:sz="0" w:space="0" w:color="auto"/>
                <w:bottom w:val="none" w:sz="0" w:space="0" w:color="auto"/>
                <w:right w:val="none" w:sz="0" w:space="0" w:color="auto"/>
              </w:divBdr>
            </w:div>
            <w:div w:id="12716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2407">
      <w:bodyDiv w:val="1"/>
      <w:marLeft w:val="0"/>
      <w:marRight w:val="0"/>
      <w:marTop w:val="0"/>
      <w:marBottom w:val="0"/>
      <w:divBdr>
        <w:top w:val="none" w:sz="0" w:space="0" w:color="auto"/>
        <w:left w:val="none" w:sz="0" w:space="0" w:color="auto"/>
        <w:bottom w:val="none" w:sz="0" w:space="0" w:color="auto"/>
        <w:right w:val="none" w:sz="0" w:space="0" w:color="auto"/>
      </w:divBdr>
      <w:divsChild>
        <w:div w:id="1331326538">
          <w:marLeft w:val="0"/>
          <w:marRight w:val="0"/>
          <w:marTop w:val="0"/>
          <w:marBottom w:val="0"/>
          <w:divBdr>
            <w:top w:val="none" w:sz="0" w:space="0" w:color="auto"/>
            <w:left w:val="none" w:sz="0" w:space="0" w:color="auto"/>
            <w:bottom w:val="none" w:sz="0" w:space="0" w:color="auto"/>
            <w:right w:val="none" w:sz="0" w:space="0" w:color="auto"/>
          </w:divBdr>
          <w:divsChild>
            <w:div w:id="13452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diagramData" Target="diagrams/data1.xml" Id="rId13" /><Relationship Type="http://schemas.openxmlformats.org/officeDocument/2006/relationships/image" Target="media/image2.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api.bluedart.com/servlet/RoutingServlet?handler=tnt&amp;action=custawbquery&amp;loginid=BOM00001&amp;awb=awb&amp;numbers=76662235090&amp;format=xml&amp;lickey=4ecbd06dc0b9737d69120029cb05c9df%20&amp;verno=1&amp;scan=1" TargetMode="External" Id="rId21" /><Relationship Type="http://schemas.openxmlformats.org/officeDocument/2006/relationships/styles" Target="styles.xml" Id="rId7" /><Relationship Type="http://schemas.openxmlformats.org/officeDocument/2006/relationships/image" Target="media/image1.emf" Id="rId12" /><Relationship Type="http://schemas.microsoft.com/office/2007/relationships/diagramDrawing" Target="diagrams/drawing1.xm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diagramColors" Target="diagrams/colors1.xml" Id="rId16" /><Relationship Type="http://schemas.openxmlformats.org/officeDocument/2006/relationships/hyperlink" Target="https://api.bluedart.com/servlet/RoutingServlet?handler=tnt&amp;action=custawbquery&amp;loginid=BOM00001&amp;awb=awb&amp;numbers=76662235090&amp;format=xml&amp;lickey=4ecbd06dc0b9737d69120029cb05c9df%20&amp;verno=1&amp;scan=1"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diagramQuickStyle" Target="diagrams/quickStyle1.xml" Id="rId15" /><Relationship Type="http://schemas.openxmlformats.org/officeDocument/2006/relationships/footer" Target="footer1.xml" Id="rId23"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Layout" Target="diagrams/layout1.xml" Id="rId14" /><Relationship Type="http://schemas.openxmlformats.org/officeDocument/2006/relationships/header" Target="header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5843DC-F1F9-49BF-BBDC-AF34C41DAE72}" type="doc">
      <dgm:prSet loTypeId="urn:microsoft.com/office/officeart/2005/8/layout/hierarchy1" loCatId="hierarchy" qsTypeId="urn:microsoft.com/office/officeart/2005/8/quickstyle/simple4" qsCatId="simple" csTypeId="urn:microsoft.com/office/officeart/2005/8/colors/accent1_2" csCatId="accent1" phldr="1"/>
      <dgm:spPr/>
      <dgm:t>
        <a:bodyPr/>
        <a:lstStyle/>
        <a:p>
          <a:endParaRPr lang="en-IN"/>
        </a:p>
      </dgm:t>
    </dgm:pt>
    <dgm:pt modelId="{56CBE86E-4E52-43DC-963D-66D43C4805A6}">
      <dgm:prSet custT="1"/>
      <dgm:spPr/>
      <dgm:t>
        <a:bodyPr/>
        <a:lstStyle/>
        <a:p>
          <a:r>
            <a:rPr lang="en-IN" sz="900" b="1"/>
            <a:t>netconnet.bluedart.com</a:t>
          </a:r>
        </a:p>
      </dgm:t>
    </dgm:pt>
    <dgm:pt modelId="{C6B98CD7-787E-4F07-8C24-6DBA2915D64C}" type="parTrans" cxnId="{F5580D19-169F-4732-9D53-300E54C02C3B}">
      <dgm:prSet/>
      <dgm:spPr/>
      <dgm:t>
        <a:bodyPr/>
        <a:lstStyle/>
        <a:p>
          <a:endParaRPr lang="en-IN"/>
        </a:p>
      </dgm:t>
    </dgm:pt>
    <dgm:pt modelId="{06297B75-FEAB-4C99-A0E2-93751DFF08E7}" type="sibTrans" cxnId="{F5580D19-169F-4732-9D53-300E54C02C3B}">
      <dgm:prSet/>
      <dgm:spPr/>
      <dgm:t>
        <a:bodyPr/>
        <a:lstStyle/>
        <a:p>
          <a:endParaRPr lang="en-IN"/>
        </a:p>
      </dgm:t>
    </dgm:pt>
    <dgm:pt modelId="{4EFC4AB9-FEF5-404B-A0F4-10E9CCBBF780}">
      <dgm:prSet custT="1"/>
      <dgm:spPr/>
      <dgm:t>
        <a:bodyPr/>
        <a:lstStyle/>
        <a:p>
          <a:r>
            <a:rPr lang="en-IN" sz="800"/>
            <a:t>Finders</a:t>
          </a:r>
        </a:p>
      </dgm:t>
    </dgm:pt>
    <dgm:pt modelId="{57AC4886-67CC-45B8-AF95-D96D73689D1B}" type="parTrans" cxnId="{0410C075-D89A-4914-ABD8-49E89F38E32F}">
      <dgm:prSet/>
      <dgm:spPr/>
      <dgm:t>
        <a:bodyPr/>
        <a:lstStyle/>
        <a:p>
          <a:endParaRPr lang="en-IN"/>
        </a:p>
      </dgm:t>
    </dgm:pt>
    <dgm:pt modelId="{F8A7E1DD-016D-4586-851E-80EC97744831}" type="sibTrans" cxnId="{0410C075-D89A-4914-ABD8-49E89F38E32F}">
      <dgm:prSet/>
      <dgm:spPr/>
      <dgm:t>
        <a:bodyPr/>
        <a:lstStyle/>
        <a:p>
          <a:endParaRPr lang="en-IN"/>
        </a:p>
      </dgm:t>
    </dgm:pt>
    <dgm:pt modelId="{13180FBE-F8B6-4DC2-8558-D1231C388526}">
      <dgm:prSet custT="1"/>
      <dgm:spPr/>
      <dgm:t>
        <a:bodyPr/>
        <a:lstStyle/>
        <a:p>
          <a:pPr algn="l"/>
          <a:r>
            <a:rPr lang="en-IN" sz="800" b="0"/>
            <a:t>&gt;P</a:t>
          </a:r>
          <a:r>
            <a:rPr lang="en-IN" sz="800"/>
            <a:t>incode  </a:t>
          </a:r>
        </a:p>
        <a:p>
          <a:pPr algn="l"/>
          <a:r>
            <a:rPr lang="en-IN" sz="800" b="0"/>
            <a:t>&gt;P</a:t>
          </a:r>
          <a:r>
            <a:rPr lang="en-IN" sz="800"/>
            <a:t>roduct</a:t>
          </a:r>
        </a:p>
        <a:p>
          <a:pPr algn="l"/>
          <a:r>
            <a:rPr lang="en-IN" sz="800"/>
            <a:t>&gt;Pincode &amp; Product</a:t>
          </a:r>
        </a:p>
      </dgm:t>
    </dgm:pt>
    <dgm:pt modelId="{993C9B1C-F62D-4A4D-BEE0-D9C2F2A7AE53}" type="parTrans" cxnId="{057171C1-C683-47EB-985A-8E734C95FC6F}">
      <dgm:prSet/>
      <dgm:spPr/>
      <dgm:t>
        <a:bodyPr/>
        <a:lstStyle/>
        <a:p>
          <a:endParaRPr lang="en-IN"/>
        </a:p>
      </dgm:t>
    </dgm:pt>
    <dgm:pt modelId="{4A275BA0-81F6-47AE-9046-EAEE72BA79F7}" type="sibTrans" cxnId="{057171C1-C683-47EB-985A-8E734C95FC6F}">
      <dgm:prSet/>
      <dgm:spPr/>
      <dgm:t>
        <a:bodyPr/>
        <a:lstStyle/>
        <a:p>
          <a:endParaRPr lang="en-IN"/>
        </a:p>
      </dgm:t>
    </dgm:pt>
    <dgm:pt modelId="{74B328CB-F670-4022-AA71-8969F8B11133}">
      <dgm:prSet custT="1"/>
      <dgm:spPr/>
      <dgm:t>
        <a:bodyPr/>
        <a:lstStyle/>
        <a:p>
          <a:r>
            <a:rPr lang="en-IN" sz="800"/>
            <a:t>Transit</a:t>
          </a:r>
        </a:p>
        <a:p>
          <a:r>
            <a:rPr lang="en-IN" sz="800"/>
            <a:t>Time</a:t>
          </a:r>
        </a:p>
      </dgm:t>
    </dgm:pt>
    <dgm:pt modelId="{D8DEE141-02C7-40B3-B744-590C93DF0B62}" type="parTrans" cxnId="{431424F4-2162-40D8-A833-41105883B1FB}">
      <dgm:prSet/>
      <dgm:spPr/>
      <dgm:t>
        <a:bodyPr/>
        <a:lstStyle/>
        <a:p>
          <a:endParaRPr lang="en-IN"/>
        </a:p>
      </dgm:t>
    </dgm:pt>
    <dgm:pt modelId="{48822B6D-CDF5-4EF7-99FF-7EA3432E96E6}" type="sibTrans" cxnId="{431424F4-2162-40D8-A833-41105883B1FB}">
      <dgm:prSet/>
      <dgm:spPr/>
      <dgm:t>
        <a:bodyPr/>
        <a:lstStyle/>
        <a:p>
          <a:endParaRPr lang="en-IN"/>
        </a:p>
      </dgm:t>
    </dgm:pt>
    <dgm:pt modelId="{0B3009EF-D071-4A48-8782-1CDAD03C7EC7}">
      <dgm:prSet custT="1"/>
      <dgm:spPr/>
      <dgm:t>
        <a:bodyPr/>
        <a:lstStyle/>
        <a:p>
          <a:r>
            <a:rPr lang="en-IN" sz="800"/>
            <a:t>&gt; Product &amp; Pincode</a:t>
          </a:r>
        </a:p>
      </dgm:t>
    </dgm:pt>
    <dgm:pt modelId="{C2F438FA-6A85-4C7A-801D-3A1E5B792AED}" type="parTrans" cxnId="{9F35ADA2-2512-488A-8DFD-526DB11C1FA6}">
      <dgm:prSet/>
      <dgm:spPr/>
      <dgm:t>
        <a:bodyPr/>
        <a:lstStyle/>
        <a:p>
          <a:endParaRPr lang="en-IN"/>
        </a:p>
      </dgm:t>
    </dgm:pt>
    <dgm:pt modelId="{AF396FA9-A934-48BF-B91F-EC741FF69D31}" type="sibTrans" cxnId="{9F35ADA2-2512-488A-8DFD-526DB11C1FA6}">
      <dgm:prSet/>
      <dgm:spPr/>
      <dgm:t>
        <a:bodyPr/>
        <a:lstStyle/>
        <a:p>
          <a:endParaRPr lang="en-IN"/>
        </a:p>
      </dgm:t>
    </dgm:pt>
    <dgm:pt modelId="{DE252037-B36A-4C76-A687-CE0254ED9B69}">
      <dgm:prSet custT="1"/>
      <dgm:spPr/>
      <dgm:t>
        <a:bodyPr/>
        <a:lstStyle/>
        <a:p>
          <a:r>
            <a:rPr lang="en-IN" sz="800"/>
            <a:t>Pickup</a:t>
          </a:r>
        </a:p>
      </dgm:t>
    </dgm:pt>
    <dgm:pt modelId="{9140E8A0-CF9E-4EAB-BBA4-2DE0E1E2CA7C}" type="parTrans" cxnId="{8FA4EDFE-788B-405C-BF36-3EEBF203406B}">
      <dgm:prSet/>
      <dgm:spPr/>
      <dgm:t>
        <a:bodyPr/>
        <a:lstStyle/>
        <a:p>
          <a:endParaRPr lang="en-IN"/>
        </a:p>
      </dgm:t>
    </dgm:pt>
    <dgm:pt modelId="{5D8A6949-341C-45B9-BC72-C17919EF4BF5}" type="sibTrans" cxnId="{8FA4EDFE-788B-405C-BF36-3EEBF203406B}">
      <dgm:prSet/>
      <dgm:spPr/>
      <dgm:t>
        <a:bodyPr/>
        <a:lstStyle/>
        <a:p>
          <a:endParaRPr lang="en-IN"/>
        </a:p>
      </dgm:t>
    </dgm:pt>
    <dgm:pt modelId="{15231301-C08D-42A5-BD05-5EDB8B5DF500}">
      <dgm:prSet custT="1"/>
      <dgm:spPr/>
      <dgm:t>
        <a:bodyPr/>
        <a:lstStyle/>
        <a:p>
          <a:pPr algn="l"/>
          <a:r>
            <a:rPr lang="en-IN" sz="800"/>
            <a:t>&gt; Pickup Registration</a:t>
          </a:r>
        </a:p>
        <a:p>
          <a:pPr algn="l"/>
          <a:r>
            <a:rPr lang="en-IN" sz="800"/>
            <a:t>&gt; Pickup Cancel </a:t>
          </a:r>
        </a:p>
      </dgm:t>
    </dgm:pt>
    <dgm:pt modelId="{20DB382B-9698-48D1-918F-86C28CAD3CDA}" type="parTrans" cxnId="{79A182D7-129E-414A-B305-9E7379EFC730}">
      <dgm:prSet/>
      <dgm:spPr/>
      <dgm:t>
        <a:bodyPr/>
        <a:lstStyle/>
        <a:p>
          <a:endParaRPr lang="en-IN"/>
        </a:p>
      </dgm:t>
    </dgm:pt>
    <dgm:pt modelId="{4C874097-B4C6-46C8-9C69-93BE1402BCED}" type="sibTrans" cxnId="{79A182D7-129E-414A-B305-9E7379EFC730}">
      <dgm:prSet/>
      <dgm:spPr/>
      <dgm:t>
        <a:bodyPr/>
        <a:lstStyle/>
        <a:p>
          <a:endParaRPr lang="en-IN"/>
        </a:p>
      </dgm:t>
    </dgm:pt>
    <dgm:pt modelId="{E69BDD00-11FF-459F-AA89-C9017B454957}">
      <dgm:prSet custT="1"/>
      <dgm:spPr/>
      <dgm:t>
        <a:bodyPr/>
        <a:lstStyle/>
        <a:p>
          <a:r>
            <a:rPr lang="en-IN" sz="800"/>
            <a:t>Product-Subproduct</a:t>
          </a:r>
        </a:p>
      </dgm:t>
    </dgm:pt>
    <dgm:pt modelId="{67CC0EFA-7663-405E-BBFA-6CA8A3BC4F8E}" type="parTrans" cxnId="{56A33605-F834-4385-8602-615D4B937A6C}">
      <dgm:prSet/>
      <dgm:spPr/>
      <dgm:t>
        <a:bodyPr/>
        <a:lstStyle/>
        <a:p>
          <a:endParaRPr lang="en-IN"/>
        </a:p>
      </dgm:t>
    </dgm:pt>
    <dgm:pt modelId="{831CC62F-929C-4977-9334-0128B3BB9E19}" type="sibTrans" cxnId="{56A33605-F834-4385-8602-615D4B937A6C}">
      <dgm:prSet/>
      <dgm:spPr/>
      <dgm:t>
        <a:bodyPr/>
        <a:lstStyle/>
        <a:p>
          <a:endParaRPr lang="en-IN"/>
        </a:p>
      </dgm:t>
    </dgm:pt>
    <dgm:pt modelId="{B25D306D-600D-457E-894F-3648D703981D}">
      <dgm:prSet custT="1"/>
      <dgm:spPr/>
      <dgm:t>
        <a:bodyPr/>
        <a:lstStyle/>
        <a:p>
          <a:pPr algn="l"/>
          <a:r>
            <a:rPr lang="en-IN" sz="800"/>
            <a:t>&gt; All ProductSub Product</a:t>
          </a:r>
        </a:p>
      </dgm:t>
    </dgm:pt>
    <dgm:pt modelId="{B40C4607-5668-4641-8876-FC3BD869757C}" type="parTrans" cxnId="{7DE0FC80-8C16-4BC5-A719-BD857A8518F5}">
      <dgm:prSet/>
      <dgm:spPr/>
      <dgm:t>
        <a:bodyPr/>
        <a:lstStyle/>
        <a:p>
          <a:endParaRPr lang="en-IN"/>
        </a:p>
      </dgm:t>
    </dgm:pt>
    <dgm:pt modelId="{5ECB5CA2-3159-41F4-828C-F0B3B238492D}" type="sibTrans" cxnId="{7DE0FC80-8C16-4BC5-A719-BD857A8518F5}">
      <dgm:prSet/>
      <dgm:spPr/>
      <dgm:t>
        <a:bodyPr/>
        <a:lstStyle/>
        <a:p>
          <a:endParaRPr lang="en-IN"/>
        </a:p>
      </dgm:t>
    </dgm:pt>
    <dgm:pt modelId="{0551635A-054D-4F7B-B1A5-94C2F97BC3CE}">
      <dgm:prSet custT="1"/>
      <dgm:spPr/>
      <dgm:t>
        <a:bodyPr/>
        <a:lstStyle/>
        <a:p>
          <a:r>
            <a:rPr lang="en-IN" sz="800"/>
            <a:t>Waybill</a:t>
          </a:r>
        </a:p>
      </dgm:t>
    </dgm:pt>
    <dgm:pt modelId="{E2D60AB6-D5AC-49B3-B55A-67A6AEB27F83}" type="parTrans" cxnId="{227CC06F-5862-4F51-A6BE-A484DB546BA6}">
      <dgm:prSet/>
      <dgm:spPr/>
      <dgm:t>
        <a:bodyPr/>
        <a:lstStyle/>
        <a:p>
          <a:endParaRPr lang="en-IN"/>
        </a:p>
      </dgm:t>
    </dgm:pt>
    <dgm:pt modelId="{A5AE9253-8DF6-4337-A92C-4E9F753C9173}" type="sibTrans" cxnId="{227CC06F-5862-4F51-A6BE-A484DB546BA6}">
      <dgm:prSet/>
      <dgm:spPr/>
      <dgm:t>
        <a:bodyPr/>
        <a:lstStyle/>
        <a:p>
          <a:endParaRPr lang="en-IN"/>
        </a:p>
      </dgm:t>
    </dgm:pt>
    <dgm:pt modelId="{8DA0FA3F-A20E-488D-A65C-5BC71C8CD846}">
      <dgm:prSet custT="1"/>
      <dgm:spPr/>
      <dgm:t>
        <a:bodyPr/>
        <a:lstStyle/>
        <a:p>
          <a:pPr algn="l"/>
          <a:r>
            <a:rPr lang="en-IN" sz="800"/>
            <a:t>&gt;WayBill Generation </a:t>
          </a:r>
        </a:p>
        <a:p>
          <a:pPr algn="l"/>
          <a:r>
            <a:rPr lang="en-IN" sz="800"/>
            <a:t>&gt;WayBill  Cancelation</a:t>
          </a:r>
        </a:p>
        <a:p>
          <a:pPr algn="l"/>
          <a:r>
            <a:rPr lang="en-IN" sz="800"/>
            <a:t>&gt; Import Data</a:t>
          </a:r>
        </a:p>
      </dgm:t>
    </dgm:pt>
    <dgm:pt modelId="{3FB1E78E-25F7-4FE4-BB23-08D82306B1B0}" type="parTrans" cxnId="{E92D4907-ADC1-4E6D-A8E1-DE69663CE5F8}">
      <dgm:prSet/>
      <dgm:spPr/>
      <dgm:t>
        <a:bodyPr/>
        <a:lstStyle/>
        <a:p>
          <a:endParaRPr lang="en-IN"/>
        </a:p>
      </dgm:t>
    </dgm:pt>
    <dgm:pt modelId="{BB8499C1-0906-4DA7-A914-28B9E92D9E5A}" type="sibTrans" cxnId="{E92D4907-ADC1-4E6D-A8E1-DE69663CE5F8}">
      <dgm:prSet/>
      <dgm:spPr/>
      <dgm:t>
        <a:bodyPr/>
        <a:lstStyle/>
        <a:p>
          <a:endParaRPr lang="en-IN"/>
        </a:p>
      </dgm:t>
    </dgm:pt>
    <dgm:pt modelId="{14B945F8-1BB0-4427-816D-3D08C102B231}">
      <dgm:prSet custT="1"/>
      <dgm:spPr/>
      <dgm:t>
        <a:bodyPr/>
        <a:lstStyle/>
        <a:p>
          <a:r>
            <a:rPr lang="en-IN" sz="800"/>
            <a:t>Pincode Master Download</a:t>
          </a:r>
        </a:p>
      </dgm:t>
    </dgm:pt>
    <dgm:pt modelId="{5FFBEC69-CB46-42AC-A08D-B15F66B1E4A9}" type="parTrans" cxnId="{D9E74921-F620-4A18-8626-48219B1E4AC8}">
      <dgm:prSet/>
      <dgm:spPr/>
      <dgm:t>
        <a:bodyPr/>
        <a:lstStyle/>
        <a:p>
          <a:endParaRPr lang="en-IN"/>
        </a:p>
      </dgm:t>
    </dgm:pt>
    <dgm:pt modelId="{04A6AF11-2A09-4CD5-9FB9-98825156D04D}" type="sibTrans" cxnId="{D9E74921-F620-4A18-8626-48219B1E4AC8}">
      <dgm:prSet/>
      <dgm:spPr/>
      <dgm:t>
        <a:bodyPr/>
        <a:lstStyle/>
        <a:p>
          <a:endParaRPr lang="en-IN"/>
        </a:p>
      </dgm:t>
    </dgm:pt>
    <dgm:pt modelId="{504ABACB-4542-43F1-96BE-E6C05C512937}">
      <dgm:prSet custT="1"/>
      <dgm:spPr/>
      <dgm:t>
        <a:bodyPr/>
        <a:lstStyle/>
        <a:p>
          <a:pPr algn="l"/>
          <a:r>
            <a:rPr lang="en-IN" sz="800"/>
            <a:t>&gt;Download PinCode Master</a:t>
          </a:r>
        </a:p>
      </dgm:t>
    </dgm:pt>
    <dgm:pt modelId="{1C3AF195-38E7-4ADD-987F-3FCC6D57FA35}" type="parTrans" cxnId="{130CF08B-390C-4913-ACB9-7C1AC911C217}">
      <dgm:prSet/>
      <dgm:spPr/>
      <dgm:t>
        <a:bodyPr/>
        <a:lstStyle/>
        <a:p>
          <a:endParaRPr lang="en-IN"/>
        </a:p>
      </dgm:t>
    </dgm:pt>
    <dgm:pt modelId="{E6C0A697-75BD-494E-BE77-D85B931E4DB2}" type="sibTrans" cxnId="{130CF08B-390C-4913-ACB9-7C1AC911C217}">
      <dgm:prSet/>
      <dgm:spPr/>
      <dgm:t>
        <a:bodyPr/>
        <a:lstStyle/>
        <a:p>
          <a:endParaRPr lang="en-IN"/>
        </a:p>
      </dgm:t>
    </dgm:pt>
    <dgm:pt modelId="{4FEF20DE-206D-42EE-8DAD-2F81D26A740D}">
      <dgm:prSet custT="1"/>
      <dgm:spPr/>
      <dgm:t>
        <a:bodyPr/>
        <a:lstStyle/>
        <a:p>
          <a:r>
            <a:rPr lang="en-IN" sz="800"/>
            <a:t>Alt Instuction</a:t>
          </a:r>
        </a:p>
      </dgm:t>
    </dgm:pt>
    <dgm:pt modelId="{C9635ABD-CA8F-4237-AF70-56B68A759669}" type="parTrans" cxnId="{C68A4099-BCCA-4459-AC91-9608A99A2CCB}">
      <dgm:prSet/>
      <dgm:spPr/>
      <dgm:t>
        <a:bodyPr/>
        <a:lstStyle/>
        <a:p>
          <a:endParaRPr lang="en-IN"/>
        </a:p>
      </dgm:t>
    </dgm:pt>
    <dgm:pt modelId="{2BE46A7B-9F81-4CCF-BC5D-17AFE97E7A88}" type="sibTrans" cxnId="{C68A4099-BCCA-4459-AC91-9608A99A2CCB}">
      <dgm:prSet/>
      <dgm:spPr/>
      <dgm:t>
        <a:bodyPr/>
        <a:lstStyle/>
        <a:p>
          <a:endParaRPr lang="en-IN"/>
        </a:p>
      </dgm:t>
    </dgm:pt>
    <dgm:pt modelId="{4DE77D0D-048B-41F4-AE03-388F875320D8}">
      <dgm:prSet custT="1"/>
      <dgm:spPr/>
      <dgm:t>
        <a:bodyPr/>
        <a:lstStyle/>
        <a:p>
          <a:pPr algn="l"/>
          <a:r>
            <a:rPr lang="en-IN" sz="800"/>
            <a:t>&gt; Cust ALT Instruction Update</a:t>
          </a:r>
        </a:p>
      </dgm:t>
    </dgm:pt>
    <dgm:pt modelId="{14BE2FA7-89AE-49BB-B301-0B50D37C95B8}" type="parTrans" cxnId="{96C69DC6-5F2A-47A4-95A1-7932BE8C36DC}">
      <dgm:prSet/>
      <dgm:spPr/>
      <dgm:t>
        <a:bodyPr/>
        <a:lstStyle/>
        <a:p>
          <a:endParaRPr lang="en-IN"/>
        </a:p>
      </dgm:t>
    </dgm:pt>
    <dgm:pt modelId="{8C6B9C44-7950-4CC0-87E9-CCD6E636A8E6}" type="sibTrans" cxnId="{96C69DC6-5F2A-47A4-95A1-7932BE8C36DC}">
      <dgm:prSet/>
      <dgm:spPr/>
      <dgm:t>
        <a:bodyPr/>
        <a:lstStyle/>
        <a:p>
          <a:endParaRPr lang="en-IN"/>
        </a:p>
      </dgm:t>
    </dgm:pt>
    <dgm:pt modelId="{68D23448-AEE5-407C-95CE-E78EC35683A8}">
      <dgm:prSet custT="1"/>
      <dgm:spPr/>
      <dgm:t>
        <a:bodyPr/>
        <a:lstStyle/>
        <a:p>
          <a:r>
            <a:rPr lang="en-IN" sz="800"/>
            <a:t>Tracking</a:t>
          </a:r>
        </a:p>
      </dgm:t>
    </dgm:pt>
    <dgm:pt modelId="{9542731F-669C-4331-84FE-C89745826A16}" type="parTrans" cxnId="{00D9ABC5-4D90-453F-8ACB-08B3AFEB39D6}">
      <dgm:prSet/>
      <dgm:spPr/>
      <dgm:t>
        <a:bodyPr/>
        <a:lstStyle/>
        <a:p>
          <a:endParaRPr lang="en-IN"/>
        </a:p>
      </dgm:t>
    </dgm:pt>
    <dgm:pt modelId="{69CF154D-EE9F-428D-B324-794C2D89B407}" type="sibTrans" cxnId="{00D9ABC5-4D90-453F-8ACB-08B3AFEB39D6}">
      <dgm:prSet/>
      <dgm:spPr/>
      <dgm:t>
        <a:bodyPr/>
        <a:lstStyle/>
        <a:p>
          <a:endParaRPr lang="en-IN"/>
        </a:p>
      </dgm:t>
    </dgm:pt>
    <dgm:pt modelId="{EA478A68-9136-435F-9BD9-24F0723734A1}">
      <dgm:prSet custT="1"/>
      <dgm:spPr/>
      <dgm:t>
        <a:bodyPr/>
        <a:lstStyle/>
        <a:p>
          <a:pPr algn="l"/>
          <a:r>
            <a:rPr lang="en-IN" sz="800"/>
            <a:t>&gt; View Status </a:t>
          </a:r>
        </a:p>
        <a:p>
          <a:pPr algn="l"/>
          <a:r>
            <a:rPr lang="en-IN" sz="800"/>
            <a:t>&gt; View Details</a:t>
          </a:r>
        </a:p>
      </dgm:t>
    </dgm:pt>
    <dgm:pt modelId="{CB7D4ACC-2164-4842-BBC3-41A7305FD336}" type="parTrans" cxnId="{AA39A0B8-C5E4-425D-B6DE-1FBB6662FDFE}">
      <dgm:prSet/>
      <dgm:spPr/>
      <dgm:t>
        <a:bodyPr/>
        <a:lstStyle/>
        <a:p>
          <a:endParaRPr lang="en-IN"/>
        </a:p>
      </dgm:t>
    </dgm:pt>
    <dgm:pt modelId="{54211389-1E3F-4CD4-8476-A03EE04A3F27}" type="sibTrans" cxnId="{AA39A0B8-C5E4-425D-B6DE-1FBB6662FDFE}">
      <dgm:prSet/>
      <dgm:spPr/>
      <dgm:t>
        <a:bodyPr/>
        <a:lstStyle/>
        <a:p>
          <a:endParaRPr lang="en-IN"/>
        </a:p>
      </dgm:t>
    </dgm:pt>
    <dgm:pt modelId="{093B7990-D69C-4864-8822-42D84C203F3D}">
      <dgm:prSet custT="1"/>
      <dgm:spPr/>
      <dgm:t>
        <a:bodyPr/>
        <a:lstStyle/>
        <a:p>
          <a:pPr algn="l"/>
          <a:r>
            <a:rPr lang="en-IN" sz="800" b="0"/>
            <a:t>EwayBill</a:t>
          </a:r>
        </a:p>
      </dgm:t>
    </dgm:pt>
    <dgm:pt modelId="{66EDC67D-BE0F-48A5-8A78-E36F29F8BBF3}" type="parTrans" cxnId="{2E80CAFB-B584-4E6A-A723-3BADA051E7A7}">
      <dgm:prSet/>
      <dgm:spPr/>
      <dgm:t>
        <a:bodyPr/>
        <a:lstStyle/>
        <a:p>
          <a:endParaRPr lang="en-IN"/>
        </a:p>
      </dgm:t>
    </dgm:pt>
    <dgm:pt modelId="{7C0C5662-07AF-46FD-BE3E-897B423898F8}" type="sibTrans" cxnId="{2E80CAFB-B584-4E6A-A723-3BADA051E7A7}">
      <dgm:prSet/>
      <dgm:spPr/>
      <dgm:t>
        <a:bodyPr/>
        <a:lstStyle/>
        <a:p>
          <a:endParaRPr lang="en-IN"/>
        </a:p>
      </dgm:t>
    </dgm:pt>
    <dgm:pt modelId="{3E5DA059-F4DD-44B7-A396-AFEE5DB58F81}">
      <dgm:prSet custT="1"/>
      <dgm:spPr/>
      <dgm:t>
        <a:bodyPr/>
        <a:lstStyle/>
        <a:p>
          <a:pPr algn="l"/>
          <a:r>
            <a:rPr lang="en-IN" sz="800" b="0"/>
            <a:t>&gt; EwayBill Updates</a:t>
          </a:r>
        </a:p>
      </dgm:t>
    </dgm:pt>
    <dgm:pt modelId="{2C6300A7-04AF-4EB6-A4FF-FF7E24D7FB5E}" type="parTrans" cxnId="{3B67D146-08ED-468C-B061-332788B9F9BA}">
      <dgm:prSet/>
      <dgm:spPr/>
      <dgm:t>
        <a:bodyPr/>
        <a:lstStyle/>
        <a:p>
          <a:endParaRPr lang="en-IN"/>
        </a:p>
      </dgm:t>
    </dgm:pt>
    <dgm:pt modelId="{839D8988-941A-44CF-83AC-DB8CAE6BF4B4}" type="sibTrans" cxnId="{3B67D146-08ED-468C-B061-332788B9F9BA}">
      <dgm:prSet/>
      <dgm:spPr/>
      <dgm:t>
        <a:bodyPr/>
        <a:lstStyle/>
        <a:p>
          <a:endParaRPr lang="en-IN"/>
        </a:p>
      </dgm:t>
    </dgm:pt>
    <dgm:pt modelId="{E80A947B-57A6-4370-BA29-B028503870AF}" type="pres">
      <dgm:prSet presAssocID="{A15843DC-F1F9-49BF-BBDC-AF34C41DAE72}" presName="hierChild1" presStyleCnt="0">
        <dgm:presLayoutVars>
          <dgm:chPref val="1"/>
          <dgm:dir/>
          <dgm:animOne val="branch"/>
          <dgm:animLvl val="lvl"/>
          <dgm:resizeHandles/>
        </dgm:presLayoutVars>
      </dgm:prSet>
      <dgm:spPr/>
    </dgm:pt>
    <dgm:pt modelId="{3C740820-741E-4F81-9B2C-318D36BB2790}" type="pres">
      <dgm:prSet presAssocID="{56CBE86E-4E52-43DC-963D-66D43C4805A6}" presName="hierRoot1" presStyleCnt="0"/>
      <dgm:spPr/>
    </dgm:pt>
    <dgm:pt modelId="{7F78F260-007B-4AA5-8829-579C726265E6}" type="pres">
      <dgm:prSet presAssocID="{56CBE86E-4E52-43DC-963D-66D43C4805A6}" presName="composite" presStyleCnt="0"/>
      <dgm:spPr/>
    </dgm:pt>
    <dgm:pt modelId="{03BAFB3C-C161-40B8-9D61-CB2E8439193D}" type="pres">
      <dgm:prSet presAssocID="{56CBE86E-4E52-43DC-963D-66D43C4805A6}" presName="background" presStyleLbl="node0" presStyleIdx="0" presStyleCnt="1"/>
      <dgm:spPr/>
    </dgm:pt>
    <dgm:pt modelId="{BC129FD7-11F0-48AA-8964-EEE3DC5BACCB}" type="pres">
      <dgm:prSet presAssocID="{56CBE86E-4E52-43DC-963D-66D43C4805A6}" presName="text" presStyleLbl="fgAcc0" presStyleIdx="0" presStyleCnt="1" custScaleX="289217">
        <dgm:presLayoutVars>
          <dgm:chPref val="3"/>
        </dgm:presLayoutVars>
      </dgm:prSet>
      <dgm:spPr/>
    </dgm:pt>
    <dgm:pt modelId="{2F5C7DC0-0B8B-4626-81CB-F1B53C0ED9F2}" type="pres">
      <dgm:prSet presAssocID="{56CBE86E-4E52-43DC-963D-66D43C4805A6}" presName="hierChild2" presStyleCnt="0"/>
      <dgm:spPr/>
    </dgm:pt>
    <dgm:pt modelId="{960D7301-4435-49AC-8EF5-7FD901192E72}" type="pres">
      <dgm:prSet presAssocID="{57AC4886-67CC-45B8-AF95-D96D73689D1B}" presName="Name10" presStyleLbl="parChTrans1D2" presStyleIdx="0" presStyleCnt="9"/>
      <dgm:spPr/>
    </dgm:pt>
    <dgm:pt modelId="{E0228500-D383-4014-8BD7-93F85869482D}" type="pres">
      <dgm:prSet presAssocID="{4EFC4AB9-FEF5-404B-A0F4-10E9CCBBF780}" presName="hierRoot2" presStyleCnt="0"/>
      <dgm:spPr/>
    </dgm:pt>
    <dgm:pt modelId="{761E797F-7F5C-444D-AD9A-B4A49D992D84}" type="pres">
      <dgm:prSet presAssocID="{4EFC4AB9-FEF5-404B-A0F4-10E9CCBBF780}" presName="composite2" presStyleCnt="0"/>
      <dgm:spPr/>
    </dgm:pt>
    <dgm:pt modelId="{2223F5A5-E01A-4FE2-B332-027EA7E25008}" type="pres">
      <dgm:prSet presAssocID="{4EFC4AB9-FEF5-404B-A0F4-10E9CCBBF780}" presName="background2" presStyleLbl="node2" presStyleIdx="0" presStyleCnt="9"/>
      <dgm:spPr/>
    </dgm:pt>
    <dgm:pt modelId="{1B505AD9-7EC8-4F02-9C29-514A09DF1942}" type="pres">
      <dgm:prSet presAssocID="{4EFC4AB9-FEF5-404B-A0F4-10E9CCBBF780}" presName="text2" presStyleLbl="fgAcc2" presStyleIdx="0" presStyleCnt="9">
        <dgm:presLayoutVars>
          <dgm:chPref val="3"/>
        </dgm:presLayoutVars>
      </dgm:prSet>
      <dgm:spPr/>
    </dgm:pt>
    <dgm:pt modelId="{3D05780F-88C3-47BD-A5E9-F56C0E67477A}" type="pres">
      <dgm:prSet presAssocID="{4EFC4AB9-FEF5-404B-A0F4-10E9CCBBF780}" presName="hierChild3" presStyleCnt="0"/>
      <dgm:spPr/>
    </dgm:pt>
    <dgm:pt modelId="{339FEFBE-3291-4C82-925E-1C576FD17794}" type="pres">
      <dgm:prSet presAssocID="{993C9B1C-F62D-4A4D-BEE0-D9C2F2A7AE53}" presName="Name17" presStyleLbl="parChTrans1D3" presStyleIdx="0" presStyleCnt="9"/>
      <dgm:spPr/>
    </dgm:pt>
    <dgm:pt modelId="{C9DA8E24-ADFB-4A70-A802-FDD5A3FA5589}" type="pres">
      <dgm:prSet presAssocID="{13180FBE-F8B6-4DC2-8558-D1231C388526}" presName="hierRoot3" presStyleCnt="0"/>
      <dgm:spPr/>
    </dgm:pt>
    <dgm:pt modelId="{CFB6E08D-906D-446F-97CA-435443831023}" type="pres">
      <dgm:prSet presAssocID="{13180FBE-F8B6-4DC2-8558-D1231C388526}" presName="composite3" presStyleCnt="0"/>
      <dgm:spPr/>
    </dgm:pt>
    <dgm:pt modelId="{B181E95A-4281-48D6-AA20-D9556DBE121B}" type="pres">
      <dgm:prSet presAssocID="{13180FBE-F8B6-4DC2-8558-D1231C388526}" presName="background3" presStyleLbl="node3" presStyleIdx="0" presStyleCnt="9"/>
      <dgm:spPr/>
    </dgm:pt>
    <dgm:pt modelId="{0D137B3A-3F8C-4256-B533-C791DF720004}" type="pres">
      <dgm:prSet presAssocID="{13180FBE-F8B6-4DC2-8558-D1231C388526}" presName="text3" presStyleLbl="fgAcc3" presStyleIdx="0" presStyleCnt="9" custScaleY="311052">
        <dgm:presLayoutVars>
          <dgm:chPref val="3"/>
        </dgm:presLayoutVars>
      </dgm:prSet>
      <dgm:spPr/>
    </dgm:pt>
    <dgm:pt modelId="{FAB2D3B4-D83C-4E34-9B8D-809F5E39FDED}" type="pres">
      <dgm:prSet presAssocID="{13180FBE-F8B6-4DC2-8558-D1231C388526}" presName="hierChild4" presStyleCnt="0"/>
      <dgm:spPr/>
    </dgm:pt>
    <dgm:pt modelId="{7B22B65E-50DB-476F-9BBB-406C3FECC48A}" type="pres">
      <dgm:prSet presAssocID="{D8DEE141-02C7-40B3-B744-590C93DF0B62}" presName="Name10" presStyleLbl="parChTrans1D2" presStyleIdx="1" presStyleCnt="9"/>
      <dgm:spPr/>
    </dgm:pt>
    <dgm:pt modelId="{3B9F86F9-C598-4E5E-97A7-4B7AE141385F}" type="pres">
      <dgm:prSet presAssocID="{74B328CB-F670-4022-AA71-8969F8B11133}" presName="hierRoot2" presStyleCnt="0"/>
      <dgm:spPr/>
    </dgm:pt>
    <dgm:pt modelId="{E2040F31-7534-4CE7-BFFE-7A7BDCA3A5C5}" type="pres">
      <dgm:prSet presAssocID="{74B328CB-F670-4022-AA71-8969F8B11133}" presName="composite2" presStyleCnt="0"/>
      <dgm:spPr/>
    </dgm:pt>
    <dgm:pt modelId="{ADF95909-2688-47B4-A7BF-25DF002D6792}" type="pres">
      <dgm:prSet presAssocID="{74B328CB-F670-4022-AA71-8969F8B11133}" presName="background2" presStyleLbl="node2" presStyleIdx="1" presStyleCnt="9"/>
      <dgm:spPr/>
    </dgm:pt>
    <dgm:pt modelId="{1145B273-48D9-4440-B4B0-C4CC8676DF45}" type="pres">
      <dgm:prSet presAssocID="{74B328CB-F670-4022-AA71-8969F8B11133}" presName="text2" presStyleLbl="fgAcc2" presStyleIdx="1" presStyleCnt="9">
        <dgm:presLayoutVars>
          <dgm:chPref val="3"/>
        </dgm:presLayoutVars>
      </dgm:prSet>
      <dgm:spPr/>
    </dgm:pt>
    <dgm:pt modelId="{202F236E-EBEC-427B-9208-1005B56BE89D}" type="pres">
      <dgm:prSet presAssocID="{74B328CB-F670-4022-AA71-8969F8B11133}" presName="hierChild3" presStyleCnt="0"/>
      <dgm:spPr/>
    </dgm:pt>
    <dgm:pt modelId="{FCADC3E1-0036-4180-9FAF-C8A224210FD7}" type="pres">
      <dgm:prSet presAssocID="{C2F438FA-6A85-4C7A-801D-3A1E5B792AED}" presName="Name17" presStyleLbl="parChTrans1D3" presStyleIdx="1" presStyleCnt="9"/>
      <dgm:spPr/>
    </dgm:pt>
    <dgm:pt modelId="{9A8E8820-8FA1-42F0-BC4E-6C1957FE453B}" type="pres">
      <dgm:prSet presAssocID="{0B3009EF-D071-4A48-8782-1CDAD03C7EC7}" presName="hierRoot3" presStyleCnt="0"/>
      <dgm:spPr/>
    </dgm:pt>
    <dgm:pt modelId="{2605FF7B-FC6B-4B80-AC36-333EEB1A81F3}" type="pres">
      <dgm:prSet presAssocID="{0B3009EF-D071-4A48-8782-1CDAD03C7EC7}" presName="composite3" presStyleCnt="0"/>
      <dgm:spPr/>
    </dgm:pt>
    <dgm:pt modelId="{242EB472-0109-4250-9F42-143C9DA1502B}" type="pres">
      <dgm:prSet presAssocID="{0B3009EF-D071-4A48-8782-1CDAD03C7EC7}" presName="background3" presStyleLbl="node3" presStyleIdx="1" presStyleCnt="9"/>
      <dgm:spPr/>
    </dgm:pt>
    <dgm:pt modelId="{572351C0-3DF1-4613-916B-C5AFFFF16833}" type="pres">
      <dgm:prSet presAssocID="{0B3009EF-D071-4A48-8782-1CDAD03C7EC7}" presName="text3" presStyleLbl="fgAcc3" presStyleIdx="1" presStyleCnt="9">
        <dgm:presLayoutVars>
          <dgm:chPref val="3"/>
        </dgm:presLayoutVars>
      </dgm:prSet>
      <dgm:spPr/>
    </dgm:pt>
    <dgm:pt modelId="{85A72AAA-6385-49F1-B874-FB3FB09F680A}" type="pres">
      <dgm:prSet presAssocID="{0B3009EF-D071-4A48-8782-1CDAD03C7EC7}" presName="hierChild4" presStyleCnt="0"/>
      <dgm:spPr/>
    </dgm:pt>
    <dgm:pt modelId="{FDF1CA1B-E2A5-418D-89FD-51FE0B0D40A9}" type="pres">
      <dgm:prSet presAssocID="{9140E8A0-CF9E-4EAB-BBA4-2DE0E1E2CA7C}" presName="Name10" presStyleLbl="parChTrans1D2" presStyleIdx="2" presStyleCnt="9"/>
      <dgm:spPr/>
    </dgm:pt>
    <dgm:pt modelId="{9CFFD2BB-67DF-424E-ABF4-5F5E82C5A37E}" type="pres">
      <dgm:prSet presAssocID="{DE252037-B36A-4C76-A687-CE0254ED9B69}" presName="hierRoot2" presStyleCnt="0"/>
      <dgm:spPr/>
    </dgm:pt>
    <dgm:pt modelId="{3B692298-A8BB-44BA-AA22-6EB55345ABB1}" type="pres">
      <dgm:prSet presAssocID="{DE252037-B36A-4C76-A687-CE0254ED9B69}" presName="composite2" presStyleCnt="0"/>
      <dgm:spPr/>
    </dgm:pt>
    <dgm:pt modelId="{00B93435-C93A-4ED0-9FCB-419CA8A505E1}" type="pres">
      <dgm:prSet presAssocID="{DE252037-B36A-4C76-A687-CE0254ED9B69}" presName="background2" presStyleLbl="node2" presStyleIdx="2" presStyleCnt="9"/>
      <dgm:spPr/>
    </dgm:pt>
    <dgm:pt modelId="{44C4813C-6888-4913-AD32-AC73DA54D5EC}" type="pres">
      <dgm:prSet presAssocID="{DE252037-B36A-4C76-A687-CE0254ED9B69}" presName="text2" presStyleLbl="fgAcc2" presStyleIdx="2" presStyleCnt="9">
        <dgm:presLayoutVars>
          <dgm:chPref val="3"/>
        </dgm:presLayoutVars>
      </dgm:prSet>
      <dgm:spPr/>
    </dgm:pt>
    <dgm:pt modelId="{D032C883-C3EA-4835-990B-A17DCF1E08B1}" type="pres">
      <dgm:prSet presAssocID="{DE252037-B36A-4C76-A687-CE0254ED9B69}" presName="hierChild3" presStyleCnt="0"/>
      <dgm:spPr/>
    </dgm:pt>
    <dgm:pt modelId="{22229948-DB9A-48FF-8B04-423FB764BE45}" type="pres">
      <dgm:prSet presAssocID="{20DB382B-9698-48D1-918F-86C28CAD3CDA}" presName="Name17" presStyleLbl="parChTrans1D3" presStyleIdx="2" presStyleCnt="9"/>
      <dgm:spPr/>
    </dgm:pt>
    <dgm:pt modelId="{72B74C22-DF93-4EB8-8C33-21BBDD571549}" type="pres">
      <dgm:prSet presAssocID="{15231301-C08D-42A5-BD05-5EDB8B5DF500}" presName="hierRoot3" presStyleCnt="0"/>
      <dgm:spPr/>
    </dgm:pt>
    <dgm:pt modelId="{F7930A28-EFEC-4EC6-8BD3-2A864FCDE375}" type="pres">
      <dgm:prSet presAssocID="{15231301-C08D-42A5-BD05-5EDB8B5DF500}" presName="composite3" presStyleCnt="0"/>
      <dgm:spPr/>
    </dgm:pt>
    <dgm:pt modelId="{966C5356-FE10-473D-B4FD-899C37054ABA}" type="pres">
      <dgm:prSet presAssocID="{15231301-C08D-42A5-BD05-5EDB8B5DF500}" presName="background3" presStyleLbl="node3" presStyleIdx="2" presStyleCnt="9"/>
      <dgm:spPr/>
    </dgm:pt>
    <dgm:pt modelId="{E3188D78-0CAB-41F2-9A76-CC471FCBB5F9}" type="pres">
      <dgm:prSet presAssocID="{15231301-C08D-42A5-BD05-5EDB8B5DF500}" presName="text3" presStyleLbl="fgAcc3" presStyleIdx="2" presStyleCnt="9" custScaleX="121311" custScaleY="159615">
        <dgm:presLayoutVars>
          <dgm:chPref val="3"/>
        </dgm:presLayoutVars>
      </dgm:prSet>
      <dgm:spPr/>
    </dgm:pt>
    <dgm:pt modelId="{BF01208D-75D5-4AC2-ABD6-46487BD64CDB}" type="pres">
      <dgm:prSet presAssocID="{15231301-C08D-42A5-BD05-5EDB8B5DF500}" presName="hierChild4" presStyleCnt="0"/>
      <dgm:spPr/>
    </dgm:pt>
    <dgm:pt modelId="{99AC066C-EAD6-4840-BED0-3443B0F5EE40}" type="pres">
      <dgm:prSet presAssocID="{67CC0EFA-7663-405E-BBFA-6CA8A3BC4F8E}" presName="Name10" presStyleLbl="parChTrans1D2" presStyleIdx="3" presStyleCnt="9"/>
      <dgm:spPr/>
    </dgm:pt>
    <dgm:pt modelId="{9AD3FEAC-A16A-43AB-A268-3422311224F5}" type="pres">
      <dgm:prSet presAssocID="{E69BDD00-11FF-459F-AA89-C9017B454957}" presName="hierRoot2" presStyleCnt="0"/>
      <dgm:spPr/>
    </dgm:pt>
    <dgm:pt modelId="{E4D7CD72-BF7B-4EEA-8617-08A1ECB4E681}" type="pres">
      <dgm:prSet presAssocID="{E69BDD00-11FF-459F-AA89-C9017B454957}" presName="composite2" presStyleCnt="0"/>
      <dgm:spPr/>
    </dgm:pt>
    <dgm:pt modelId="{CE368641-BB34-4105-ACDF-E4A94020B2FC}" type="pres">
      <dgm:prSet presAssocID="{E69BDD00-11FF-459F-AA89-C9017B454957}" presName="background2" presStyleLbl="node2" presStyleIdx="3" presStyleCnt="9"/>
      <dgm:spPr/>
    </dgm:pt>
    <dgm:pt modelId="{3479FA34-7922-4746-95DC-229C866BB96A}" type="pres">
      <dgm:prSet presAssocID="{E69BDD00-11FF-459F-AA89-C9017B454957}" presName="text2" presStyleLbl="fgAcc2" presStyleIdx="3" presStyleCnt="9" custScaleX="118007">
        <dgm:presLayoutVars>
          <dgm:chPref val="3"/>
        </dgm:presLayoutVars>
      </dgm:prSet>
      <dgm:spPr/>
    </dgm:pt>
    <dgm:pt modelId="{F6BEE978-EB83-4BAE-B30A-C1D54FFD5C00}" type="pres">
      <dgm:prSet presAssocID="{E69BDD00-11FF-459F-AA89-C9017B454957}" presName="hierChild3" presStyleCnt="0"/>
      <dgm:spPr/>
    </dgm:pt>
    <dgm:pt modelId="{ABDAECFB-7104-4FA6-8013-9AF2F23BEFFD}" type="pres">
      <dgm:prSet presAssocID="{B40C4607-5668-4641-8876-FC3BD869757C}" presName="Name17" presStyleLbl="parChTrans1D3" presStyleIdx="3" presStyleCnt="9"/>
      <dgm:spPr/>
    </dgm:pt>
    <dgm:pt modelId="{C3134F6B-3BC7-4AA8-A28F-F2C4ED8B999C}" type="pres">
      <dgm:prSet presAssocID="{B25D306D-600D-457E-894F-3648D703981D}" presName="hierRoot3" presStyleCnt="0"/>
      <dgm:spPr/>
    </dgm:pt>
    <dgm:pt modelId="{715B2964-C0B0-452F-8884-E6C61378C68A}" type="pres">
      <dgm:prSet presAssocID="{B25D306D-600D-457E-894F-3648D703981D}" presName="composite3" presStyleCnt="0"/>
      <dgm:spPr/>
    </dgm:pt>
    <dgm:pt modelId="{4115A488-2125-43D6-97C3-F389DA827FBF}" type="pres">
      <dgm:prSet presAssocID="{B25D306D-600D-457E-894F-3648D703981D}" presName="background3" presStyleLbl="node3" presStyleIdx="3" presStyleCnt="9"/>
      <dgm:spPr/>
    </dgm:pt>
    <dgm:pt modelId="{15F20754-3604-4F2B-A70C-4E1FDD3C429C}" type="pres">
      <dgm:prSet presAssocID="{B25D306D-600D-457E-894F-3648D703981D}" presName="text3" presStyleLbl="fgAcc3" presStyleIdx="3" presStyleCnt="9" custScaleX="133950" custScaleY="177677">
        <dgm:presLayoutVars>
          <dgm:chPref val="3"/>
        </dgm:presLayoutVars>
      </dgm:prSet>
      <dgm:spPr/>
    </dgm:pt>
    <dgm:pt modelId="{34A02E78-7D78-4097-9D31-6995F4EB9664}" type="pres">
      <dgm:prSet presAssocID="{B25D306D-600D-457E-894F-3648D703981D}" presName="hierChild4" presStyleCnt="0"/>
      <dgm:spPr/>
    </dgm:pt>
    <dgm:pt modelId="{E6BCEDE2-45F8-4FAB-99C7-4147CEA82EDF}" type="pres">
      <dgm:prSet presAssocID="{E2D60AB6-D5AC-49B3-B55A-67A6AEB27F83}" presName="Name10" presStyleLbl="parChTrans1D2" presStyleIdx="4" presStyleCnt="9"/>
      <dgm:spPr/>
    </dgm:pt>
    <dgm:pt modelId="{4D1FBDA9-8441-4665-879A-4141F20310CC}" type="pres">
      <dgm:prSet presAssocID="{0551635A-054D-4F7B-B1A5-94C2F97BC3CE}" presName="hierRoot2" presStyleCnt="0"/>
      <dgm:spPr/>
    </dgm:pt>
    <dgm:pt modelId="{E1C29A2D-C1CB-4982-A08E-CA67B33C6392}" type="pres">
      <dgm:prSet presAssocID="{0551635A-054D-4F7B-B1A5-94C2F97BC3CE}" presName="composite2" presStyleCnt="0"/>
      <dgm:spPr/>
    </dgm:pt>
    <dgm:pt modelId="{E3D57D5E-6B71-4738-9ADE-7AA879CD6D4C}" type="pres">
      <dgm:prSet presAssocID="{0551635A-054D-4F7B-B1A5-94C2F97BC3CE}" presName="background2" presStyleLbl="node2" presStyleIdx="4" presStyleCnt="9"/>
      <dgm:spPr/>
    </dgm:pt>
    <dgm:pt modelId="{0BE533B6-F880-4C24-A9BA-4419971E4099}" type="pres">
      <dgm:prSet presAssocID="{0551635A-054D-4F7B-B1A5-94C2F97BC3CE}" presName="text2" presStyleLbl="fgAcc2" presStyleIdx="4" presStyleCnt="9">
        <dgm:presLayoutVars>
          <dgm:chPref val="3"/>
        </dgm:presLayoutVars>
      </dgm:prSet>
      <dgm:spPr/>
    </dgm:pt>
    <dgm:pt modelId="{D1E9F806-5E34-4D60-B7A8-65375D4CFE43}" type="pres">
      <dgm:prSet presAssocID="{0551635A-054D-4F7B-B1A5-94C2F97BC3CE}" presName="hierChild3" presStyleCnt="0"/>
      <dgm:spPr/>
    </dgm:pt>
    <dgm:pt modelId="{B764C270-0E9E-483F-B3F0-28B00791B091}" type="pres">
      <dgm:prSet presAssocID="{3FB1E78E-25F7-4FE4-BB23-08D82306B1B0}" presName="Name17" presStyleLbl="parChTrans1D3" presStyleIdx="4" presStyleCnt="9"/>
      <dgm:spPr/>
    </dgm:pt>
    <dgm:pt modelId="{C0BD47E4-75BB-40A6-A598-A94BC4E21DF0}" type="pres">
      <dgm:prSet presAssocID="{8DA0FA3F-A20E-488D-A65C-5BC71C8CD846}" presName="hierRoot3" presStyleCnt="0"/>
      <dgm:spPr/>
    </dgm:pt>
    <dgm:pt modelId="{EAA4809C-7B0B-4EEA-9DA8-8DD22DD82423}" type="pres">
      <dgm:prSet presAssocID="{8DA0FA3F-A20E-488D-A65C-5BC71C8CD846}" presName="composite3" presStyleCnt="0"/>
      <dgm:spPr/>
    </dgm:pt>
    <dgm:pt modelId="{FF1C7864-B202-4A4A-87AB-218709955EC3}" type="pres">
      <dgm:prSet presAssocID="{8DA0FA3F-A20E-488D-A65C-5BC71C8CD846}" presName="background3" presStyleLbl="node3" presStyleIdx="4" presStyleCnt="9"/>
      <dgm:spPr/>
    </dgm:pt>
    <dgm:pt modelId="{62FE8A44-8683-4516-A1D9-0097753A2C88}" type="pres">
      <dgm:prSet presAssocID="{8DA0FA3F-A20E-488D-A65C-5BC71C8CD846}" presName="text3" presStyleLbl="fgAcc3" presStyleIdx="4" presStyleCnt="9" custScaleX="124700" custScaleY="307851">
        <dgm:presLayoutVars>
          <dgm:chPref val="3"/>
        </dgm:presLayoutVars>
      </dgm:prSet>
      <dgm:spPr/>
    </dgm:pt>
    <dgm:pt modelId="{8528F410-778D-45F3-B64B-60EB35082913}" type="pres">
      <dgm:prSet presAssocID="{8DA0FA3F-A20E-488D-A65C-5BC71C8CD846}" presName="hierChild4" presStyleCnt="0"/>
      <dgm:spPr/>
    </dgm:pt>
    <dgm:pt modelId="{7D015E88-6593-4400-8009-BD0497A8BD55}" type="pres">
      <dgm:prSet presAssocID="{66EDC67D-BE0F-48A5-8A78-E36F29F8BBF3}" presName="Name10" presStyleLbl="parChTrans1D2" presStyleIdx="5" presStyleCnt="9"/>
      <dgm:spPr/>
    </dgm:pt>
    <dgm:pt modelId="{BBD09F28-AD37-4AE5-91DE-F32B56E5071B}" type="pres">
      <dgm:prSet presAssocID="{093B7990-D69C-4864-8822-42D84C203F3D}" presName="hierRoot2" presStyleCnt="0"/>
      <dgm:spPr/>
    </dgm:pt>
    <dgm:pt modelId="{10317838-D306-4A03-B8E9-026DDD1D4A5C}" type="pres">
      <dgm:prSet presAssocID="{093B7990-D69C-4864-8822-42D84C203F3D}" presName="composite2" presStyleCnt="0"/>
      <dgm:spPr/>
    </dgm:pt>
    <dgm:pt modelId="{2E129073-1198-44E9-B63F-E18899A79BF7}" type="pres">
      <dgm:prSet presAssocID="{093B7990-D69C-4864-8822-42D84C203F3D}" presName="background2" presStyleLbl="node2" presStyleIdx="5" presStyleCnt="9"/>
      <dgm:spPr/>
    </dgm:pt>
    <dgm:pt modelId="{E201E362-7840-493C-AEF0-01373CE67A91}" type="pres">
      <dgm:prSet presAssocID="{093B7990-D69C-4864-8822-42D84C203F3D}" presName="text2" presStyleLbl="fgAcc2" presStyleIdx="5" presStyleCnt="9">
        <dgm:presLayoutVars>
          <dgm:chPref val="3"/>
        </dgm:presLayoutVars>
      </dgm:prSet>
      <dgm:spPr/>
    </dgm:pt>
    <dgm:pt modelId="{EDE82B24-B142-424A-85BB-0CBD34B766E8}" type="pres">
      <dgm:prSet presAssocID="{093B7990-D69C-4864-8822-42D84C203F3D}" presName="hierChild3" presStyleCnt="0"/>
      <dgm:spPr/>
    </dgm:pt>
    <dgm:pt modelId="{2BEA0BCC-469E-4D57-B355-899F6D8D4846}" type="pres">
      <dgm:prSet presAssocID="{2C6300A7-04AF-4EB6-A4FF-FF7E24D7FB5E}" presName="Name17" presStyleLbl="parChTrans1D3" presStyleIdx="5" presStyleCnt="9"/>
      <dgm:spPr/>
    </dgm:pt>
    <dgm:pt modelId="{603A4B41-50EF-4109-AE82-A8CA5AC78A67}" type="pres">
      <dgm:prSet presAssocID="{3E5DA059-F4DD-44B7-A396-AFEE5DB58F81}" presName="hierRoot3" presStyleCnt="0"/>
      <dgm:spPr/>
    </dgm:pt>
    <dgm:pt modelId="{D6950EEA-12B5-46C4-B41E-761E6EA5845B}" type="pres">
      <dgm:prSet presAssocID="{3E5DA059-F4DD-44B7-A396-AFEE5DB58F81}" presName="composite3" presStyleCnt="0"/>
      <dgm:spPr/>
    </dgm:pt>
    <dgm:pt modelId="{2F44AC17-9950-4331-94D5-A106A0EECA80}" type="pres">
      <dgm:prSet presAssocID="{3E5DA059-F4DD-44B7-A396-AFEE5DB58F81}" presName="background3" presStyleLbl="node3" presStyleIdx="5" presStyleCnt="9"/>
      <dgm:spPr/>
    </dgm:pt>
    <dgm:pt modelId="{EABC7594-EDA5-4D0A-AB24-6635AC67FA26}" type="pres">
      <dgm:prSet presAssocID="{3E5DA059-F4DD-44B7-A396-AFEE5DB58F81}" presName="text3" presStyleLbl="fgAcc3" presStyleIdx="5" presStyleCnt="9">
        <dgm:presLayoutVars>
          <dgm:chPref val="3"/>
        </dgm:presLayoutVars>
      </dgm:prSet>
      <dgm:spPr/>
    </dgm:pt>
    <dgm:pt modelId="{C93DCC44-CC4F-4062-8C36-0BC187ED6054}" type="pres">
      <dgm:prSet presAssocID="{3E5DA059-F4DD-44B7-A396-AFEE5DB58F81}" presName="hierChild4" presStyleCnt="0"/>
      <dgm:spPr/>
    </dgm:pt>
    <dgm:pt modelId="{4E7E8E26-1E2B-4C2E-A4F5-714F2E8DB43C}" type="pres">
      <dgm:prSet presAssocID="{5FFBEC69-CB46-42AC-A08D-B15F66B1E4A9}" presName="Name10" presStyleLbl="parChTrans1D2" presStyleIdx="6" presStyleCnt="9"/>
      <dgm:spPr/>
    </dgm:pt>
    <dgm:pt modelId="{A83699C7-D986-4564-AED5-DB9541E14E3A}" type="pres">
      <dgm:prSet presAssocID="{14B945F8-1BB0-4427-816D-3D08C102B231}" presName="hierRoot2" presStyleCnt="0"/>
      <dgm:spPr/>
    </dgm:pt>
    <dgm:pt modelId="{B5963DBB-EF56-4EDB-A3AC-3487B1EBC3C5}" type="pres">
      <dgm:prSet presAssocID="{14B945F8-1BB0-4427-816D-3D08C102B231}" presName="composite2" presStyleCnt="0"/>
      <dgm:spPr/>
    </dgm:pt>
    <dgm:pt modelId="{23A10099-DB9D-4A11-828E-94B8E49759B1}" type="pres">
      <dgm:prSet presAssocID="{14B945F8-1BB0-4427-816D-3D08C102B231}" presName="background2" presStyleLbl="node2" presStyleIdx="6" presStyleCnt="9"/>
      <dgm:spPr/>
    </dgm:pt>
    <dgm:pt modelId="{98D5A2E8-A2F1-4C27-886B-E947F3389641}" type="pres">
      <dgm:prSet presAssocID="{14B945F8-1BB0-4427-816D-3D08C102B231}" presName="text2" presStyleLbl="fgAcc2" presStyleIdx="6" presStyleCnt="9" custScaleX="107553">
        <dgm:presLayoutVars>
          <dgm:chPref val="3"/>
        </dgm:presLayoutVars>
      </dgm:prSet>
      <dgm:spPr/>
    </dgm:pt>
    <dgm:pt modelId="{5B029DF0-2A69-46FD-8C4C-EFBF6FA996C6}" type="pres">
      <dgm:prSet presAssocID="{14B945F8-1BB0-4427-816D-3D08C102B231}" presName="hierChild3" presStyleCnt="0"/>
      <dgm:spPr/>
    </dgm:pt>
    <dgm:pt modelId="{AC2CD960-AA82-45D9-957C-88439DEC3439}" type="pres">
      <dgm:prSet presAssocID="{1C3AF195-38E7-4ADD-987F-3FCC6D57FA35}" presName="Name17" presStyleLbl="parChTrans1D3" presStyleIdx="6" presStyleCnt="9"/>
      <dgm:spPr/>
    </dgm:pt>
    <dgm:pt modelId="{C075F082-8AA4-4272-9323-FF32E04D442D}" type="pres">
      <dgm:prSet presAssocID="{504ABACB-4542-43F1-96BE-E6C05C512937}" presName="hierRoot3" presStyleCnt="0"/>
      <dgm:spPr/>
    </dgm:pt>
    <dgm:pt modelId="{80E56927-CF33-467B-907C-A2E55DA3E512}" type="pres">
      <dgm:prSet presAssocID="{504ABACB-4542-43F1-96BE-E6C05C512937}" presName="composite3" presStyleCnt="0"/>
      <dgm:spPr/>
    </dgm:pt>
    <dgm:pt modelId="{82251B93-A2D7-4EEA-B407-7B9E2BCCBFD5}" type="pres">
      <dgm:prSet presAssocID="{504ABACB-4542-43F1-96BE-E6C05C512937}" presName="background3" presStyleLbl="node3" presStyleIdx="6" presStyleCnt="9"/>
      <dgm:spPr/>
    </dgm:pt>
    <dgm:pt modelId="{6A9A77B3-B9CD-41DD-8919-5489BAADC3BF}" type="pres">
      <dgm:prSet presAssocID="{504ABACB-4542-43F1-96BE-E6C05C512937}" presName="text3" presStyleLbl="fgAcc3" presStyleIdx="6" presStyleCnt="9" custScaleY="199377">
        <dgm:presLayoutVars>
          <dgm:chPref val="3"/>
        </dgm:presLayoutVars>
      </dgm:prSet>
      <dgm:spPr/>
    </dgm:pt>
    <dgm:pt modelId="{D5005F95-D00E-44B2-870B-37BCF1FC2F87}" type="pres">
      <dgm:prSet presAssocID="{504ABACB-4542-43F1-96BE-E6C05C512937}" presName="hierChild4" presStyleCnt="0"/>
      <dgm:spPr/>
    </dgm:pt>
    <dgm:pt modelId="{D450126E-E3A0-4CD4-9587-51BDC63BCE7C}" type="pres">
      <dgm:prSet presAssocID="{C9635ABD-CA8F-4237-AF70-56B68A759669}" presName="Name10" presStyleLbl="parChTrans1D2" presStyleIdx="7" presStyleCnt="9"/>
      <dgm:spPr/>
    </dgm:pt>
    <dgm:pt modelId="{170377C9-127D-4EA1-8F6C-B15D036F2951}" type="pres">
      <dgm:prSet presAssocID="{4FEF20DE-206D-42EE-8DAD-2F81D26A740D}" presName="hierRoot2" presStyleCnt="0"/>
      <dgm:spPr/>
    </dgm:pt>
    <dgm:pt modelId="{C851D7D6-492F-4791-83E7-128CA8407113}" type="pres">
      <dgm:prSet presAssocID="{4FEF20DE-206D-42EE-8DAD-2F81D26A740D}" presName="composite2" presStyleCnt="0"/>
      <dgm:spPr/>
    </dgm:pt>
    <dgm:pt modelId="{BEFA0ABD-3EB5-434F-BD44-B4B370CC064D}" type="pres">
      <dgm:prSet presAssocID="{4FEF20DE-206D-42EE-8DAD-2F81D26A740D}" presName="background2" presStyleLbl="node2" presStyleIdx="7" presStyleCnt="9"/>
      <dgm:spPr/>
    </dgm:pt>
    <dgm:pt modelId="{910934E4-85F5-4FA4-832A-FE88F2904BD8}" type="pres">
      <dgm:prSet presAssocID="{4FEF20DE-206D-42EE-8DAD-2F81D26A740D}" presName="text2" presStyleLbl="fgAcc2" presStyleIdx="7" presStyleCnt="9">
        <dgm:presLayoutVars>
          <dgm:chPref val="3"/>
        </dgm:presLayoutVars>
      </dgm:prSet>
      <dgm:spPr/>
    </dgm:pt>
    <dgm:pt modelId="{8C6D74E4-A513-4474-8899-718E2AE3ABBC}" type="pres">
      <dgm:prSet presAssocID="{4FEF20DE-206D-42EE-8DAD-2F81D26A740D}" presName="hierChild3" presStyleCnt="0"/>
      <dgm:spPr/>
    </dgm:pt>
    <dgm:pt modelId="{985E9DE6-1473-4E84-9DA7-338261775983}" type="pres">
      <dgm:prSet presAssocID="{14BE2FA7-89AE-49BB-B301-0B50D37C95B8}" presName="Name17" presStyleLbl="parChTrans1D3" presStyleIdx="7" presStyleCnt="9"/>
      <dgm:spPr/>
    </dgm:pt>
    <dgm:pt modelId="{294DF40D-19B6-45AE-8ED0-4A36257A0F67}" type="pres">
      <dgm:prSet presAssocID="{4DE77D0D-048B-41F4-AE03-388F875320D8}" presName="hierRoot3" presStyleCnt="0"/>
      <dgm:spPr/>
    </dgm:pt>
    <dgm:pt modelId="{3DA0149A-9A23-4DF3-90EC-8C91BE5E95B1}" type="pres">
      <dgm:prSet presAssocID="{4DE77D0D-048B-41F4-AE03-388F875320D8}" presName="composite3" presStyleCnt="0"/>
      <dgm:spPr/>
    </dgm:pt>
    <dgm:pt modelId="{71569796-8794-4C67-BA1D-2CA57D25637D}" type="pres">
      <dgm:prSet presAssocID="{4DE77D0D-048B-41F4-AE03-388F875320D8}" presName="background3" presStyleLbl="node3" presStyleIdx="7" presStyleCnt="9"/>
      <dgm:spPr/>
    </dgm:pt>
    <dgm:pt modelId="{92DE9E31-2BDC-4E2F-9C23-5F25E2AC57E7}" type="pres">
      <dgm:prSet presAssocID="{4DE77D0D-048B-41F4-AE03-388F875320D8}" presName="text3" presStyleLbl="fgAcc3" presStyleIdx="7" presStyleCnt="9" custScaleY="210343">
        <dgm:presLayoutVars>
          <dgm:chPref val="3"/>
        </dgm:presLayoutVars>
      </dgm:prSet>
      <dgm:spPr/>
    </dgm:pt>
    <dgm:pt modelId="{45C670D7-15DE-46D7-A53C-55F2C0CBE6F7}" type="pres">
      <dgm:prSet presAssocID="{4DE77D0D-048B-41F4-AE03-388F875320D8}" presName="hierChild4" presStyleCnt="0"/>
      <dgm:spPr/>
    </dgm:pt>
    <dgm:pt modelId="{E06C03A2-734A-4347-8801-20B7AD6BC1C8}" type="pres">
      <dgm:prSet presAssocID="{9542731F-669C-4331-84FE-C89745826A16}" presName="Name10" presStyleLbl="parChTrans1D2" presStyleIdx="8" presStyleCnt="9"/>
      <dgm:spPr/>
    </dgm:pt>
    <dgm:pt modelId="{67D4436D-218F-4D69-B9D2-02306095A337}" type="pres">
      <dgm:prSet presAssocID="{68D23448-AEE5-407C-95CE-E78EC35683A8}" presName="hierRoot2" presStyleCnt="0"/>
      <dgm:spPr/>
    </dgm:pt>
    <dgm:pt modelId="{0756D60E-6CBF-4118-8B35-904BBAC2E8EE}" type="pres">
      <dgm:prSet presAssocID="{68D23448-AEE5-407C-95CE-E78EC35683A8}" presName="composite2" presStyleCnt="0"/>
      <dgm:spPr/>
    </dgm:pt>
    <dgm:pt modelId="{7FACA304-2EF8-4F59-B6DD-136F5BE81568}" type="pres">
      <dgm:prSet presAssocID="{68D23448-AEE5-407C-95CE-E78EC35683A8}" presName="background2" presStyleLbl="node2" presStyleIdx="8" presStyleCnt="9"/>
      <dgm:spPr/>
    </dgm:pt>
    <dgm:pt modelId="{1704ECB9-7E85-45CD-A7CA-54666E4ABB5B}" type="pres">
      <dgm:prSet presAssocID="{68D23448-AEE5-407C-95CE-E78EC35683A8}" presName="text2" presStyleLbl="fgAcc2" presStyleIdx="8" presStyleCnt="9">
        <dgm:presLayoutVars>
          <dgm:chPref val="3"/>
        </dgm:presLayoutVars>
      </dgm:prSet>
      <dgm:spPr/>
    </dgm:pt>
    <dgm:pt modelId="{4F457F89-6C4C-4102-85FC-33516287552B}" type="pres">
      <dgm:prSet presAssocID="{68D23448-AEE5-407C-95CE-E78EC35683A8}" presName="hierChild3" presStyleCnt="0"/>
      <dgm:spPr/>
    </dgm:pt>
    <dgm:pt modelId="{9B7323B8-8D6F-4FD9-A114-7FE641D26952}" type="pres">
      <dgm:prSet presAssocID="{CB7D4ACC-2164-4842-BBC3-41A7305FD336}" presName="Name17" presStyleLbl="parChTrans1D3" presStyleIdx="8" presStyleCnt="9"/>
      <dgm:spPr/>
    </dgm:pt>
    <dgm:pt modelId="{4BC8A1FB-B250-4CFD-9FF5-D7472552F1D5}" type="pres">
      <dgm:prSet presAssocID="{EA478A68-9136-435F-9BD9-24F0723734A1}" presName="hierRoot3" presStyleCnt="0"/>
      <dgm:spPr/>
    </dgm:pt>
    <dgm:pt modelId="{7F52CEAB-3993-449C-9A2E-BA83EE1401A6}" type="pres">
      <dgm:prSet presAssocID="{EA478A68-9136-435F-9BD9-24F0723734A1}" presName="composite3" presStyleCnt="0"/>
      <dgm:spPr/>
    </dgm:pt>
    <dgm:pt modelId="{624DEE72-69DD-41F0-8D09-026A0635D038}" type="pres">
      <dgm:prSet presAssocID="{EA478A68-9136-435F-9BD9-24F0723734A1}" presName="background3" presStyleLbl="node3" presStyleIdx="8" presStyleCnt="9"/>
      <dgm:spPr/>
    </dgm:pt>
    <dgm:pt modelId="{52AC15AF-F156-4397-9638-83070E1ABF5B}" type="pres">
      <dgm:prSet presAssocID="{EA478A68-9136-435F-9BD9-24F0723734A1}" presName="text3" presStyleLbl="fgAcc3" presStyleIdx="8" presStyleCnt="9" custScaleX="103896" custScaleY="280891">
        <dgm:presLayoutVars>
          <dgm:chPref val="3"/>
        </dgm:presLayoutVars>
      </dgm:prSet>
      <dgm:spPr/>
    </dgm:pt>
    <dgm:pt modelId="{E366E4FD-8F29-4254-8BA0-338852FAFDC8}" type="pres">
      <dgm:prSet presAssocID="{EA478A68-9136-435F-9BD9-24F0723734A1}" presName="hierChild4" presStyleCnt="0"/>
      <dgm:spPr/>
    </dgm:pt>
  </dgm:ptLst>
  <dgm:cxnLst>
    <dgm:cxn modelId="{C1215300-D5BF-4196-B68E-597FCF7D1D8E}" type="presOf" srcId="{1C3AF195-38E7-4ADD-987F-3FCC6D57FA35}" destId="{AC2CD960-AA82-45D9-957C-88439DEC3439}" srcOrd="0" destOrd="0" presId="urn:microsoft.com/office/officeart/2005/8/layout/hierarchy1"/>
    <dgm:cxn modelId="{56A33605-F834-4385-8602-615D4B937A6C}" srcId="{56CBE86E-4E52-43DC-963D-66D43C4805A6}" destId="{E69BDD00-11FF-459F-AA89-C9017B454957}" srcOrd="3" destOrd="0" parTransId="{67CC0EFA-7663-405E-BBFA-6CA8A3BC4F8E}" sibTransId="{831CC62F-929C-4977-9334-0128B3BB9E19}"/>
    <dgm:cxn modelId="{7917FE05-F6D4-4ABD-915E-D095CD14BBBB}" type="presOf" srcId="{E2D60AB6-D5AC-49B3-B55A-67A6AEB27F83}" destId="{E6BCEDE2-45F8-4FAB-99C7-4147CEA82EDF}" srcOrd="0" destOrd="0" presId="urn:microsoft.com/office/officeart/2005/8/layout/hierarchy1"/>
    <dgm:cxn modelId="{E92D4907-ADC1-4E6D-A8E1-DE69663CE5F8}" srcId="{0551635A-054D-4F7B-B1A5-94C2F97BC3CE}" destId="{8DA0FA3F-A20E-488D-A65C-5BC71C8CD846}" srcOrd="0" destOrd="0" parTransId="{3FB1E78E-25F7-4FE4-BB23-08D82306B1B0}" sibTransId="{BB8499C1-0906-4DA7-A914-28B9E92D9E5A}"/>
    <dgm:cxn modelId="{0FC5D40B-4E04-46D9-8848-7C54CE8107F7}" type="presOf" srcId="{57AC4886-67CC-45B8-AF95-D96D73689D1B}" destId="{960D7301-4435-49AC-8EF5-7FD901192E72}" srcOrd="0" destOrd="0" presId="urn:microsoft.com/office/officeart/2005/8/layout/hierarchy1"/>
    <dgm:cxn modelId="{F085B10C-9F49-4DC6-B15F-302F4B38383B}" type="presOf" srcId="{9140E8A0-CF9E-4EAB-BBA4-2DE0E1E2CA7C}" destId="{FDF1CA1B-E2A5-418D-89FD-51FE0B0D40A9}" srcOrd="0" destOrd="0" presId="urn:microsoft.com/office/officeart/2005/8/layout/hierarchy1"/>
    <dgm:cxn modelId="{40A9AD12-0BD3-4F8F-B53A-C8FEB2BBF780}" type="presOf" srcId="{8DA0FA3F-A20E-488D-A65C-5BC71C8CD846}" destId="{62FE8A44-8683-4516-A1D9-0097753A2C88}" srcOrd="0" destOrd="0" presId="urn:microsoft.com/office/officeart/2005/8/layout/hierarchy1"/>
    <dgm:cxn modelId="{F9CAD212-CE28-4BA9-83E7-4F40CFBA5576}" type="presOf" srcId="{504ABACB-4542-43F1-96BE-E6C05C512937}" destId="{6A9A77B3-B9CD-41DD-8919-5489BAADC3BF}" srcOrd="0" destOrd="0" presId="urn:microsoft.com/office/officeart/2005/8/layout/hierarchy1"/>
    <dgm:cxn modelId="{9F5B7C16-FDDA-46A0-AFBD-50FAD3A7DED5}" type="presOf" srcId="{C9635ABD-CA8F-4237-AF70-56B68A759669}" destId="{D450126E-E3A0-4CD4-9587-51BDC63BCE7C}" srcOrd="0" destOrd="0" presId="urn:microsoft.com/office/officeart/2005/8/layout/hierarchy1"/>
    <dgm:cxn modelId="{F5580D19-169F-4732-9D53-300E54C02C3B}" srcId="{A15843DC-F1F9-49BF-BBDC-AF34C41DAE72}" destId="{56CBE86E-4E52-43DC-963D-66D43C4805A6}" srcOrd="0" destOrd="0" parTransId="{C6B98CD7-787E-4F07-8C24-6DBA2915D64C}" sibTransId="{06297B75-FEAB-4C99-A0E2-93751DFF08E7}"/>
    <dgm:cxn modelId="{F1EDD61D-5D91-4678-A3AC-318D9957972B}" type="presOf" srcId="{093B7990-D69C-4864-8822-42D84C203F3D}" destId="{E201E362-7840-493C-AEF0-01373CE67A91}" srcOrd="0" destOrd="0" presId="urn:microsoft.com/office/officeart/2005/8/layout/hierarchy1"/>
    <dgm:cxn modelId="{20CDD91D-AFCF-4B83-86BE-05FCC62434FC}" type="presOf" srcId="{A15843DC-F1F9-49BF-BBDC-AF34C41DAE72}" destId="{E80A947B-57A6-4370-BA29-B028503870AF}" srcOrd="0" destOrd="0" presId="urn:microsoft.com/office/officeart/2005/8/layout/hierarchy1"/>
    <dgm:cxn modelId="{D9E74921-F620-4A18-8626-48219B1E4AC8}" srcId="{56CBE86E-4E52-43DC-963D-66D43C4805A6}" destId="{14B945F8-1BB0-4427-816D-3D08C102B231}" srcOrd="6" destOrd="0" parTransId="{5FFBEC69-CB46-42AC-A08D-B15F66B1E4A9}" sibTransId="{04A6AF11-2A09-4CD5-9FB9-98825156D04D}"/>
    <dgm:cxn modelId="{A7F33524-85EC-4966-851F-BE27F1EA54E4}" type="presOf" srcId="{0551635A-054D-4F7B-B1A5-94C2F97BC3CE}" destId="{0BE533B6-F880-4C24-A9BA-4419971E4099}" srcOrd="0" destOrd="0" presId="urn:microsoft.com/office/officeart/2005/8/layout/hierarchy1"/>
    <dgm:cxn modelId="{280ED524-9BB8-499D-AB46-E120EED5273E}" type="presOf" srcId="{67CC0EFA-7663-405E-BBFA-6CA8A3BC4F8E}" destId="{99AC066C-EAD6-4840-BED0-3443B0F5EE40}" srcOrd="0" destOrd="0" presId="urn:microsoft.com/office/officeart/2005/8/layout/hierarchy1"/>
    <dgm:cxn modelId="{247EEF27-236A-4B87-942A-FEC43CA7F020}" type="presOf" srcId="{9542731F-669C-4331-84FE-C89745826A16}" destId="{E06C03A2-734A-4347-8801-20B7AD6BC1C8}" srcOrd="0" destOrd="0" presId="urn:microsoft.com/office/officeart/2005/8/layout/hierarchy1"/>
    <dgm:cxn modelId="{B807E029-A60C-489E-B7F1-4B2E10709F34}" type="presOf" srcId="{D8DEE141-02C7-40B3-B744-590C93DF0B62}" destId="{7B22B65E-50DB-476F-9BBB-406C3FECC48A}" srcOrd="0" destOrd="0" presId="urn:microsoft.com/office/officeart/2005/8/layout/hierarchy1"/>
    <dgm:cxn modelId="{5B6BF834-248E-424E-8212-4287E81033B0}" type="presOf" srcId="{15231301-C08D-42A5-BD05-5EDB8B5DF500}" destId="{E3188D78-0CAB-41F2-9A76-CC471FCBB5F9}" srcOrd="0" destOrd="0" presId="urn:microsoft.com/office/officeart/2005/8/layout/hierarchy1"/>
    <dgm:cxn modelId="{5DB6F337-5A38-4B5D-85E2-FE3C8273D59C}" type="presOf" srcId="{EA478A68-9136-435F-9BD9-24F0723734A1}" destId="{52AC15AF-F156-4397-9638-83070E1ABF5B}" srcOrd="0" destOrd="0" presId="urn:microsoft.com/office/officeart/2005/8/layout/hierarchy1"/>
    <dgm:cxn modelId="{FB6DAF38-414E-4A4D-B102-569DA2DEE4F5}" type="presOf" srcId="{14B945F8-1BB0-4427-816D-3D08C102B231}" destId="{98D5A2E8-A2F1-4C27-886B-E947F3389641}" srcOrd="0" destOrd="0" presId="urn:microsoft.com/office/officeart/2005/8/layout/hierarchy1"/>
    <dgm:cxn modelId="{6FD7DA38-815C-4C39-8099-68788146A3BB}" type="presOf" srcId="{13180FBE-F8B6-4DC2-8558-D1231C388526}" destId="{0D137B3A-3F8C-4256-B533-C791DF720004}" srcOrd="0" destOrd="0" presId="urn:microsoft.com/office/officeart/2005/8/layout/hierarchy1"/>
    <dgm:cxn modelId="{F6DA193C-E1BB-4600-9F16-5CD99791B97F}" type="presOf" srcId="{B25D306D-600D-457E-894F-3648D703981D}" destId="{15F20754-3604-4F2B-A70C-4E1FDD3C429C}" srcOrd="0" destOrd="0" presId="urn:microsoft.com/office/officeart/2005/8/layout/hierarchy1"/>
    <dgm:cxn modelId="{98FD103E-C6CB-4BE5-9153-9EDCE877745E}" type="presOf" srcId="{4EFC4AB9-FEF5-404B-A0F4-10E9CCBBF780}" destId="{1B505AD9-7EC8-4F02-9C29-514A09DF1942}" srcOrd="0" destOrd="0" presId="urn:microsoft.com/office/officeart/2005/8/layout/hierarchy1"/>
    <dgm:cxn modelId="{4BBC1E3F-1E68-478A-A837-0A4479824489}" type="presOf" srcId="{74B328CB-F670-4022-AA71-8969F8B11133}" destId="{1145B273-48D9-4440-B4B0-C4CC8676DF45}" srcOrd="0" destOrd="0" presId="urn:microsoft.com/office/officeart/2005/8/layout/hierarchy1"/>
    <dgm:cxn modelId="{1ACB105F-2205-447B-AB4D-B3537A21EA85}" type="presOf" srcId="{993C9B1C-F62D-4A4D-BEE0-D9C2F2A7AE53}" destId="{339FEFBE-3291-4C82-925E-1C576FD17794}" srcOrd="0" destOrd="0" presId="urn:microsoft.com/office/officeart/2005/8/layout/hierarchy1"/>
    <dgm:cxn modelId="{E868DF65-FA3A-4BD2-A93C-0D18FD488EEA}" type="presOf" srcId="{4DE77D0D-048B-41F4-AE03-388F875320D8}" destId="{92DE9E31-2BDC-4E2F-9C23-5F25E2AC57E7}" srcOrd="0" destOrd="0" presId="urn:microsoft.com/office/officeart/2005/8/layout/hierarchy1"/>
    <dgm:cxn modelId="{3B67D146-08ED-468C-B061-332788B9F9BA}" srcId="{093B7990-D69C-4864-8822-42D84C203F3D}" destId="{3E5DA059-F4DD-44B7-A396-AFEE5DB58F81}" srcOrd="0" destOrd="0" parTransId="{2C6300A7-04AF-4EB6-A4FF-FF7E24D7FB5E}" sibTransId="{839D8988-941A-44CF-83AC-DB8CAE6BF4B4}"/>
    <dgm:cxn modelId="{03066A6B-1670-4B47-AFCF-AAD92AEFBEB7}" type="presOf" srcId="{CB7D4ACC-2164-4842-BBC3-41A7305FD336}" destId="{9B7323B8-8D6F-4FD9-A114-7FE641D26952}" srcOrd="0" destOrd="0" presId="urn:microsoft.com/office/officeart/2005/8/layout/hierarchy1"/>
    <dgm:cxn modelId="{6129606C-A8BB-43C0-A65B-7C3DD683050E}" type="presOf" srcId="{56CBE86E-4E52-43DC-963D-66D43C4805A6}" destId="{BC129FD7-11F0-48AA-8964-EEE3DC5BACCB}" srcOrd="0" destOrd="0" presId="urn:microsoft.com/office/officeart/2005/8/layout/hierarchy1"/>
    <dgm:cxn modelId="{D7869B4E-12DD-4EB8-ADAF-884B500919B6}" type="presOf" srcId="{5FFBEC69-CB46-42AC-A08D-B15F66B1E4A9}" destId="{4E7E8E26-1E2B-4C2E-A4F5-714F2E8DB43C}" srcOrd="0" destOrd="0" presId="urn:microsoft.com/office/officeart/2005/8/layout/hierarchy1"/>
    <dgm:cxn modelId="{227CC06F-5862-4F51-A6BE-A484DB546BA6}" srcId="{56CBE86E-4E52-43DC-963D-66D43C4805A6}" destId="{0551635A-054D-4F7B-B1A5-94C2F97BC3CE}" srcOrd="4" destOrd="0" parTransId="{E2D60AB6-D5AC-49B3-B55A-67A6AEB27F83}" sibTransId="{A5AE9253-8DF6-4337-A92C-4E9F753C9173}"/>
    <dgm:cxn modelId="{0410C075-D89A-4914-ABD8-49E89F38E32F}" srcId="{56CBE86E-4E52-43DC-963D-66D43C4805A6}" destId="{4EFC4AB9-FEF5-404B-A0F4-10E9CCBBF780}" srcOrd="0" destOrd="0" parTransId="{57AC4886-67CC-45B8-AF95-D96D73689D1B}" sibTransId="{F8A7E1DD-016D-4586-851E-80EC97744831}"/>
    <dgm:cxn modelId="{F598FC78-BD16-49B6-B626-ABBE340ABE9B}" type="presOf" srcId="{0B3009EF-D071-4A48-8782-1CDAD03C7EC7}" destId="{572351C0-3DF1-4613-916B-C5AFFFF16833}" srcOrd="0" destOrd="0" presId="urn:microsoft.com/office/officeart/2005/8/layout/hierarchy1"/>
    <dgm:cxn modelId="{66290F80-FDEB-4969-8010-0EFED9B1E9DE}" type="presOf" srcId="{DE252037-B36A-4C76-A687-CE0254ED9B69}" destId="{44C4813C-6888-4913-AD32-AC73DA54D5EC}" srcOrd="0" destOrd="0" presId="urn:microsoft.com/office/officeart/2005/8/layout/hierarchy1"/>
    <dgm:cxn modelId="{7DE0FC80-8C16-4BC5-A719-BD857A8518F5}" srcId="{E69BDD00-11FF-459F-AA89-C9017B454957}" destId="{B25D306D-600D-457E-894F-3648D703981D}" srcOrd="0" destOrd="0" parTransId="{B40C4607-5668-4641-8876-FC3BD869757C}" sibTransId="{5ECB5CA2-3159-41F4-828C-F0B3B238492D}"/>
    <dgm:cxn modelId="{130CF08B-390C-4913-ACB9-7C1AC911C217}" srcId="{14B945F8-1BB0-4427-816D-3D08C102B231}" destId="{504ABACB-4542-43F1-96BE-E6C05C512937}" srcOrd="0" destOrd="0" parTransId="{1C3AF195-38E7-4ADD-987F-3FCC6D57FA35}" sibTransId="{E6C0A697-75BD-494E-BE77-D85B931E4DB2}"/>
    <dgm:cxn modelId="{31E6368D-F6CC-495C-B3BD-337F99989AA2}" type="presOf" srcId="{2C6300A7-04AF-4EB6-A4FF-FF7E24D7FB5E}" destId="{2BEA0BCC-469E-4D57-B355-899F6D8D4846}" srcOrd="0" destOrd="0" presId="urn:microsoft.com/office/officeart/2005/8/layout/hierarchy1"/>
    <dgm:cxn modelId="{C68A4099-BCCA-4459-AC91-9608A99A2CCB}" srcId="{56CBE86E-4E52-43DC-963D-66D43C4805A6}" destId="{4FEF20DE-206D-42EE-8DAD-2F81D26A740D}" srcOrd="7" destOrd="0" parTransId="{C9635ABD-CA8F-4237-AF70-56B68A759669}" sibTransId="{2BE46A7B-9F81-4CCF-BC5D-17AFE97E7A88}"/>
    <dgm:cxn modelId="{9744E599-7816-47FB-B1FC-9821714DE662}" type="presOf" srcId="{66EDC67D-BE0F-48A5-8A78-E36F29F8BBF3}" destId="{7D015E88-6593-4400-8009-BD0497A8BD55}" srcOrd="0" destOrd="0" presId="urn:microsoft.com/office/officeart/2005/8/layout/hierarchy1"/>
    <dgm:cxn modelId="{9F35ADA2-2512-488A-8DFD-526DB11C1FA6}" srcId="{74B328CB-F670-4022-AA71-8969F8B11133}" destId="{0B3009EF-D071-4A48-8782-1CDAD03C7EC7}" srcOrd="0" destOrd="0" parTransId="{C2F438FA-6A85-4C7A-801D-3A1E5B792AED}" sibTransId="{AF396FA9-A934-48BF-B91F-EC741FF69D31}"/>
    <dgm:cxn modelId="{96C5C3AB-D558-4E71-BC4E-64EA578DE5B0}" type="presOf" srcId="{3FB1E78E-25F7-4FE4-BB23-08D82306B1B0}" destId="{B764C270-0E9E-483F-B3F0-28B00791B091}" srcOrd="0" destOrd="0" presId="urn:microsoft.com/office/officeart/2005/8/layout/hierarchy1"/>
    <dgm:cxn modelId="{AA39A0B8-C5E4-425D-B6DE-1FBB6662FDFE}" srcId="{68D23448-AEE5-407C-95CE-E78EC35683A8}" destId="{EA478A68-9136-435F-9BD9-24F0723734A1}" srcOrd="0" destOrd="0" parTransId="{CB7D4ACC-2164-4842-BBC3-41A7305FD336}" sibTransId="{54211389-1E3F-4CD4-8476-A03EE04A3F27}"/>
    <dgm:cxn modelId="{C13C6FBA-7956-4593-AADD-F572D40CBA97}" type="presOf" srcId="{3E5DA059-F4DD-44B7-A396-AFEE5DB58F81}" destId="{EABC7594-EDA5-4D0A-AB24-6635AC67FA26}" srcOrd="0" destOrd="0" presId="urn:microsoft.com/office/officeart/2005/8/layout/hierarchy1"/>
    <dgm:cxn modelId="{C56B6BBC-E660-4382-957D-82E7B8ABFB9B}" type="presOf" srcId="{14BE2FA7-89AE-49BB-B301-0B50D37C95B8}" destId="{985E9DE6-1473-4E84-9DA7-338261775983}" srcOrd="0" destOrd="0" presId="urn:microsoft.com/office/officeart/2005/8/layout/hierarchy1"/>
    <dgm:cxn modelId="{057171C1-C683-47EB-985A-8E734C95FC6F}" srcId="{4EFC4AB9-FEF5-404B-A0F4-10E9CCBBF780}" destId="{13180FBE-F8B6-4DC2-8558-D1231C388526}" srcOrd="0" destOrd="0" parTransId="{993C9B1C-F62D-4A4D-BEE0-D9C2F2A7AE53}" sibTransId="{4A275BA0-81F6-47AE-9046-EAEE72BA79F7}"/>
    <dgm:cxn modelId="{438271C1-CFE4-42C7-9DEB-E60CB0969DC8}" type="presOf" srcId="{4FEF20DE-206D-42EE-8DAD-2F81D26A740D}" destId="{910934E4-85F5-4FA4-832A-FE88F2904BD8}" srcOrd="0" destOrd="0" presId="urn:microsoft.com/office/officeart/2005/8/layout/hierarchy1"/>
    <dgm:cxn modelId="{00D9ABC5-4D90-453F-8ACB-08B3AFEB39D6}" srcId="{56CBE86E-4E52-43DC-963D-66D43C4805A6}" destId="{68D23448-AEE5-407C-95CE-E78EC35683A8}" srcOrd="8" destOrd="0" parTransId="{9542731F-669C-4331-84FE-C89745826A16}" sibTransId="{69CF154D-EE9F-428D-B324-794C2D89B407}"/>
    <dgm:cxn modelId="{96C69DC6-5F2A-47A4-95A1-7932BE8C36DC}" srcId="{4FEF20DE-206D-42EE-8DAD-2F81D26A740D}" destId="{4DE77D0D-048B-41F4-AE03-388F875320D8}" srcOrd="0" destOrd="0" parTransId="{14BE2FA7-89AE-49BB-B301-0B50D37C95B8}" sibTransId="{8C6B9C44-7950-4CC0-87E9-CCD6E636A8E6}"/>
    <dgm:cxn modelId="{79A182D7-129E-414A-B305-9E7379EFC730}" srcId="{DE252037-B36A-4C76-A687-CE0254ED9B69}" destId="{15231301-C08D-42A5-BD05-5EDB8B5DF500}" srcOrd="0" destOrd="0" parTransId="{20DB382B-9698-48D1-918F-86C28CAD3CDA}" sibTransId="{4C874097-B4C6-46C8-9C69-93BE1402BCED}"/>
    <dgm:cxn modelId="{FBEE61E0-9AFE-4DB5-8414-272983C9A42A}" type="presOf" srcId="{B40C4607-5668-4641-8876-FC3BD869757C}" destId="{ABDAECFB-7104-4FA6-8013-9AF2F23BEFFD}" srcOrd="0" destOrd="0" presId="urn:microsoft.com/office/officeart/2005/8/layout/hierarchy1"/>
    <dgm:cxn modelId="{B6142AE8-E5A1-45B4-837D-8A556615F8BA}" type="presOf" srcId="{C2F438FA-6A85-4C7A-801D-3A1E5B792AED}" destId="{FCADC3E1-0036-4180-9FAF-C8A224210FD7}" srcOrd="0" destOrd="0" presId="urn:microsoft.com/office/officeart/2005/8/layout/hierarchy1"/>
    <dgm:cxn modelId="{64C081EF-77FD-4D6B-8DDA-ADB060153D53}" type="presOf" srcId="{E69BDD00-11FF-459F-AA89-C9017B454957}" destId="{3479FA34-7922-4746-95DC-229C866BB96A}" srcOrd="0" destOrd="0" presId="urn:microsoft.com/office/officeart/2005/8/layout/hierarchy1"/>
    <dgm:cxn modelId="{B27BA8EF-E887-4C8A-8D82-9C1D4E12FD02}" type="presOf" srcId="{20DB382B-9698-48D1-918F-86C28CAD3CDA}" destId="{22229948-DB9A-48FF-8B04-423FB764BE45}" srcOrd="0" destOrd="0" presId="urn:microsoft.com/office/officeart/2005/8/layout/hierarchy1"/>
    <dgm:cxn modelId="{431424F4-2162-40D8-A833-41105883B1FB}" srcId="{56CBE86E-4E52-43DC-963D-66D43C4805A6}" destId="{74B328CB-F670-4022-AA71-8969F8B11133}" srcOrd="1" destOrd="0" parTransId="{D8DEE141-02C7-40B3-B744-590C93DF0B62}" sibTransId="{48822B6D-CDF5-4EF7-99FF-7EA3432E96E6}"/>
    <dgm:cxn modelId="{EE2095F5-836B-4EC9-AE14-4CEDC85887D4}" type="presOf" srcId="{68D23448-AEE5-407C-95CE-E78EC35683A8}" destId="{1704ECB9-7E85-45CD-A7CA-54666E4ABB5B}" srcOrd="0" destOrd="0" presId="urn:microsoft.com/office/officeart/2005/8/layout/hierarchy1"/>
    <dgm:cxn modelId="{2E80CAFB-B584-4E6A-A723-3BADA051E7A7}" srcId="{56CBE86E-4E52-43DC-963D-66D43C4805A6}" destId="{093B7990-D69C-4864-8822-42D84C203F3D}" srcOrd="5" destOrd="0" parTransId="{66EDC67D-BE0F-48A5-8A78-E36F29F8BBF3}" sibTransId="{7C0C5662-07AF-46FD-BE3E-897B423898F8}"/>
    <dgm:cxn modelId="{8FA4EDFE-788B-405C-BF36-3EEBF203406B}" srcId="{56CBE86E-4E52-43DC-963D-66D43C4805A6}" destId="{DE252037-B36A-4C76-A687-CE0254ED9B69}" srcOrd="2" destOrd="0" parTransId="{9140E8A0-CF9E-4EAB-BBA4-2DE0E1E2CA7C}" sibTransId="{5D8A6949-341C-45B9-BC72-C17919EF4BF5}"/>
    <dgm:cxn modelId="{E10BF387-8647-44DE-8071-4F15DDB957C1}" type="presParOf" srcId="{E80A947B-57A6-4370-BA29-B028503870AF}" destId="{3C740820-741E-4F81-9B2C-318D36BB2790}" srcOrd="0" destOrd="0" presId="urn:microsoft.com/office/officeart/2005/8/layout/hierarchy1"/>
    <dgm:cxn modelId="{EBF17DC8-807D-4A6B-889B-4394F231B47E}" type="presParOf" srcId="{3C740820-741E-4F81-9B2C-318D36BB2790}" destId="{7F78F260-007B-4AA5-8829-579C726265E6}" srcOrd="0" destOrd="0" presId="urn:microsoft.com/office/officeart/2005/8/layout/hierarchy1"/>
    <dgm:cxn modelId="{845DFE54-8CBC-488A-8295-7AB0CCBC077B}" type="presParOf" srcId="{7F78F260-007B-4AA5-8829-579C726265E6}" destId="{03BAFB3C-C161-40B8-9D61-CB2E8439193D}" srcOrd="0" destOrd="0" presId="urn:microsoft.com/office/officeart/2005/8/layout/hierarchy1"/>
    <dgm:cxn modelId="{05C9AA82-D2FF-4DF4-B905-1F8ECD9BCC2D}" type="presParOf" srcId="{7F78F260-007B-4AA5-8829-579C726265E6}" destId="{BC129FD7-11F0-48AA-8964-EEE3DC5BACCB}" srcOrd="1" destOrd="0" presId="urn:microsoft.com/office/officeart/2005/8/layout/hierarchy1"/>
    <dgm:cxn modelId="{85614837-21FE-45C3-A765-08C82E769345}" type="presParOf" srcId="{3C740820-741E-4F81-9B2C-318D36BB2790}" destId="{2F5C7DC0-0B8B-4626-81CB-F1B53C0ED9F2}" srcOrd="1" destOrd="0" presId="urn:microsoft.com/office/officeart/2005/8/layout/hierarchy1"/>
    <dgm:cxn modelId="{38F36F79-4E46-49EC-82F2-4AD8C8753701}" type="presParOf" srcId="{2F5C7DC0-0B8B-4626-81CB-F1B53C0ED9F2}" destId="{960D7301-4435-49AC-8EF5-7FD901192E72}" srcOrd="0" destOrd="0" presId="urn:microsoft.com/office/officeart/2005/8/layout/hierarchy1"/>
    <dgm:cxn modelId="{5CA1D5D0-2201-41FA-A4C1-0B307D504D7E}" type="presParOf" srcId="{2F5C7DC0-0B8B-4626-81CB-F1B53C0ED9F2}" destId="{E0228500-D383-4014-8BD7-93F85869482D}" srcOrd="1" destOrd="0" presId="urn:microsoft.com/office/officeart/2005/8/layout/hierarchy1"/>
    <dgm:cxn modelId="{2BA42341-16B6-49F3-A12F-A0CA837D8DA1}" type="presParOf" srcId="{E0228500-D383-4014-8BD7-93F85869482D}" destId="{761E797F-7F5C-444D-AD9A-B4A49D992D84}" srcOrd="0" destOrd="0" presId="urn:microsoft.com/office/officeart/2005/8/layout/hierarchy1"/>
    <dgm:cxn modelId="{31653CD2-9FB6-46EC-9752-392AEA2DB77C}" type="presParOf" srcId="{761E797F-7F5C-444D-AD9A-B4A49D992D84}" destId="{2223F5A5-E01A-4FE2-B332-027EA7E25008}" srcOrd="0" destOrd="0" presId="urn:microsoft.com/office/officeart/2005/8/layout/hierarchy1"/>
    <dgm:cxn modelId="{AFACCA16-3619-421F-85E7-AACCEF7DDD64}" type="presParOf" srcId="{761E797F-7F5C-444D-AD9A-B4A49D992D84}" destId="{1B505AD9-7EC8-4F02-9C29-514A09DF1942}" srcOrd="1" destOrd="0" presId="urn:microsoft.com/office/officeart/2005/8/layout/hierarchy1"/>
    <dgm:cxn modelId="{9DA3B4F9-9A64-4BB2-9EF2-A14151AAD561}" type="presParOf" srcId="{E0228500-D383-4014-8BD7-93F85869482D}" destId="{3D05780F-88C3-47BD-A5E9-F56C0E67477A}" srcOrd="1" destOrd="0" presId="urn:microsoft.com/office/officeart/2005/8/layout/hierarchy1"/>
    <dgm:cxn modelId="{5A521202-E379-49A4-8C99-2184EDA55534}" type="presParOf" srcId="{3D05780F-88C3-47BD-A5E9-F56C0E67477A}" destId="{339FEFBE-3291-4C82-925E-1C576FD17794}" srcOrd="0" destOrd="0" presId="urn:microsoft.com/office/officeart/2005/8/layout/hierarchy1"/>
    <dgm:cxn modelId="{2B515E96-E698-403A-82D5-324E22967873}" type="presParOf" srcId="{3D05780F-88C3-47BD-A5E9-F56C0E67477A}" destId="{C9DA8E24-ADFB-4A70-A802-FDD5A3FA5589}" srcOrd="1" destOrd="0" presId="urn:microsoft.com/office/officeart/2005/8/layout/hierarchy1"/>
    <dgm:cxn modelId="{B82477C0-C49A-4739-8294-6341D5B52886}" type="presParOf" srcId="{C9DA8E24-ADFB-4A70-A802-FDD5A3FA5589}" destId="{CFB6E08D-906D-446F-97CA-435443831023}" srcOrd="0" destOrd="0" presId="urn:microsoft.com/office/officeart/2005/8/layout/hierarchy1"/>
    <dgm:cxn modelId="{A124ED0C-4575-4027-9CA5-53AA2321CF09}" type="presParOf" srcId="{CFB6E08D-906D-446F-97CA-435443831023}" destId="{B181E95A-4281-48D6-AA20-D9556DBE121B}" srcOrd="0" destOrd="0" presId="urn:microsoft.com/office/officeart/2005/8/layout/hierarchy1"/>
    <dgm:cxn modelId="{CDF43A34-2218-45B9-BF20-B01524D370EA}" type="presParOf" srcId="{CFB6E08D-906D-446F-97CA-435443831023}" destId="{0D137B3A-3F8C-4256-B533-C791DF720004}" srcOrd="1" destOrd="0" presId="urn:microsoft.com/office/officeart/2005/8/layout/hierarchy1"/>
    <dgm:cxn modelId="{EC0EED21-D54F-497A-8B7A-2FCB6F7F496C}" type="presParOf" srcId="{C9DA8E24-ADFB-4A70-A802-FDD5A3FA5589}" destId="{FAB2D3B4-D83C-4E34-9B8D-809F5E39FDED}" srcOrd="1" destOrd="0" presId="urn:microsoft.com/office/officeart/2005/8/layout/hierarchy1"/>
    <dgm:cxn modelId="{8B004CC9-58A5-4854-BC5D-19D2A65A6E7C}" type="presParOf" srcId="{2F5C7DC0-0B8B-4626-81CB-F1B53C0ED9F2}" destId="{7B22B65E-50DB-476F-9BBB-406C3FECC48A}" srcOrd="2" destOrd="0" presId="urn:microsoft.com/office/officeart/2005/8/layout/hierarchy1"/>
    <dgm:cxn modelId="{FC254011-DB02-424C-997A-B1A407EAE341}" type="presParOf" srcId="{2F5C7DC0-0B8B-4626-81CB-F1B53C0ED9F2}" destId="{3B9F86F9-C598-4E5E-97A7-4B7AE141385F}" srcOrd="3" destOrd="0" presId="urn:microsoft.com/office/officeart/2005/8/layout/hierarchy1"/>
    <dgm:cxn modelId="{2808CFDB-7257-4350-935A-4660F91A6E27}" type="presParOf" srcId="{3B9F86F9-C598-4E5E-97A7-4B7AE141385F}" destId="{E2040F31-7534-4CE7-BFFE-7A7BDCA3A5C5}" srcOrd="0" destOrd="0" presId="urn:microsoft.com/office/officeart/2005/8/layout/hierarchy1"/>
    <dgm:cxn modelId="{16AD972E-B830-4482-B6C6-FC77D0578E5A}" type="presParOf" srcId="{E2040F31-7534-4CE7-BFFE-7A7BDCA3A5C5}" destId="{ADF95909-2688-47B4-A7BF-25DF002D6792}" srcOrd="0" destOrd="0" presId="urn:microsoft.com/office/officeart/2005/8/layout/hierarchy1"/>
    <dgm:cxn modelId="{D2080B00-7220-4E75-AE6F-1184D8EE6085}" type="presParOf" srcId="{E2040F31-7534-4CE7-BFFE-7A7BDCA3A5C5}" destId="{1145B273-48D9-4440-B4B0-C4CC8676DF45}" srcOrd="1" destOrd="0" presId="urn:microsoft.com/office/officeart/2005/8/layout/hierarchy1"/>
    <dgm:cxn modelId="{BEB183AA-4951-48B1-9A62-BB00A9B721F8}" type="presParOf" srcId="{3B9F86F9-C598-4E5E-97A7-4B7AE141385F}" destId="{202F236E-EBEC-427B-9208-1005B56BE89D}" srcOrd="1" destOrd="0" presId="urn:microsoft.com/office/officeart/2005/8/layout/hierarchy1"/>
    <dgm:cxn modelId="{9A2BD112-2077-4F8D-8D47-E235055D90CB}" type="presParOf" srcId="{202F236E-EBEC-427B-9208-1005B56BE89D}" destId="{FCADC3E1-0036-4180-9FAF-C8A224210FD7}" srcOrd="0" destOrd="0" presId="urn:microsoft.com/office/officeart/2005/8/layout/hierarchy1"/>
    <dgm:cxn modelId="{5157641A-F60A-4C33-8732-98B8C1B9E934}" type="presParOf" srcId="{202F236E-EBEC-427B-9208-1005B56BE89D}" destId="{9A8E8820-8FA1-42F0-BC4E-6C1957FE453B}" srcOrd="1" destOrd="0" presId="urn:microsoft.com/office/officeart/2005/8/layout/hierarchy1"/>
    <dgm:cxn modelId="{28FBB4E2-DB3E-43A7-9959-C5449CBE771B}" type="presParOf" srcId="{9A8E8820-8FA1-42F0-BC4E-6C1957FE453B}" destId="{2605FF7B-FC6B-4B80-AC36-333EEB1A81F3}" srcOrd="0" destOrd="0" presId="urn:microsoft.com/office/officeart/2005/8/layout/hierarchy1"/>
    <dgm:cxn modelId="{2DF8B736-B547-4CFB-818E-C309ADC6CFA0}" type="presParOf" srcId="{2605FF7B-FC6B-4B80-AC36-333EEB1A81F3}" destId="{242EB472-0109-4250-9F42-143C9DA1502B}" srcOrd="0" destOrd="0" presId="urn:microsoft.com/office/officeart/2005/8/layout/hierarchy1"/>
    <dgm:cxn modelId="{79597098-9418-4191-B15E-D05B8692CC1F}" type="presParOf" srcId="{2605FF7B-FC6B-4B80-AC36-333EEB1A81F3}" destId="{572351C0-3DF1-4613-916B-C5AFFFF16833}" srcOrd="1" destOrd="0" presId="urn:microsoft.com/office/officeart/2005/8/layout/hierarchy1"/>
    <dgm:cxn modelId="{1400D349-432B-4527-88FF-13DC94D5F402}" type="presParOf" srcId="{9A8E8820-8FA1-42F0-BC4E-6C1957FE453B}" destId="{85A72AAA-6385-49F1-B874-FB3FB09F680A}" srcOrd="1" destOrd="0" presId="urn:microsoft.com/office/officeart/2005/8/layout/hierarchy1"/>
    <dgm:cxn modelId="{2B883F6A-3C5B-4C32-9B74-CD8A3A336AF0}" type="presParOf" srcId="{2F5C7DC0-0B8B-4626-81CB-F1B53C0ED9F2}" destId="{FDF1CA1B-E2A5-418D-89FD-51FE0B0D40A9}" srcOrd="4" destOrd="0" presId="urn:microsoft.com/office/officeart/2005/8/layout/hierarchy1"/>
    <dgm:cxn modelId="{ED13F3FE-8771-4820-85D6-0F04235A286A}" type="presParOf" srcId="{2F5C7DC0-0B8B-4626-81CB-F1B53C0ED9F2}" destId="{9CFFD2BB-67DF-424E-ABF4-5F5E82C5A37E}" srcOrd="5" destOrd="0" presId="urn:microsoft.com/office/officeart/2005/8/layout/hierarchy1"/>
    <dgm:cxn modelId="{FCACE656-A665-471A-B362-C89DD75CD490}" type="presParOf" srcId="{9CFFD2BB-67DF-424E-ABF4-5F5E82C5A37E}" destId="{3B692298-A8BB-44BA-AA22-6EB55345ABB1}" srcOrd="0" destOrd="0" presId="urn:microsoft.com/office/officeart/2005/8/layout/hierarchy1"/>
    <dgm:cxn modelId="{5F4020A1-1454-4047-B141-566B9BB55134}" type="presParOf" srcId="{3B692298-A8BB-44BA-AA22-6EB55345ABB1}" destId="{00B93435-C93A-4ED0-9FCB-419CA8A505E1}" srcOrd="0" destOrd="0" presId="urn:microsoft.com/office/officeart/2005/8/layout/hierarchy1"/>
    <dgm:cxn modelId="{A4DC2199-8BC7-4EA7-977F-415E46D9E643}" type="presParOf" srcId="{3B692298-A8BB-44BA-AA22-6EB55345ABB1}" destId="{44C4813C-6888-4913-AD32-AC73DA54D5EC}" srcOrd="1" destOrd="0" presId="urn:microsoft.com/office/officeart/2005/8/layout/hierarchy1"/>
    <dgm:cxn modelId="{A6749928-0F60-4DAB-B5F8-A112E589D3DE}" type="presParOf" srcId="{9CFFD2BB-67DF-424E-ABF4-5F5E82C5A37E}" destId="{D032C883-C3EA-4835-990B-A17DCF1E08B1}" srcOrd="1" destOrd="0" presId="urn:microsoft.com/office/officeart/2005/8/layout/hierarchy1"/>
    <dgm:cxn modelId="{881B8C65-4FA6-46D0-8579-340907D0FE95}" type="presParOf" srcId="{D032C883-C3EA-4835-990B-A17DCF1E08B1}" destId="{22229948-DB9A-48FF-8B04-423FB764BE45}" srcOrd="0" destOrd="0" presId="urn:microsoft.com/office/officeart/2005/8/layout/hierarchy1"/>
    <dgm:cxn modelId="{8C001039-F235-41D5-B78C-FB14447E113E}" type="presParOf" srcId="{D032C883-C3EA-4835-990B-A17DCF1E08B1}" destId="{72B74C22-DF93-4EB8-8C33-21BBDD571549}" srcOrd="1" destOrd="0" presId="urn:microsoft.com/office/officeart/2005/8/layout/hierarchy1"/>
    <dgm:cxn modelId="{378620F1-3AD2-4F6B-80C3-C7202585E791}" type="presParOf" srcId="{72B74C22-DF93-4EB8-8C33-21BBDD571549}" destId="{F7930A28-EFEC-4EC6-8BD3-2A864FCDE375}" srcOrd="0" destOrd="0" presId="urn:microsoft.com/office/officeart/2005/8/layout/hierarchy1"/>
    <dgm:cxn modelId="{91AA962C-43BA-41D7-B94C-368C3095BA9E}" type="presParOf" srcId="{F7930A28-EFEC-4EC6-8BD3-2A864FCDE375}" destId="{966C5356-FE10-473D-B4FD-899C37054ABA}" srcOrd="0" destOrd="0" presId="urn:microsoft.com/office/officeart/2005/8/layout/hierarchy1"/>
    <dgm:cxn modelId="{E3A4783E-231F-4FD8-AADD-2A2DB9496C09}" type="presParOf" srcId="{F7930A28-EFEC-4EC6-8BD3-2A864FCDE375}" destId="{E3188D78-0CAB-41F2-9A76-CC471FCBB5F9}" srcOrd="1" destOrd="0" presId="urn:microsoft.com/office/officeart/2005/8/layout/hierarchy1"/>
    <dgm:cxn modelId="{8F3F14CB-7F42-4895-BB42-71349F0B4E10}" type="presParOf" srcId="{72B74C22-DF93-4EB8-8C33-21BBDD571549}" destId="{BF01208D-75D5-4AC2-ABD6-46487BD64CDB}" srcOrd="1" destOrd="0" presId="urn:microsoft.com/office/officeart/2005/8/layout/hierarchy1"/>
    <dgm:cxn modelId="{DA9C3C7A-342B-4382-A330-D79632FAC9CC}" type="presParOf" srcId="{2F5C7DC0-0B8B-4626-81CB-F1B53C0ED9F2}" destId="{99AC066C-EAD6-4840-BED0-3443B0F5EE40}" srcOrd="6" destOrd="0" presId="urn:microsoft.com/office/officeart/2005/8/layout/hierarchy1"/>
    <dgm:cxn modelId="{6854902E-30AF-467D-B73E-045DB3B18BD0}" type="presParOf" srcId="{2F5C7DC0-0B8B-4626-81CB-F1B53C0ED9F2}" destId="{9AD3FEAC-A16A-43AB-A268-3422311224F5}" srcOrd="7" destOrd="0" presId="urn:microsoft.com/office/officeart/2005/8/layout/hierarchy1"/>
    <dgm:cxn modelId="{43901496-0CBF-443C-934E-033990A5538E}" type="presParOf" srcId="{9AD3FEAC-A16A-43AB-A268-3422311224F5}" destId="{E4D7CD72-BF7B-4EEA-8617-08A1ECB4E681}" srcOrd="0" destOrd="0" presId="urn:microsoft.com/office/officeart/2005/8/layout/hierarchy1"/>
    <dgm:cxn modelId="{4C8963FD-D194-4EDC-9269-755C04454933}" type="presParOf" srcId="{E4D7CD72-BF7B-4EEA-8617-08A1ECB4E681}" destId="{CE368641-BB34-4105-ACDF-E4A94020B2FC}" srcOrd="0" destOrd="0" presId="urn:microsoft.com/office/officeart/2005/8/layout/hierarchy1"/>
    <dgm:cxn modelId="{3BE0DCC7-1E15-44B7-8FBA-AF20398CD422}" type="presParOf" srcId="{E4D7CD72-BF7B-4EEA-8617-08A1ECB4E681}" destId="{3479FA34-7922-4746-95DC-229C866BB96A}" srcOrd="1" destOrd="0" presId="urn:microsoft.com/office/officeart/2005/8/layout/hierarchy1"/>
    <dgm:cxn modelId="{02A88D6B-1D7C-4144-BA77-09E05E49BDF1}" type="presParOf" srcId="{9AD3FEAC-A16A-43AB-A268-3422311224F5}" destId="{F6BEE978-EB83-4BAE-B30A-C1D54FFD5C00}" srcOrd="1" destOrd="0" presId="urn:microsoft.com/office/officeart/2005/8/layout/hierarchy1"/>
    <dgm:cxn modelId="{22C70271-111D-4A8D-8530-E03BABA2252F}" type="presParOf" srcId="{F6BEE978-EB83-4BAE-B30A-C1D54FFD5C00}" destId="{ABDAECFB-7104-4FA6-8013-9AF2F23BEFFD}" srcOrd="0" destOrd="0" presId="urn:microsoft.com/office/officeart/2005/8/layout/hierarchy1"/>
    <dgm:cxn modelId="{2D5F743C-E58D-4210-9406-301AC7C6C182}" type="presParOf" srcId="{F6BEE978-EB83-4BAE-B30A-C1D54FFD5C00}" destId="{C3134F6B-3BC7-4AA8-A28F-F2C4ED8B999C}" srcOrd="1" destOrd="0" presId="urn:microsoft.com/office/officeart/2005/8/layout/hierarchy1"/>
    <dgm:cxn modelId="{1C8BE0BF-07D9-47F9-AF69-8C550621BC9B}" type="presParOf" srcId="{C3134F6B-3BC7-4AA8-A28F-F2C4ED8B999C}" destId="{715B2964-C0B0-452F-8884-E6C61378C68A}" srcOrd="0" destOrd="0" presId="urn:microsoft.com/office/officeart/2005/8/layout/hierarchy1"/>
    <dgm:cxn modelId="{AF3BD41B-2F9A-408E-8008-D1E6D87E8926}" type="presParOf" srcId="{715B2964-C0B0-452F-8884-E6C61378C68A}" destId="{4115A488-2125-43D6-97C3-F389DA827FBF}" srcOrd="0" destOrd="0" presId="urn:microsoft.com/office/officeart/2005/8/layout/hierarchy1"/>
    <dgm:cxn modelId="{BF7D8031-B612-4422-9CFA-34EA95A0C951}" type="presParOf" srcId="{715B2964-C0B0-452F-8884-E6C61378C68A}" destId="{15F20754-3604-4F2B-A70C-4E1FDD3C429C}" srcOrd="1" destOrd="0" presId="urn:microsoft.com/office/officeart/2005/8/layout/hierarchy1"/>
    <dgm:cxn modelId="{4D4DBEB1-11A2-4410-9011-AB34B830A47F}" type="presParOf" srcId="{C3134F6B-3BC7-4AA8-A28F-F2C4ED8B999C}" destId="{34A02E78-7D78-4097-9D31-6995F4EB9664}" srcOrd="1" destOrd="0" presId="urn:microsoft.com/office/officeart/2005/8/layout/hierarchy1"/>
    <dgm:cxn modelId="{D95A0E07-3399-4A91-B87C-9D545063DF53}" type="presParOf" srcId="{2F5C7DC0-0B8B-4626-81CB-F1B53C0ED9F2}" destId="{E6BCEDE2-45F8-4FAB-99C7-4147CEA82EDF}" srcOrd="8" destOrd="0" presId="urn:microsoft.com/office/officeart/2005/8/layout/hierarchy1"/>
    <dgm:cxn modelId="{4F64DCB5-DFBF-4CE6-9CA3-E80C8B1C641E}" type="presParOf" srcId="{2F5C7DC0-0B8B-4626-81CB-F1B53C0ED9F2}" destId="{4D1FBDA9-8441-4665-879A-4141F20310CC}" srcOrd="9" destOrd="0" presId="urn:microsoft.com/office/officeart/2005/8/layout/hierarchy1"/>
    <dgm:cxn modelId="{F42CAE08-5C80-4A04-8E48-B0861E4E1C11}" type="presParOf" srcId="{4D1FBDA9-8441-4665-879A-4141F20310CC}" destId="{E1C29A2D-C1CB-4982-A08E-CA67B33C6392}" srcOrd="0" destOrd="0" presId="urn:microsoft.com/office/officeart/2005/8/layout/hierarchy1"/>
    <dgm:cxn modelId="{ED2A1D64-7BF9-48C9-8344-36337AD3C9F1}" type="presParOf" srcId="{E1C29A2D-C1CB-4982-A08E-CA67B33C6392}" destId="{E3D57D5E-6B71-4738-9ADE-7AA879CD6D4C}" srcOrd="0" destOrd="0" presId="urn:microsoft.com/office/officeart/2005/8/layout/hierarchy1"/>
    <dgm:cxn modelId="{F1A90B24-87AA-4CB9-A822-68C1FB50C3C5}" type="presParOf" srcId="{E1C29A2D-C1CB-4982-A08E-CA67B33C6392}" destId="{0BE533B6-F880-4C24-A9BA-4419971E4099}" srcOrd="1" destOrd="0" presId="urn:microsoft.com/office/officeart/2005/8/layout/hierarchy1"/>
    <dgm:cxn modelId="{70A3E206-12BD-4B11-99A8-83CFE82395F0}" type="presParOf" srcId="{4D1FBDA9-8441-4665-879A-4141F20310CC}" destId="{D1E9F806-5E34-4D60-B7A8-65375D4CFE43}" srcOrd="1" destOrd="0" presId="urn:microsoft.com/office/officeart/2005/8/layout/hierarchy1"/>
    <dgm:cxn modelId="{3A8FA00A-4AC8-43FA-9E28-973A0CA989CD}" type="presParOf" srcId="{D1E9F806-5E34-4D60-B7A8-65375D4CFE43}" destId="{B764C270-0E9E-483F-B3F0-28B00791B091}" srcOrd="0" destOrd="0" presId="urn:microsoft.com/office/officeart/2005/8/layout/hierarchy1"/>
    <dgm:cxn modelId="{170B9545-31A9-4437-AE77-E6757C9DC7E6}" type="presParOf" srcId="{D1E9F806-5E34-4D60-B7A8-65375D4CFE43}" destId="{C0BD47E4-75BB-40A6-A598-A94BC4E21DF0}" srcOrd="1" destOrd="0" presId="urn:microsoft.com/office/officeart/2005/8/layout/hierarchy1"/>
    <dgm:cxn modelId="{84BECB31-02C2-4162-97F2-6FE5B6083E12}" type="presParOf" srcId="{C0BD47E4-75BB-40A6-A598-A94BC4E21DF0}" destId="{EAA4809C-7B0B-4EEA-9DA8-8DD22DD82423}" srcOrd="0" destOrd="0" presId="urn:microsoft.com/office/officeart/2005/8/layout/hierarchy1"/>
    <dgm:cxn modelId="{C3853B23-38BE-4CB1-B0EC-F35FDBDB3459}" type="presParOf" srcId="{EAA4809C-7B0B-4EEA-9DA8-8DD22DD82423}" destId="{FF1C7864-B202-4A4A-87AB-218709955EC3}" srcOrd="0" destOrd="0" presId="urn:microsoft.com/office/officeart/2005/8/layout/hierarchy1"/>
    <dgm:cxn modelId="{B4A95EC6-12EC-446C-9F0D-591A9D4CB3FD}" type="presParOf" srcId="{EAA4809C-7B0B-4EEA-9DA8-8DD22DD82423}" destId="{62FE8A44-8683-4516-A1D9-0097753A2C88}" srcOrd="1" destOrd="0" presId="urn:microsoft.com/office/officeart/2005/8/layout/hierarchy1"/>
    <dgm:cxn modelId="{1652EC94-DA2A-423A-8F67-6D29CF55C816}" type="presParOf" srcId="{C0BD47E4-75BB-40A6-A598-A94BC4E21DF0}" destId="{8528F410-778D-45F3-B64B-60EB35082913}" srcOrd="1" destOrd="0" presId="urn:microsoft.com/office/officeart/2005/8/layout/hierarchy1"/>
    <dgm:cxn modelId="{9FB51182-9A10-40B7-9DD9-791BE8949F84}" type="presParOf" srcId="{2F5C7DC0-0B8B-4626-81CB-F1B53C0ED9F2}" destId="{7D015E88-6593-4400-8009-BD0497A8BD55}" srcOrd="10" destOrd="0" presId="urn:microsoft.com/office/officeart/2005/8/layout/hierarchy1"/>
    <dgm:cxn modelId="{8703C2FD-56F0-454F-B874-ED24BC0B1926}" type="presParOf" srcId="{2F5C7DC0-0B8B-4626-81CB-F1B53C0ED9F2}" destId="{BBD09F28-AD37-4AE5-91DE-F32B56E5071B}" srcOrd="11" destOrd="0" presId="urn:microsoft.com/office/officeart/2005/8/layout/hierarchy1"/>
    <dgm:cxn modelId="{2640FD6B-0681-4B50-BD32-FD62AF29904B}" type="presParOf" srcId="{BBD09F28-AD37-4AE5-91DE-F32B56E5071B}" destId="{10317838-D306-4A03-B8E9-026DDD1D4A5C}" srcOrd="0" destOrd="0" presId="urn:microsoft.com/office/officeart/2005/8/layout/hierarchy1"/>
    <dgm:cxn modelId="{074C378A-2F89-475B-8777-EC23867EE1C4}" type="presParOf" srcId="{10317838-D306-4A03-B8E9-026DDD1D4A5C}" destId="{2E129073-1198-44E9-B63F-E18899A79BF7}" srcOrd="0" destOrd="0" presId="urn:microsoft.com/office/officeart/2005/8/layout/hierarchy1"/>
    <dgm:cxn modelId="{DC7EC89E-B501-4318-8AAF-61D0424DB6CA}" type="presParOf" srcId="{10317838-D306-4A03-B8E9-026DDD1D4A5C}" destId="{E201E362-7840-493C-AEF0-01373CE67A91}" srcOrd="1" destOrd="0" presId="urn:microsoft.com/office/officeart/2005/8/layout/hierarchy1"/>
    <dgm:cxn modelId="{59D23C29-3E3C-442F-86BF-5754BADFA253}" type="presParOf" srcId="{BBD09F28-AD37-4AE5-91DE-F32B56E5071B}" destId="{EDE82B24-B142-424A-85BB-0CBD34B766E8}" srcOrd="1" destOrd="0" presId="urn:microsoft.com/office/officeart/2005/8/layout/hierarchy1"/>
    <dgm:cxn modelId="{76A6D372-626C-4107-82A6-EFD488861EC3}" type="presParOf" srcId="{EDE82B24-B142-424A-85BB-0CBD34B766E8}" destId="{2BEA0BCC-469E-4D57-B355-899F6D8D4846}" srcOrd="0" destOrd="0" presId="urn:microsoft.com/office/officeart/2005/8/layout/hierarchy1"/>
    <dgm:cxn modelId="{61A5EC53-D496-4B8F-B568-19473DE57525}" type="presParOf" srcId="{EDE82B24-B142-424A-85BB-0CBD34B766E8}" destId="{603A4B41-50EF-4109-AE82-A8CA5AC78A67}" srcOrd="1" destOrd="0" presId="urn:microsoft.com/office/officeart/2005/8/layout/hierarchy1"/>
    <dgm:cxn modelId="{4A35B0FA-B387-49AC-9679-AA0CE64439FE}" type="presParOf" srcId="{603A4B41-50EF-4109-AE82-A8CA5AC78A67}" destId="{D6950EEA-12B5-46C4-B41E-761E6EA5845B}" srcOrd="0" destOrd="0" presId="urn:microsoft.com/office/officeart/2005/8/layout/hierarchy1"/>
    <dgm:cxn modelId="{50E937E7-DD4B-4337-AEE7-88B615016560}" type="presParOf" srcId="{D6950EEA-12B5-46C4-B41E-761E6EA5845B}" destId="{2F44AC17-9950-4331-94D5-A106A0EECA80}" srcOrd="0" destOrd="0" presId="urn:microsoft.com/office/officeart/2005/8/layout/hierarchy1"/>
    <dgm:cxn modelId="{EF5959C5-5CAA-4049-96CF-E6E8EAF56775}" type="presParOf" srcId="{D6950EEA-12B5-46C4-B41E-761E6EA5845B}" destId="{EABC7594-EDA5-4D0A-AB24-6635AC67FA26}" srcOrd="1" destOrd="0" presId="urn:microsoft.com/office/officeart/2005/8/layout/hierarchy1"/>
    <dgm:cxn modelId="{4E02BD75-30DC-4363-9D1F-D84995C5DDE0}" type="presParOf" srcId="{603A4B41-50EF-4109-AE82-A8CA5AC78A67}" destId="{C93DCC44-CC4F-4062-8C36-0BC187ED6054}" srcOrd="1" destOrd="0" presId="urn:microsoft.com/office/officeart/2005/8/layout/hierarchy1"/>
    <dgm:cxn modelId="{E00BA120-9B39-4864-8664-7266256370FF}" type="presParOf" srcId="{2F5C7DC0-0B8B-4626-81CB-F1B53C0ED9F2}" destId="{4E7E8E26-1E2B-4C2E-A4F5-714F2E8DB43C}" srcOrd="12" destOrd="0" presId="urn:microsoft.com/office/officeart/2005/8/layout/hierarchy1"/>
    <dgm:cxn modelId="{30681724-C34A-4084-A71D-1935B51CBA40}" type="presParOf" srcId="{2F5C7DC0-0B8B-4626-81CB-F1B53C0ED9F2}" destId="{A83699C7-D986-4564-AED5-DB9541E14E3A}" srcOrd="13" destOrd="0" presId="urn:microsoft.com/office/officeart/2005/8/layout/hierarchy1"/>
    <dgm:cxn modelId="{9E65066F-8597-4F51-A00F-C85FC49E9F2B}" type="presParOf" srcId="{A83699C7-D986-4564-AED5-DB9541E14E3A}" destId="{B5963DBB-EF56-4EDB-A3AC-3487B1EBC3C5}" srcOrd="0" destOrd="0" presId="urn:microsoft.com/office/officeart/2005/8/layout/hierarchy1"/>
    <dgm:cxn modelId="{771F6ADC-B305-4EE6-931A-98D50991F23E}" type="presParOf" srcId="{B5963DBB-EF56-4EDB-A3AC-3487B1EBC3C5}" destId="{23A10099-DB9D-4A11-828E-94B8E49759B1}" srcOrd="0" destOrd="0" presId="urn:microsoft.com/office/officeart/2005/8/layout/hierarchy1"/>
    <dgm:cxn modelId="{47D2BC08-86A1-4E09-9FF4-8BDC176BB0F8}" type="presParOf" srcId="{B5963DBB-EF56-4EDB-A3AC-3487B1EBC3C5}" destId="{98D5A2E8-A2F1-4C27-886B-E947F3389641}" srcOrd="1" destOrd="0" presId="urn:microsoft.com/office/officeart/2005/8/layout/hierarchy1"/>
    <dgm:cxn modelId="{5234144D-92A3-4079-9CD1-663EEBD57D9F}" type="presParOf" srcId="{A83699C7-D986-4564-AED5-DB9541E14E3A}" destId="{5B029DF0-2A69-46FD-8C4C-EFBF6FA996C6}" srcOrd="1" destOrd="0" presId="urn:microsoft.com/office/officeart/2005/8/layout/hierarchy1"/>
    <dgm:cxn modelId="{E2275A30-1E15-4E42-AC73-30F4DEDE6230}" type="presParOf" srcId="{5B029DF0-2A69-46FD-8C4C-EFBF6FA996C6}" destId="{AC2CD960-AA82-45D9-957C-88439DEC3439}" srcOrd="0" destOrd="0" presId="urn:microsoft.com/office/officeart/2005/8/layout/hierarchy1"/>
    <dgm:cxn modelId="{9F1A648E-EAB4-41E9-83BF-E909FE3D5FAD}" type="presParOf" srcId="{5B029DF0-2A69-46FD-8C4C-EFBF6FA996C6}" destId="{C075F082-8AA4-4272-9323-FF32E04D442D}" srcOrd="1" destOrd="0" presId="urn:microsoft.com/office/officeart/2005/8/layout/hierarchy1"/>
    <dgm:cxn modelId="{1866398D-9B82-4377-A523-409851CEFCCB}" type="presParOf" srcId="{C075F082-8AA4-4272-9323-FF32E04D442D}" destId="{80E56927-CF33-467B-907C-A2E55DA3E512}" srcOrd="0" destOrd="0" presId="urn:microsoft.com/office/officeart/2005/8/layout/hierarchy1"/>
    <dgm:cxn modelId="{742B9D9C-627D-47B2-8E80-8ECBED32F10C}" type="presParOf" srcId="{80E56927-CF33-467B-907C-A2E55DA3E512}" destId="{82251B93-A2D7-4EEA-B407-7B9E2BCCBFD5}" srcOrd="0" destOrd="0" presId="urn:microsoft.com/office/officeart/2005/8/layout/hierarchy1"/>
    <dgm:cxn modelId="{D447734A-91B9-4713-9A11-161E70A6F709}" type="presParOf" srcId="{80E56927-CF33-467B-907C-A2E55DA3E512}" destId="{6A9A77B3-B9CD-41DD-8919-5489BAADC3BF}" srcOrd="1" destOrd="0" presId="urn:microsoft.com/office/officeart/2005/8/layout/hierarchy1"/>
    <dgm:cxn modelId="{8FA4A913-6D23-4BFF-A6C1-9B6165AD8358}" type="presParOf" srcId="{C075F082-8AA4-4272-9323-FF32E04D442D}" destId="{D5005F95-D00E-44B2-870B-37BCF1FC2F87}" srcOrd="1" destOrd="0" presId="urn:microsoft.com/office/officeart/2005/8/layout/hierarchy1"/>
    <dgm:cxn modelId="{EDBA3050-169B-4216-98C5-86430B61EEBF}" type="presParOf" srcId="{2F5C7DC0-0B8B-4626-81CB-F1B53C0ED9F2}" destId="{D450126E-E3A0-4CD4-9587-51BDC63BCE7C}" srcOrd="14" destOrd="0" presId="urn:microsoft.com/office/officeart/2005/8/layout/hierarchy1"/>
    <dgm:cxn modelId="{FB1A9D67-A0B3-4AB3-AF97-86E66E8154A2}" type="presParOf" srcId="{2F5C7DC0-0B8B-4626-81CB-F1B53C0ED9F2}" destId="{170377C9-127D-4EA1-8F6C-B15D036F2951}" srcOrd="15" destOrd="0" presId="urn:microsoft.com/office/officeart/2005/8/layout/hierarchy1"/>
    <dgm:cxn modelId="{56906A27-3E25-4926-9649-ADE515D654D8}" type="presParOf" srcId="{170377C9-127D-4EA1-8F6C-B15D036F2951}" destId="{C851D7D6-492F-4791-83E7-128CA8407113}" srcOrd="0" destOrd="0" presId="urn:microsoft.com/office/officeart/2005/8/layout/hierarchy1"/>
    <dgm:cxn modelId="{E3C0FF2C-AAFE-4BE3-AA73-95816F961DCD}" type="presParOf" srcId="{C851D7D6-492F-4791-83E7-128CA8407113}" destId="{BEFA0ABD-3EB5-434F-BD44-B4B370CC064D}" srcOrd="0" destOrd="0" presId="urn:microsoft.com/office/officeart/2005/8/layout/hierarchy1"/>
    <dgm:cxn modelId="{5F81B8AB-E1DD-4CF0-BF48-1217D26A81BC}" type="presParOf" srcId="{C851D7D6-492F-4791-83E7-128CA8407113}" destId="{910934E4-85F5-4FA4-832A-FE88F2904BD8}" srcOrd="1" destOrd="0" presId="urn:microsoft.com/office/officeart/2005/8/layout/hierarchy1"/>
    <dgm:cxn modelId="{45A1EC5A-2163-4C94-A9E6-E77067F3B26E}" type="presParOf" srcId="{170377C9-127D-4EA1-8F6C-B15D036F2951}" destId="{8C6D74E4-A513-4474-8899-718E2AE3ABBC}" srcOrd="1" destOrd="0" presId="urn:microsoft.com/office/officeart/2005/8/layout/hierarchy1"/>
    <dgm:cxn modelId="{8965777E-081D-4C55-B585-8AFC62AEE3C6}" type="presParOf" srcId="{8C6D74E4-A513-4474-8899-718E2AE3ABBC}" destId="{985E9DE6-1473-4E84-9DA7-338261775983}" srcOrd="0" destOrd="0" presId="urn:microsoft.com/office/officeart/2005/8/layout/hierarchy1"/>
    <dgm:cxn modelId="{7DF1110C-723D-40D5-AF5B-E56655819003}" type="presParOf" srcId="{8C6D74E4-A513-4474-8899-718E2AE3ABBC}" destId="{294DF40D-19B6-45AE-8ED0-4A36257A0F67}" srcOrd="1" destOrd="0" presId="urn:microsoft.com/office/officeart/2005/8/layout/hierarchy1"/>
    <dgm:cxn modelId="{0FE407D6-12E1-427D-9A25-078B8E4337AB}" type="presParOf" srcId="{294DF40D-19B6-45AE-8ED0-4A36257A0F67}" destId="{3DA0149A-9A23-4DF3-90EC-8C91BE5E95B1}" srcOrd="0" destOrd="0" presId="urn:microsoft.com/office/officeart/2005/8/layout/hierarchy1"/>
    <dgm:cxn modelId="{0D633CE5-0234-4E78-AE8B-BF9370DCE1F6}" type="presParOf" srcId="{3DA0149A-9A23-4DF3-90EC-8C91BE5E95B1}" destId="{71569796-8794-4C67-BA1D-2CA57D25637D}" srcOrd="0" destOrd="0" presId="urn:microsoft.com/office/officeart/2005/8/layout/hierarchy1"/>
    <dgm:cxn modelId="{D40BC8FB-B786-4705-BC6F-E96DC5C22764}" type="presParOf" srcId="{3DA0149A-9A23-4DF3-90EC-8C91BE5E95B1}" destId="{92DE9E31-2BDC-4E2F-9C23-5F25E2AC57E7}" srcOrd="1" destOrd="0" presId="urn:microsoft.com/office/officeart/2005/8/layout/hierarchy1"/>
    <dgm:cxn modelId="{2859E2A6-1C79-4108-9AD8-6570921380C9}" type="presParOf" srcId="{294DF40D-19B6-45AE-8ED0-4A36257A0F67}" destId="{45C670D7-15DE-46D7-A53C-55F2C0CBE6F7}" srcOrd="1" destOrd="0" presId="urn:microsoft.com/office/officeart/2005/8/layout/hierarchy1"/>
    <dgm:cxn modelId="{6E1230E2-D7C2-481F-AC42-1D045BC4E03E}" type="presParOf" srcId="{2F5C7DC0-0B8B-4626-81CB-F1B53C0ED9F2}" destId="{E06C03A2-734A-4347-8801-20B7AD6BC1C8}" srcOrd="16" destOrd="0" presId="urn:microsoft.com/office/officeart/2005/8/layout/hierarchy1"/>
    <dgm:cxn modelId="{6DA233E6-082D-480B-A9E0-F25B6986B697}" type="presParOf" srcId="{2F5C7DC0-0B8B-4626-81CB-F1B53C0ED9F2}" destId="{67D4436D-218F-4D69-B9D2-02306095A337}" srcOrd="17" destOrd="0" presId="urn:microsoft.com/office/officeart/2005/8/layout/hierarchy1"/>
    <dgm:cxn modelId="{413EAEC2-4B2C-4FA0-9D72-D00D2BF4D9B1}" type="presParOf" srcId="{67D4436D-218F-4D69-B9D2-02306095A337}" destId="{0756D60E-6CBF-4118-8B35-904BBAC2E8EE}" srcOrd="0" destOrd="0" presId="urn:microsoft.com/office/officeart/2005/8/layout/hierarchy1"/>
    <dgm:cxn modelId="{2AE0E557-68C8-4C15-98DC-177AF39341B3}" type="presParOf" srcId="{0756D60E-6CBF-4118-8B35-904BBAC2E8EE}" destId="{7FACA304-2EF8-4F59-B6DD-136F5BE81568}" srcOrd="0" destOrd="0" presId="urn:microsoft.com/office/officeart/2005/8/layout/hierarchy1"/>
    <dgm:cxn modelId="{3FA1D1AD-67B5-41D0-83D8-03BBF6A373C2}" type="presParOf" srcId="{0756D60E-6CBF-4118-8B35-904BBAC2E8EE}" destId="{1704ECB9-7E85-45CD-A7CA-54666E4ABB5B}" srcOrd="1" destOrd="0" presId="urn:microsoft.com/office/officeart/2005/8/layout/hierarchy1"/>
    <dgm:cxn modelId="{24116E03-8D6A-4573-9D6B-4BFCFE4910D4}" type="presParOf" srcId="{67D4436D-218F-4D69-B9D2-02306095A337}" destId="{4F457F89-6C4C-4102-85FC-33516287552B}" srcOrd="1" destOrd="0" presId="urn:microsoft.com/office/officeart/2005/8/layout/hierarchy1"/>
    <dgm:cxn modelId="{966A2052-D5F2-4A6B-969E-4369A0A440A0}" type="presParOf" srcId="{4F457F89-6C4C-4102-85FC-33516287552B}" destId="{9B7323B8-8D6F-4FD9-A114-7FE641D26952}" srcOrd="0" destOrd="0" presId="urn:microsoft.com/office/officeart/2005/8/layout/hierarchy1"/>
    <dgm:cxn modelId="{AC6156CB-DCD2-42CC-87DB-842428449445}" type="presParOf" srcId="{4F457F89-6C4C-4102-85FC-33516287552B}" destId="{4BC8A1FB-B250-4CFD-9FF5-D7472552F1D5}" srcOrd="1" destOrd="0" presId="urn:microsoft.com/office/officeart/2005/8/layout/hierarchy1"/>
    <dgm:cxn modelId="{9BAF731F-014D-4A71-B02E-DB27ECF7BBE5}" type="presParOf" srcId="{4BC8A1FB-B250-4CFD-9FF5-D7472552F1D5}" destId="{7F52CEAB-3993-449C-9A2E-BA83EE1401A6}" srcOrd="0" destOrd="0" presId="urn:microsoft.com/office/officeart/2005/8/layout/hierarchy1"/>
    <dgm:cxn modelId="{86C5C9BE-7F25-4393-8168-BF3A95CB27FF}" type="presParOf" srcId="{7F52CEAB-3993-449C-9A2E-BA83EE1401A6}" destId="{624DEE72-69DD-41F0-8D09-026A0635D038}" srcOrd="0" destOrd="0" presId="urn:microsoft.com/office/officeart/2005/8/layout/hierarchy1"/>
    <dgm:cxn modelId="{8DC38901-5198-4B54-9B89-E49855597979}" type="presParOf" srcId="{7F52CEAB-3993-449C-9A2E-BA83EE1401A6}" destId="{52AC15AF-F156-4397-9638-83070E1ABF5B}" srcOrd="1" destOrd="0" presId="urn:microsoft.com/office/officeart/2005/8/layout/hierarchy1"/>
    <dgm:cxn modelId="{4B1105FE-A165-4A3A-B4CB-C0707CAC185E}" type="presParOf" srcId="{4BC8A1FB-B250-4CFD-9FF5-D7472552F1D5}" destId="{E366E4FD-8F29-4254-8BA0-338852FAFDC8}"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7323B8-8D6F-4FD9-A114-7FE641D26952}">
      <dsp:nvSpPr>
        <dsp:cNvPr id="0" name=""/>
        <dsp:cNvSpPr/>
      </dsp:nvSpPr>
      <dsp:spPr>
        <a:xfrm>
          <a:off x="5378980"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06C03A2-734A-4347-8801-20B7AD6BC1C8}">
      <dsp:nvSpPr>
        <dsp:cNvPr id="0" name=""/>
        <dsp:cNvSpPr/>
      </dsp:nvSpPr>
      <dsp:spPr>
        <a:xfrm>
          <a:off x="2834054" y="1354035"/>
          <a:ext cx="2590645" cy="141195"/>
        </a:xfrm>
        <a:custGeom>
          <a:avLst/>
          <a:gdLst/>
          <a:ahLst/>
          <a:cxnLst/>
          <a:rect l="0" t="0" r="0" b="0"/>
          <a:pathLst>
            <a:path>
              <a:moveTo>
                <a:pt x="0" y="0"/>
              </a:moveTo>
              <a:lnTo>
                <a:pt x="0" y="96220"/>
              </a:lnTo>
              <a:lnTo>
                <a:pt x="2590645" y="96220"/>
              </a:lnTo>
              <a:lnTo>
                <a:pt x="2590645"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85E9DE6-1473-4E84-9DA7-338261775983}">
      <dsp:nvSpPr>
        <dsp:cNvPr id="0" name=""/>
        <dsp:cNvSpPr/>
      </dsp:nvSpPr>
      <dsp:spPr>
        <a:xfrm>
          <a:off x="4776152"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450126E-E3A0-4CD4-9587-51BDC63BCE7C}">
      <dsp:nvSpPr>
        <dsp:cNvPr id="0" name=""/>
        <dsp:cNvSpPr/>
      </dsp:nvSpPr>
      <dsp:spPr>
        <a:xfrm>
          <a:off x="2834054" y="1354035"/>
          <a:ext cx="1987817" cy="141195"/>
        </a:xfrm>
        <a:custGeom>
          <a:avLst/>
          <a:gdLst/>
          <a:ahLst/>
          <a:cxnLst/>
          <a:rect l="0" t="0" r="0" b="0"/>
          <a:pathLst>
            <a:path>
              <a:moveTo>
                <a:pt x="0" y="0"/>
              </a:moveTo>
              <a:lnTo>
                <a:pt x="0" y="96220"/>
              </a:lnTo>
              <a:lnTo>
                <a:pt x="1987817" y="96220"/>
              </a:lnTo>
              <a:lnTo>
                <a:pt x="1987817"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C2CD960-AA82-45D9-957C-88439DEC3439}">
      <dsp:nvSpPr>
        <dsp:cNvPr id="0" name=""/>
        <dsp:cNvSpPr/>
      </dsp:nvSpPr>
      <dsp:spPr>
        <a:xfrm>
          <a:off x="4164447"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E7E8E26-1E2B-4C2E-A4F5-714F2E8DB43C}">
      <dsp:nvSpPr>
        <dsp:cNvPr id="0" name=""/>
        <dsp:cNvSpPr/>
      </dsp:nvSpPr>
      <dsp:spPr>
        <a:xfrm>
          <a:off x="2834054" y="1354035"/>
          <a:ext cx="1376112" cy="141195"/>
        </a:xfrm>
        <a:custGeom>
          <a:avLst/>
          <a:gdLst/>
          <a:ahLst/>
          <a:cxnLst/>
          <a:rect l="0" t="0" r="0" b="0"/>
          <a:pathLst>
            <a:path>
              <a:moveTo>
                <a:pt x="0" y="0"/>
              </a:moveTo>
              <a:lnTo>
                <a:pt x="0" y="96220"/>
              </a:lnTo>
              <a:lnTo>
                <a:pt x="1376112" y="96220"/>
              </a:lnTo>
              <a:lnTo>
                <a:pt x="1376112"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BEA0BCC-469E-4D57-B355-899F6D8D4846}">
      <dsp:nvSpPr>
        <dsp:cNvPr id="0" name=""/>
        <dsp:cNvSpPr/>
      </dsp:nvSpPr>
      <dsp:spPr>
        <a:xfrm>
          <a:off x="3552742"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D015E88-6593-4400-8009-BD0497A8BD55}">
      <dsp:nvSpPr>
        <dsp:cNvPr id="0" name=""/>
        <dsp:cNvSpPr/>
      </dsp:nvSpPr>
      <dsp:spPr>
        <a:xfrm>
          <a:off x="2834054" y="1354035"/>
          <a:ext cx="764407" cy="141195"/>
        </a:xfrm>
        <a:custGeom>
          <a:avLst/>
          <a:gdLst/>
          <a:ahLst/>
          <a:cxnLst/>
          <a:rect l="0" t="0" r="0" b="0"/>
          <a:pathLst>
            <a:path>
              <a:moveTo>
                <a:pt x="0" y="0"/>
              </a:moveTo>
              <a:lnTo>
                <a:pt x="0" y="96220"/>
              </a:lnTo>
              <a:lnTo>
                <a:pt x="764407" y="96220"/>
              </a:lnTo>
              <a:lnTo>
                <a:pt x="764407"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764C270-0E9E-483F-B3F0-28B00791B091}">
      <dsp:nvSpPr>
        <dsp:cNvPr id="0" name=""/>
        <dsp:cNvSpPr/>
      </dsp:nvSpPr>
      <dsp:spPr>
        <a:xfrm>
          <a:off x="2899413"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6BCEDE2-45F8-4FAB-99C7-4147CEA82EDF}">
      <dsp:nvSpPr>
        <dsp:cNvPr id="0" name=""/>
        <dsp:cNvSpPr/>
      </dsp:nvSpPr>
      <dsp:spPr>
        <a:xfrm>
          <a:off x="2834054" y="1354035"/>
          <a:ext cx="111079" cy="141195"/>
        </a:xfrm>
        <a:custGeom>
          <a:avLst/>
          <a:gdLst/>
          <a:ahLst/>
          <a:cxnLst/>
          <a:rect l="0" t="0" r="0" b="0"/>
          <a:pathLst>
            <a:path>
              <a:moveTo>
                <a:pt x="0" y="0"/>
              </a:moveTo>
              <a:lnTo>
                <a:pt x="0" y="96220"/>
              </a:lnTo>
              <a:lnTo>
                <a:pt x="111079" y="96220"/>
              </a:lnTo>
              <a:lnTo>
                <a:pt x="111079"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BDAECFB-7104-4FA6-8013-9AF2F23BEFFD}">
      <dsp:nvSpPr>
        <dsp:cNvPr id="0" name=""/>
        <dsp:cNvSpPr/>
      </dsp:nvSpPr>
      <dsp:spPr>
        <a:xfrm>
          <a:off x="2163674"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9AC066C-EAD6-4840-BED0-3443B0F5EE40}">
      <dsp:nvSpPr>
        <dsp:cNvPr id="0" name=""/>
        <dsp:cNvSpPr/>
      </dsp:nvSpPr>
      <dsp:spPr>
        <a:xfrm>
          <a:off x="2209394" y="1354035"/>
          <a:ext cx="624660" cy="141195"/>
        </a:xfrm>
        <a:custGeom>
          <a:avLst/>
          <a:gdLst/>
          <a:ahLst/>
          <a:cxnLst/>
          <a:rect l="0" t="0" r="0" b="0"/>
          <a:pathLst>
            <a:path>
              <a:moveTo>
                <a:pt x="624660" y="0"/>
              </a:moveTo>
              <a:lnTo>
                <a:pt x="624660" y="96220"/>
              </a:lnTo>
              <a:lnTo>
                <a:pt x="0" y="96220"/>
              </a:lnTo>
              <a:lnTo>
                <a:pt x="0"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2229948-DB9A-48FF-8B04-423FB764BE45}">
      <dsp:nvSpPr>
        <dsp:cNvPr id="0" name=""/>
        <dsp:cNvSpPr/>
      </dsp:nvSpPr>
      <dsp:spPr>
        <a:xfrm>
          <a:off x="1436161"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DF1CA1B-E2A5-418D-89FD-51FE0B0D40A9}">
      <dsp:nvSpPr>
        <dsp:cNvPr id="0" name=""/>
        <dsp:cNvSpPr/>
      </dsp:nvSpPr>
      <dsp:spPr>
        <a:xfrm>
          <a:off x="1481881" y="1354035"/>
          <a:ext cx="1352173" cy="141195"/>
        </a:xfrm>
        <a:custGeom>
          <a:avLst/>
          <a:gdLst/>
          <a:ahLst/>
          <a:cxnLst/>
          <a:rect l="0" t="0" r="0" b="0"/>
          <a:pathLst>
            <a:path>
              <a:moveTo>
                <a:pt x="1352173" y="0"/>
              </a:moveTo>
              <a:lnTo>
                <a:pt x="1352173" y="96220"/>
              </a:lnTo>
              <a:lnTo>
                <a:pt x="0" y="96220"/>
              </a:lnTo>
              <a:lnTo>
                <a:pt x="0"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CADC3E1-0036-4180-9FAF-C8A224210FD7}">
      <dsp:nvSpPr>
        <dsp:cNvPr id="0" name=""/>
        <dsp:cNvSpPr/>
      </dsp:nvSpPr>
      <dsp:spPr>
        <a:xfrm>
          <a:off x="791060"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B22B65E-50DB-476F-9BBB-406C3FECC48A}">
      <dsp:nvSpPr>
        <dsp:cNvPr id="0" name=""/>
        <dsp:cNvSpPr/>
      </dsp:nvSpPr>
      <dsp:spPr>
        <a:xfrm>
          <a:off x="836780" y="1354035"/>
          <a:ext cx="1997274" cy="141195"/>
        </a:xfrm>
        <a:custGeom>
          <a:avLst/>
          <a:gdLst/>
          <a:ahLst/>
          <a:cxnLst/>
          <a:rect l="0" t="0" r="0" b="0"/>
          <a:pathLst>
            <a:path>
              <a:moveTo>
                <a:pt x="1997274" y="0"/>
              </a:moveTo>
              <a:lnTo>
                <a:pt x="1997274" y="96220"/>
              </a:lnTo>
              <a:lnTo>
                <a:pt x="0" y="96220"/>
              </a:lnTo>
              <a:lnTo>
                <a:pt x="0"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39FEFBE-3291-4C82-925E-1C576FD17794}">
      <dsp:nvSpPr>
        <dsp:cNvPr id="0" name=""/>
        <dsp:cNvSpPr/>
      </dsp:nvSpPr>
      <dsp:spPr>
        <a:xfrm>
          <a:off x="197689" y="1803513"/>
          <a:ext cx="91440" cy="141195"/>
        </a:xfrm>
        <a:custGeom>
          <a:avLst/>
          <a:gdLst/>
          <a:ahLst/>
          <a:cxnLst/>
          <a:rect l="0" t="0" r="0" b="0"/>
          <a:pathLst>
            <a:path>
              <a:moveTo>
                <a:pt x="45720" y="0"/>
              </a:moveTo>
              <a:lnTo>
                <a:pt x="45720" y="14119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60D7301-4435-49AC-8EF5-7FD901192E72}">
      <dsp:nvSpPr>
        <dsp:cNvPr id="0" name=""/>
        <dsp:cNvSpPr/>
      </dsp:nvSpPr>
      <dsp:spPr>
        <a:xfrm>
          <a:off x="243409" y="1354035"/>
          <a:ext cx="2590645" cy="141195"/>
        </a:xfrm>
        <a:custGeom>
          <a:avLst/>
          <a:gdLst/>
          <a:ahLst/>
          <a:cxnLst/>
          <a:rect l="0" t="0" r="0" b="0"/>
          <a:pathLst>
            <a:path>
              <a:moveTo>
                <a:pt x="2590645" y="0"/>
              </a:moveTo>
              <a:lnTo>
                <a:pt x="2590645" y="96220"/>
              </a:lnTo>
              <a:lnTo>
                <a:pt x="0" y="96220"/>
              </a:lnTo>
              <a:lnTo>
                <a:pt x="0" y="14119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3BAFB3C-C161-40B8-9D61-CB2E8439193D}">
      <dsp:nvSpPr>
        <dsp:cNvPr id="0" name=""/>
        <dsp:cNvSpPr/>
      </dsp:nvSpPr>
      <dsp:spPr>
        <a:xfrm>
          <a:off x="2132002" y="1045751"/>
          <a:ext cx="140410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BC129FD7-11F0-48AA-8964-EEE3DC5BACCB}">
      <dsp:nvSpPr>
        <dsp:cNvPr id="0" name=""/>
        <dsp:cNvSpPr/>
      </dsp:nvSpPr>
      <dsp:spPr>
        <a:xfrm>
          <a:off x="2185944" y="1096997"/>
          <a:ext cx="140410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netconnet.bluedart.com</a:t>
          </a:r>
        </a:p>
      </dsp:txBody>
      <dsp:txXfrm>
        <a:off x="2194973" y="1106026"/>
        <a:ext cx="1386047" cy="290225"/>
      </dsp:txXfrm>
    </dsp:sp>
    <dsp:sp modelId="{2223F5A5-E01A-4FE2-B332-027EA7E25008}">
      <dsp:nvSpPr>
        <dsp:cNvPr id="0" name=""/>
        <dsp:cNvSpPr/>
      </dsp:nvSpPr>
      <dsp:spPr>
        <a:xfrm>
          <a:off x="666"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B505AD9-7EC8-4F02-9C29-514A09DF1942}">
      <dsp:nvSpPr>
        <dsp:cNvPr id="0" name=""/>
        <dsp:cNvSpPr/>
      </dsp:nvSpPr>
      <dsp:spPr>
        <a:xfrm>
          <a:off x="54609"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Finders</a:t>
          </a:r>
        </a:p>
      </dsp:txBody>
      <dsp:txXfrm>
        <a:off x="63638" y="1555504"/>
        <a:ext cx="467427" cy="290225"/>
      </dsp:txXfrm>
    </dsp:sp>
    <dsp:sp modelId="{B181E95A-4281-48D6-AA20-D9556DBE121B}">
      <dsp:nvSpPr>
        <dsp:cNvPr id="0" name=""/>
        <dsp:cNvSpPr/>
      </dsp:nvSpPr>
      <dsp:spPr>
        <a:xfrm>
          <a:off x="666" y="1944708"/>
          <a:ext cx="485485" cy="95892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D137B3A-3F8C-4256-B533-C791DF720004}">
      <dsp:nvSpPr>
        <dsp:cNvPr id="0" name=""/>
        <dsp:cNvSpPr/>
      </dsp:nvSpPr>
      <dsp:spPr>
        <a:xfrm>
          <a:off x="54609" y="1995954"/>
          <a:ext cx="485485" cy="958920"/>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b="0" kern="1200"/>
            <a:t>&gt;P</a:t>
          </a:r>
          <a:r>
            <a:rPr lang="en-IN" sz="800" kern="1200"/>
            <a:t>incode  </a:t>
          </a:r>
        </a:p>
        <a:p>
          <a:pPr marL="0" lvl="0" indent="0" algn="l" defTabSz="355600">
            <a:lnSpc>
              <a:spcPct val="90000"/>
            </a:lnSpc>
            <a:spcBef>
              <a:spcPct val="0"/>
            </a:spcBef>
            <a:spcAft>
              <a:spcPct val="35000"/>
            </a:spcAft>
            <a:buNone/>
          </a:pPr>
          <a:r>
            <a:rPr lang="en-IN" sz="800" b="0" kern="1200"/>
            <a:t>&gt;P</a:t>
          </a:r>
          <a:r>
            <a:rPr lang="en-IN" sz="800" kern="1200"/>
            <a:t>roduct</a:t>
          </a:r>
        </a:p>
        <a:p>
          <a:pPr marL="0" lvl="0" indent="0" algn="l" defTabSz="355600">
            <a:lnSpc>
              <a:spcPct val="90000"/>
            </a:lnSpc>
            <a:spcBef>
              <a:spcPct val="0"/>
            </a:spcBef>
            <a:spcAft>
              <a:spcPct val="35000"/>
            </a:spcAft>
            <a:buNone/>
          </a:pPr>
          <a:r>
            <a:rPr lang="en-IN" sz="800" kern="1200"/>
            <a:t>&gt;Pincode &amp; Product</a:t>
          </a:r>
        </a:p>
      </dsp:txBody>
      <dsp:txXfrm>
        <a:off x="68828" y="2010173"/>
        <a:ext cx="457047" cy="930482"/>
      </dsp:txXfrm>
    </dsp:sp>
    <dsp:sp modelId="{ADF95909-2688-47B4-A7BF-25DF002D6792}">
      <dsp:nvSpPr>
        <dsp:cNvPr id="0" name=""/>
        <dsp:cNvSpPr/>
      </dsp:nvSpPr>
      <dsp:spPr>
        <a:xfrm>
          <a:off x="594037"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145B273-48D9-4440-B4B0-C4CC8676DF45}">
      <dsp:nvSpPr>
        <dsp:cNvPr id="0" name=""/>
        <dsp:cNvSpPr/>
      </dsp:nvSpPr>
      <dsp:spPr>
        <a:xfrm>
          <a:off x="647980"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Transit</a:t>
          </a:r>
        </a:p>
        <a:p>
          <a:pPr marL="0" lvl="0" indent="0" algn="ctr" defTabSz="355600">
            <a:lnSpc>
              <a:spcPct val="90000"/>
            </a:lnSpc>
            <a:spcBef>
              <a:spcPct val="0"/>
            </a:spcBef>
            <a:spcAft>
              <a:spcPct val="35000"/>
            </a:spcAft>
            <a:buNone/>
          </a:pPr>
          <a:r>
            <a:rPr lang="en-IN" sz="800" kern="1200"/>
            <a:t>Time</a:t>
          </a:r>
        </a:p>
      </dsp:txBody>
      <dsp:txXfrm>
        <a:off x="657009" y="1555504"/>
        <a:ext cx="467427" cy="290225"/>
      </dsp:txXfrm>
    </dsp:sp>
    <dsp:sp modelId="{242EB472-0109-4250-9F42-143C9DA1502B}">
      <dsp:nvSpPr>
        <dsp:cNvPr id="0" name=""/>
        <dsp:cNvSpPr/>
      </dsp:nvSpPr>
      <dsp:spPr>
        <a:xfrm>
          <a:off x="594037" y="1944708"/>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72351C0-3DF1-4613-916B-C5AFFFF16833}">
      <dsp:nvSpPr>
        <dsp:cNvPr id="0" name=""/>
        <dsp:cNvSpPr/>
      </dsp:nvSpPr>
      <dsp:spPr>
        <a:xfrm>
          <a:off x="647980" y="1995954"/>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&gt; Product &amp; Pincode</a:t>
          </a:r>
        </a:p>
      </dsp:txBody>
      <dsp:txXfrm>
        <a:off x="657009" y="2004983"/>
        <a:ext cx="467427" cy="290225"/>
      </dsp:txXfrm>
    </dsp:sp>
    <dsp:sp modelId="{00B93435-C93A-4ED0-9FCB-419CA8A505E1}">
      <dsp:nvSpPr>
        <dsp:cNvPr id="0" name=""/>
        <dsp:cNvSpPr/>
      </dsp:nvSpPr>
      <dsp:spPr>
        <a:xfrm>
          <a:off x="1239139"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44C4813C-6888-4913-AD32-AC73DA54D5EC}">
      <dsp:nvSpPr>
        <dsp:cNvPr id="0" name=""/>
        <dsp:cNvSpPr/>
      </dsp:nvSpPr>
      <dsp:spPr>
        <a:xfrm>
          <a:off x="1293082"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Pickup</a:t>
          </a:r>
        </a:p>
      </dsp:txBody>
      <dsp:txXfrm>
        <a:off x="1302111" y="1555504"/>
        <a:ext cx="467427" cy="290225"/>
      </dsp:txXfrm>
    </dsp:sp>
    <dsp:sp modelId="{966C5356-FE10-473D-B4FD-899C37054ABA}">
      <dsp:nvSpPr>
        <dsp:cNvPr id="0" name=""/>
        <dsp:cNvSpPr/>
      </dsp:nvSpPr>
      <dsp:spPr>
        <a:xfrm>
          <a:off x="1187408" y="1944708"/>
          <a:ext cx="588946" cy="492066"/>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3188D78-0CAB-41F2-9A76-CC471FCBB5F9}">
      <dsp:nvSpPr>
        <dsp:cNvPr id="0" name=""/>
        <dsp:cNvSpPr/>
      </dsp:nvSpPr>
      <dsp:spPr>
        <a:xfrm>
          <a:off x="1241351" y="1995954"/>
          <a:ext cx="588946" cy="492066"/>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 Pickup Registration</a:t>
          </a:r>
        </a:p>
        <a:p>
          <a:pPr marL="0" lvl="0" indent="0" algn="l" defTabSz="355600">
            <a:lnSpc>
              <a:spcPct val="90000"/>
            </a:lnSpc>
            <a:spcBef>
              <a:spcPct val="0"/>
            </a:spcBef>
            <a:spcAft>
              <a:spcPct val="35000"/>
            </a:spcAft>
            <a:buNone/>
          </a:pPr>
          <a:r>
            <a:rPr lang="en-IN" sz="800" kern="1200"/>
            <a:t>&gt; Pickup Cancel </a:t>
          </a:r>
        </a:p>
      </dsp:txBody>
      <dsp:txXfrm>
        <a:off x="1255763" y="2010366"/>
        <a:ext cx="560122" cy="463242"/>
      </dsp:txXfrm>
    </dsp:sp>
    <dsp:sp modelId="{CE368641-BB34-4105-ACDF-E4A94020B2FC}">
      <dsp:nvSpPr>
        <dsp:cNvPr id="0" name=""/>
        <dsp:cNvSpPr/>
      </dsp:nvSpPr>
      <dsp:spPr>
        <a:xfrm>
          <a:off x="1922941" y="1495230"/>
          <a:ext cx="572906"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3479FA34-7922-4746-95DC-229C866BB96A}">
      <dsp:nvSpPr>
        <dsp:cNvPr id="0" name=""/>
        <dsp:cNvSpPr/>
      </dsp:nvSpPr>
      <dsp:spPr>
        <a:xfrm>
          <a:off x="1976884" y="1546475"/>
          <a:ext cx="572906"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Product-Subproduct</a:t>
          </a:r>
        </a:p>
      </dsp:txBody>
      <dsp:txXfrm>
        <a:off x="1985913" y="1555504"/>
        <a:ext cx="554848" cy="290225"/>
      </dsp:txXfrm>
    </dsp:sp>
    <dsp:sp modelId="{4115A488-2125-43D6-97C3-F389DA827FBF}">
      <dsp:nvSpPr>
        <dsp:cNvPr id="0" name=""/>
        <dsp:cNvSpPr/>
      </dsp:nvSpPr>
      <dsp:spPr>
        <a:xfrm>
          <a:off x="1884240" y="1944708"/>
          <a:ext cx="650307" cy="547748"/>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5F20754-3604-4F2B-A70C-4E1FDD3C429C}">
      <dsp:nvSpPr>
        <dsp:cNvPr id="0" name=""/>
        <dsp:cNvSpPr/>
      </dsp:nvSpPr>
      <dsp:spPr>
        <a:xfrm>
          <a:off x="1938183" y="1995954"/>
          <a:ext cx="650307" cy="547748"/>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 All ProductSub Product</a:t>
          </a:r>
        </a:p>
      </dsp:txBody>
      <dsp:txXfrm>
        <a:off x="1954226" y="2011997"/>
        <a:ext cx="618221" cy="515662"/>
      </dsp:txXfrm>
    </dsp:sp>
    <dsp:sp modelId="{E3D57D5E-6B71-4738-9ADE-7AA879CD6D4C}">
      <dsp:nvSpPr>
        <dsp:cNvPr id="0" name=""/>
        <dsp:cNvSpPr/>
      </dsp:nvSpPr>
      <dsp:spPr>
        <a:xfrm>
          <a:off x="2702391"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BE533B6-F880-4C24-A9BA-4419971E4099}">
      <dsp:nvSpPr>
        <dsp:cNvPr id="0" name=""/>
        <dsp:cNvSpPr/>
      </dsp:nvSpPr>
      <dsp:spPr>
        <a:xfrm>
          <a:off x="2756334"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Waybill</a:t>
          </a:r>
        </a:p>
      </dsp:txBody>
      <dsp:txXfrm>
        <a:off x="2765363" y="1555504"/>
        <a:ext cx="467427" cy="290225"/>
      </dsp:txXfrm>
    </dsp:sp>
    <dsp:sp modelId="{FF1C7864-B202-4A4A-87AB-218709955EC3}">
      <dsp:nvSpPr>
        <dsp:cNvPr id="0" name=""/>
        <dsp:cNvSpPr/>
      </dsp:nvSpPr>
      <dsp:spPr>
        <a:xfrm>
          <a:off x="2642433" y="1944708"/>
          <a:ext cx="605400" cy="949052"/>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2FE8A44-8683-4516-A1D9-0097753A2C88}">
      <dsp:nvSpPr>
        <dsp:cNvPr id="0" name=""/>
        <dsp:cNvSpPr/>
      </dsp:nvSpPr>
      <dsp:spPr>
        <a:xfrm>
          <a:off x="2696376" y="1995954"/>
          <a:ext cx="605400" cy="94905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&gt;WayBill Generation </a:t>
          </a:r>
        </a:p>
        <a:p>
          <a:pPr marL="0" lvl="0" indent="0" algn="l" defTabSz="355600">
            <a:lnSpc>
              <a:spcPct val="90000"/>
            </a:lnSpc>
            <a:spcBef>
              <a:spcPct val="0"/>
            </a:spcBef>
            <a:spcAft>
              <a:spcPct val="35000"/>
            </a:spcAft>
            <a:buNone/>
          </a:pPr>
          <a:r>
            <a:rPr lang="en-IN" sz="800" kern="1200"/>
            <a:t>&gt;WayBill  Cancelation</a:t>
          </a:r>
        </a:p>
        <a:p>
          <a:pPr marL="0" lvl="0" indent="0" algn="l" defTabSz="355600">
            <a:lnSpc>
              <a:spcPct val="90000"/>
            </a:lnSpc>
            <a:spcBef>
              <a:spcPct val="0"/>
            </a:spcBef>
            <a:spcAft>
              <a:spcPct val="35000"/>
            </a:spcAft>
            <a:buNone/>
          </a:pPr>
          <a:r>
            <a:rPr lang="en-IN" sz="800" kern="1200"/>
            <a:t>&gt; Import Data</a:t>
          </a:r>
        </a:p>
      </dsp:txBody>
      <dsp:txXfrm>
        <a:off x="2714108" y="2013686"/>
        <a:ext cx="569936" cy="913588"/>
      </dsp:txXfrm>
    </dsp:sp>
    <dsp:sp modelId="{2E129073-1198-44E9-B63F-E18899A79BF7}">
      <dsp:nvSpPr>
        <dsp:cNvPr id="0" name=""/>
        <dsp:cNvSpPr/>
      </dsp:nvSpPr>
      <dsp:spPr>
        <a:xfrm>
          <a:off x="3355719"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201E362-7840-493C-AEF0-01373CE67A91}">
      <dsp:nvSpPr>
        <dsp:cNvPr id="0" name=""/>
        <dsp:cNvSpPr/>
      </dsp:nvSpPr>
      <dsp:spPr>
        <a:xfrm>
          <a:off x="3409662"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b="0" kern="1200"/>
            <a:t>EwayBill</a:t>
          </a:r>
        </a:p>
      </dsp:txBody>
      <dsp:txXfrm>
        <a:off x="3418691" y="1555504"/>
        <a:ext cx="467427" cy="290225"/>
      </dsp:txXfrm>
    </dsp:sp>
    <dsp:sp modelId="{2F44AC17-9950-4331-94D5-A106A0EECA80}">
      <dsp:nvSpPr>
        <dsp:cNvPr id="0" name=""/>
        <dsp:cNvSpPr/>
      </dsp:nvSpPr>
      <dsp:spPr>
        <a:xfrm>
          <a:off x="3355719" y="1944708"/>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ABC7594-EDA5-4D0A-AB24-6635AC67FA26}">
      <dsp:nvSpPr>
        <dsp:cNvPr id="0" name=""/>
        <dsp:cNvSpPr/>
      </dsp:nvSpPr>
      <dsp:spPr>
        <a:xfrm>
          <a:off x="3409662" y="1995954"/>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b="0" kern="1200"/>
            <a:t>&gt; EwayBill Updates</a:t>
          </a:r>
        </a:p>
      </dsp:txBody>
      <dsp:txXfrm>
        <a:off x="3418691" y="2004983"/>
        <a:ext cx="467427" cy="290225"/>
      </dsp:txXfrm>
    </dsp:sp>
    <dsp:sp modelId="{23A10099-DB9D-4A11-828E-94B8E49759B1}">
      <dsp:nvSpPr>
        <dsp:cNvPr id="0" name=""/>
        <dsp:cNvSpPr/>
      </dsp:nvSpPr>
      <dsp:spPr>
        <a:xfrm>
          <a:off x="3949090" y="1495230"/>
          <a:ext cx="522153"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98D5A2E8-A2F1-4C27-886B-E947F3389641}">
      <dsp:nvSpPr>
        <dsp:cNvPr id="0" name=""/>
        <dsp:cNvSpPr/>
      </dsp:nvSpPr>
      <dsp:spPr>
        <a:xfrm>
          <a:off x="4003033" y="1546475"/>
          <a:ext cx="522153"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Pincode Master Download</a:t>
          </a:r>
        </a:p>
      </dsp:txBody>
      <dsp:txXfrm>
        <a:off x="4012062" y="1555504"/>
        <a:ext cx="504095" cy="290225"/>
      </dsp:txXfrm>
    </dsp:sp>
    <dsp:sp modelId="{82251B93-A2D7-4EEA-B407-7B9E2BCCBFD5}">
      <dsp:nvSpPr>
        <dsp:cNvPr id="0" name=""/>
        <dsp:cNvSpPr/>
      </dsp:nvSpPr>
      <dsp:spPr>
        <a:xfrm>
          <a:off x="3967424" y="1944708"/>
          <a:ext cx="485485" cy="614645"/>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A9A77B3-B9CD-41DD-8919-5489BAADC3BF}">
      <dsp:nvSpPr>
        <dsp:cNvPr id="0" name=""/>
        <dsp:cNvSpPr/>
      </dsp:nvSpPr>
      <dsp:spPr>
        <a:xfrm>
          <a:off x="4021367" y="1995954"/>
          <a:ext cx="485485" cy="614645"/>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&gt;Download PinCode Master</a:t>
          </a:r>
        </a:p>
      </dsp:txBody>
      <dsp:txXfrm>
        <a:off x="4035586" y="2010173"/>
        <a:ext cx="457047" cy="586207"/>
      </dsp:txXfrm>
    </dsp:sp>
    <dsp:sp modelId="{BEFA0ABD-3EB5-434F-BD44-B4B370CC064D}">
      <dsp:nvSpPr>
        <dsp:cNvPr id="0" name=""/>
        <dsp:cNvSpPr/>
      </dsp:nvSpPr>
      <dsp:spPr>
        <a:xfrm>
          <a:off x="4579129"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910934E4-85F5-4FA4-832A-FE88F2904BD8}">
      <dsp:nvSpPr>
        <dsp:cNvPr id="0" name=""/>
        <dsp:cNvSpPr/>
      </dsp:nvSpPr>
      <dsp:spPr>
        <a:xfrm>
          <a:off x="4633072"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Alt Instuction</a:t>
          </a:r>
        </a:p>
      </dsp:txBody>
      <dsp:txXfrm>
        <a:off x="4642101" y="1555504"/>
        <a:ext cx="467427" cy="290225"/>
      </dsp:txXfrm>
    </dsp:sp>
    <dsp:sp modelId="{71569796-8794-4C67-BA1D-2CA57D25637D}">
      <dsp:nvSpPr>
        <dsp:cNvPr id="0" name=""/>
        <dsp:cNvSpPr/>
      </dsp:nvSpPr>
      <dsp:spPr>
        <a:xfrm>
          <a:off x="4579129" y="1944708"/>
          <a:ext cx="485485" cy="64845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92DE9E31-2BDC-4E2F-9C23-5F25E2AC57E7}">
      <dsp:nvSpPr>
        <dsp:cNvPr id="0" name=""/>
        <dsp:cNvSpPr/>
      </dsp:nvSpPr>
      <dsp:spPr>
        <a:xfrm>
          <a:off x="4633072" y="1995954"/>
          <a:ext cx="485485" cy="648451"/>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 Cust ALT Instruction Update</a:t>
          </a:r>
        </a:p>
      </dsp:txBody>
      <dsp:txXfrm>
        <a:off x="4647291" y="2010173"/>
        <a:ext cx="457047" cy="620013"/>
      </dsp:txXfrm>
    </dsp:sp>
    <dsp:sp modelId="{7FACA304-2EF8-4F59-B6DD-136F5BE81568}">
      <dsp:nvSpPr>
        <dsp:cNvPr id="0" name=""/>
        <dsp:cNvSpPr/>
      </dsp:nvSpPr>
      <dsp:spPr>
        <a:xfrm>
          <a:off x="5181957" y="1495230"/>
          <a:ext cx="485485" cy="308283"/>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1704ECB9-7E85-45CD-A7CA-54666E4ABB5B}">
      <dsp:nvSpPr>
        <dsp:cNvPr id="0" name=""/>
        <dsp:cNvSpPr/>
      </dsp:nvSpPr>
      <dsp:spPr>
        <a:xfrm>
          <a:off x="5235900" y="1546475"/>
          <a:ext cx="485485" cy="30828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Tracking</a:t>
          </a:r>
        </a:p>
      </dsp:txBody>
      <dsp:txXfrm>
        <a:off x="5244929" y="1555504"/>
        <a:ext cx="467427" cy="290225"/>
      </dsp:txXfrm>
    </dsp:sp>
    <dsp:sp modelId="{624DEE72-69DD-41F0-8D09-026A0635D038}">
      <dsp:nvSpPr>
        <dsp:cNvPr id="0" name=""/>
        <dsp:cNvSpPr/>
      </dsp:nvSpPr>
      <dsp:spPr>
        <a:xfrm>
          <a:off x="5172500" y="1944708"/>
          <a:ext cx="504399" cy="865939"/>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2AC15AF-F156-4397-9638-83070E1ABF5B}">
      <dsp:nvSpPr>
        <dsp:cNvPr id="0" name=""/>
        <dsp:cNvSpPr/>
      </dsp:nvSpPr>
      <dsp:spPr>
        <a:xfrm>
          <a:off x="5226443" y="1995954"/>
          <a:ext cx="504399" cy="865939"/>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IN" sz="800" kern="1200"/>
            <a:t>&gt; View Status </a:t>
          </a:r>
        </a:p>
        <a:p>
          <a:pPr marL="0" lvl="0" indent="0" algn="l" defTabSz="355600">
            <a:lnSpc>
              <a:spcPct val="90000"/>
            </a:lnSpc>
            <a:spcBef>
              <a:spcPct val="0"/>
            </a:spcBef>
            <a:spcAft>
              <a:spcPct val="35000"/>
            </a:spcAft>
            <a:buNone/>
          </a:pPr>
          <a:r>
            <a:rPr lang="en-IN" sz="800" kern="1200"/>
            <a:t>&gt; View Details</a:t>
          </a:r>
        </a:p>
      </dsp:txBody>
      <dsp:txXfrm>
        <a:off x="5241216" y="2010727"/>
        <a:ext cx="474853" cy="83639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1cdafd-690b-4bb5-9c68-313cf180bdf1" xsi:nil="true"/>
    <lcf76f155ced4ddcb4097134ff3c332f xmlns="5d0807b5-c11b-45b2-897c-1f6cc7ccbc4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A68034365166439A44275E77638DAB" ma:contentTypeVersion="10" ma:contentTypeDescription="Create a new document." ma:contentTypeScope="" ma:versionID="d3499e570f1de3eb9ac23ebe629d51b2">
  <xsd:schema xmlns:xsd="http://www.w3.org/2001/XMLSchema" xmlns:xs="http://www.w3.org/2001/XMLSchema" xmlns:p="http://schemas.microsoft.com/office/2006/metadata/properties" xmlns:ns2="5d0807b5-c11b-45b2-897c-1f6cc7ccbc4a" xmlns:ns3="de1cdafd-690b-4bb5-9c68-313cf180bdf1" targetNamespace="http://schemas.microsoft.com/office/2006/metadata/properties" ma:root="true" ma:fieldsID="fc95c03ac671d1685bfa9301564567c1" ns2:_="" ns3:_="">
    <xsd:import namespace="5d0807b5-c11b-45b2-897c-1f6cc7ccbc4a"/>
    <xsd:import namespace="de1cdafd-690b-4bb5-9c68-313cf180bdf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807b5-c11b-45b2-897c-1f6cc7ccbc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9a3a2d-e1d3-452f-b26b-ee41fbeb9d9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1cdafd-690b-4bb5-9c68-313cf180bd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5c24-f725-4223-9a7f-3e2a18cd9909}" ma:internalName="TaxCatchAll" ma:showField="CatchAllData" ma:web="de1cdafd-690b-4bb5-9c68-313cf180bd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1ECCF78-53F4-43A1-BE74-DF0C1632A107}">
  <ds:schemaRefs>
    <ds:schemaRef ds:uri="http://schemas.microsoft.com/office/2006/metadata/properties"/>
    <ds:schemaRef ds:uri="http://schemas.microsoft.com/office/infopath/2007/PartnerControls"/>
    <ds:schemaRef ds:uri="de1cdafd-690b-4bb5-9c68-313cf180bdf1"/>
    <ds:schemaRef ds:uri="5d0807b5-c11b-45b2-897c-1f6cc7ccbc4a"/>
  </ds:schemaRefs>
</ds:datastoreItem>
</file>

<file path=customXml/itemProps2.xml><?xml version="1.0" encoding="utf-8"?>
<ds:datastoreItem xmlns:ds="http://schemas.openxmlformats.org/officeDocument/2006/customXml" ds:itemID="{8571E58C-C070-4AD4-A08D-0CEA63ACE3C7}">
  <ds:schemaRefs>
    <ds:schemaRef ds:uri="http://schemas.microsoft.com/sharepoint/v3/contenttype/forms"/>
  </ds:schemaRefs>
</ds:datastoreItem>
</file>

<file path=customXml/itemProps3.xml><?xml version="1.0" encoding="utf-8"?>
<ds:datastoreItem xmlns:ds="http://schemas.openxmlformats.org/officeDocument/2006/customXml" ds:itemID="{614C6610-4425-4B71-9F36-A7171FA4B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0807b5-c11b-45b2-897c-1f6cc7ccbc4a"/>
    <ds:schemaRef ds:uri="de1cdafd-690b-4bb5-9c68-313cf180bd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02AB89-F167-41D8-BD34-FF395FD0871E}">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IBM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ADMINIBM</dc:creator>
  <lastModifiedBy>V. MANJUNATHA (DHLeCS Blue Dart)</lastModifiedBy>
  <revision>12</revision>
  <lastPrinted>2023-07-15T08:05:00.0000000Z</lastPrinted>
  <dcterms:created xsi:type="dcterms:W3CDTF">2023-07-15T08:05:00.0000000Z</dcterms:created>
  <dcterms:modified xsi:type="dcterms:W3CDTF">2024-02-08T08:02:08.5433278Z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1033-9.1.0.4942</vt:lpwstr>
  </property>
  <property fmtid="{D5CDD505-2E9C-101B-9397-08002B2CF9AE}" pid="3" name="ContentTypeId">
    <vt:lpwstr>0x01010017A68034365166439A44275E77638DAB</vt:lpwstr>
  </property>
  <property fmtid="{D5CDD505-2E9C-101B-9397-08002B2CF9AE}" pid="4" name="MSIP_Label_736915f3-2f02-4945-8997-f2963298db46_Enabled">
    <vt:lpwstr>true</vt:lpwstr>
  </property>
  <property fmtid="{D5CDD505-2E9C-101B-9397-08002B2CF9AE}" pid="5" name="MSIP_Label_736915f3-2f02-4945-8997-f2963298db46_SetDate">
    <vt:lpwstr>2023-07-15T08:06:39Z</vt:lpwstr>
  </property>
  <property fmtid="{D5CDD505-2E9C-101B-9397-08002B2CF9AE}" pid="6" name="MSIP_Label_736915f3-2f02-4945-8997-f2963298db46_Method">
    <vt:lpwstr>Standard</vt:lpwstr>
  </property>
  <property fmtid="{D5CDD505-2E9C-101B-9397-08002B2CF9AE}" pid="7" name="MSIP_Label_736915f3-2f02-4945-8997-f2963298db46_Name">
    <vt:lpwstr>Internal</vt:lpwstr>
  </property>
  <property fmtid="{D5CDD505-2E9C-101B-9397-08002B2CF9AE}" pid="8" name="MSIP_Label_736915f3-2f02-4945-8997-f2963298db46_SiteId">
    <vt:lpwstr>cd99fef8-1cd3-4a2a-9bdf-15531181d65e</vt:lpwstr>
  </property>
  <property fmtid="{D5CDD505-2E9C-101B-9397-08002B2CF9AE}" pid="9" name="MSIP_Label_736915f3-2f02-4945-8997-f2963298db46_ActionId">
    <vt:lpwstr>74dd5f0e-a085-4e4d-a84d-eec6eb3d8e7d</vt:lpwstr>
  </property>
  <property fmtid="{D5CDD505-2E9C-101B-9397-08002B2CF9AE}" pid="10" name="MSIP_Label_736915f3-2f02-4945-8997-f2963298db46_ContentBits">
    <vt:lpwstr>1</vt:lpwstr>
  </property>
</Properties>
</file>